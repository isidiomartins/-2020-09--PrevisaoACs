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5565" w14:textId="0EC16BDD" w:rsidR="001529E4"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JOÃO ISÍDIO FR</w:t>
      </w:r>
      <w:r w:rsidR="008D212D">
        <w:rPr>
          <w:rFonts w:eastAsia="Times New Roman" w:cs="Times New Roman"/>
          <w:color w:val="000000"/>
          <w:szCs w:val="24"/>
          <w:lang w:eastAsia="pt-BR"/>
        </w:rPr>
        <w:t>E</w:t>
      </w:r>
      <w:r w:rsidRPr="003F395A">
        <w:rPr>
          <w:rFonts w:eastAsia="Times New Roman" w:cs="Times New Roman"/>
          <w:color w:val="000000"/>
          <w:szCs w:val="24"/>
          <w:lang w:eastAsia="pt-BR"/>
        </w:rPr>
        <w:t>ITAS MARTINS</w:t>
      </w:r>
    </w:p>
    <w:p w14:paraId="537A3A58" w14:textId="77777777" w:rsidR="008C66C9" w:rsidRDefault="008C66C9" w:rsidP="008C66C9">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PATRÍCIA ALESSANDRA MORITA SAKOWSKI</w:t>
      </w:r>
    </w:p>
    <w:p w14:paraId="61F92715" w14:textId="26C5CCEB" w:rsidR="001529E4"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NILO LUIZ SACCARO JUNIOR</w:t>
      </w:r>
    </w:p>
    <w:p w14:paraId="4E989968" w14:textId="2EA47B52" w:rsidR="00A81F5B" w:rsidRPr="003F395A" w:rsidRDefault="00A81F5B" w:rsidP="00A81F5B">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 xml:space="preserve">FELIPE </w:t>
      </w:r>
      <w:r w:rsidR="00BD4035">
        <w:rPr>
          <w:rFonts w:eastAsia="Times New Roman" w:cs="Times New Roman"/>
          <w:color w:val="000000"/>
          <w:szCs w:val="24"/>
          <w:lang w:eastAsia="pt-BR"/>
        </w:rPr>
        <w:t xml:space="preserve">NEIVA </w:t>
      </w:r>
      <w:r w:rsidRPr="003F395A">
        <w:rPr>
          <w:rFonts w:eastAsia="Times New Roman" w:cs="Times New Roman"/>
          <w:color w:val="000000"/>
          <w:szCs w:val="24"/>
          <w:lang w:eastAsia="pt-BR"/>
        </w:rPr>
        <w:t>MUNDIM</w:t>
      </w:r>
    </w:p>
    <w:p w14:paraId="3D82F799" w14:textId="60EEB7CF" w:rsidR="001529E4" w:rsidRPr="003F395A" w:rsidRDefault="001529E4" w:rsidP="001529E4">
      <w:pPr>
        <w:spacing w:before="240" w:after="100" w:afterAutospacing="1" w:line="240" w:lineRule="auto"/>
        <w:rPr>
          <w:rFonts w:eastAsia="Times New Roman" w:cs="Times New Roman"/>
          <w:color w:val="000000"/>
          <w:szCs w:val="24"/>
          <w:lang w:eastAsia="pt-BR"/>
        </w:rPr>
      </w:pPr>
    </w:p>
    <w:p w14:paraId="410E7B28" w14:textId="63978A24" w:rsidR="001529E4" w:rsidRPr="003F395A" w:rsidRDefault="001529E4" w:rsidP="00CB057B">
      <w:pPr>
        <w:spacing w:before="240" w:after="100" w:afterAutospacing="1" w:line="240" w:lineRule="auto"/>
        <w:rPr>
          <w:rFonts w:eastAsia="Times New Roman" w:cs="Times New Roman"/>
          <w:color w:val="000000"/>
          <w:szCs w:val="24"/>
          <w:lang w:eastAsia="pt-BR"/>
        </w:rPr>
      </w:pPr>
    </w:p>
    <w:p w14:paraId="1E62DDB7" w14:textId="77777777" w:rsidR="0081630D" w:rsidRPr="003F395A" w:rsidRDefault="0081630D" w:rsidP="001529E4">
      <w:pPr>
        <w:spacing w:before="240" w:after="100" w:afterAutospacing="1" w:line="240" w:lineRule="auto"/>
        <w:rPr>
          <w:rFonts w:eastAsia="Times New Roman" w:cs="Times New Roman"/>
          <w:color w:val="000000"/>
          <w:szCs w:val="24"/>
          <w:lang w:eastAsia="pt-BR"/>
        </w:rPr>
      </w:pPr>
    </w:p>
    <w:p w14:paraId="2B39AFF6" w14:textId="77777777" w:rsidR="001529E4" w:rsidRPr="008D212D" w:rsidRDefault="001529E4" w:rsidP="001529E4">
      <w:pPr>
        <w:spacing w:before="240" w:after="100" w:afterAutospacing="1" w:line="240" w:lineRule="auto"/>
        <w:rPr>
          <w:rFonts w:eastAsia="Times New Roman" w:cs="Times New Roman"/>
          <w:b/>
          <w:color w:val="000000"/>
          <w:szCs w:val="24"/>
          <w:lang w:eastAsia="pt-BR"/>
        </w:rPr>
      </w:pPr>
    </w:p>
    <w:p w14:paraId="6619A42B" w14:textId="0C34102D" w:rsidR="0081630D" w:rsidRPr="008D212D" w:rsidRDefault="0081630D" w:rsidP="008D212D">
      <w:pPr>
        <w:spacing w:after="0" w:line="360" w:lineRule="auto"/>
        <w:jc w:val="center"/>
        <w:rPr>
          <w:rFonts w:eastAsia="Times New Roman" w:cs="Times New Roman"/>
          <w:b/>
          <w:color w:val="000000"/>
          <w:szCs w:val="24"/>
          <w:lang w:eastAsia="pt-BR"/>
        </w:rPr>
      </w:pPr>
      <w:r w:rsidRPr="008D212D">
        <w:rPr>
          <w:rFonts w:eastAsia="Times New Roman" w:cs="Times New Roman"/>
          <w:b/>
          <w:color w:val="000000"/>
          <w:szCs w:val="24"/>
          <w:lang w:eastAsia="pt-BR"/>
        </w:rPr>
        <w:t>VALIDAÇÃO CRUZADA DE SÉRIES DE TEMPO PARA A SELEÇÃO DE MODELOS PREDITIVOS DO NÚMERO DE ATOS DE CONCENTRAÇÃO</w:t>
      </w:r>
    </w:p>
    <w:p w14:paraId="445D56CE" w14:textId="0CF121DF" w:rsidR="0081630D" w:rsidRPr="008D212D" w:rsidRDefault="0081630D" w:rsidP="008D212D">
      <w:pPr>
        <w:spacing w:after="0" w:line="360" w:lineRule="auto"/>
        <w:jc w:val="center"/>
        <w:rPr>
          <w:rFonts w:eastAsia="Times New Roman" w:cs="Times New Roman"/>
          <w:color w:val="000000"/>
          <w:szCs w:val="24"/>
          <w:lang w:eastAsia="pt-BR"/>
        </w:rPr>
      </w:pPr>
    </w:p>
    <w:p w14:paraId="19AD23BB" w14:textId="671AAC97" w:rsidR="0081630D" w:rsidRDefault="0081630D" w:rsidP="008D212D">
      <w:pPr>
        <w:spacing w:after="0" w:line="360" w:lineRule="auto"/>
        <w:jc w:val="center"/>
        <w:rPr>
          <w:rFonts w:eastAsia="Times New Roman" w:cs="Times New Roman"/>
          <w:color w:val="000000"/>
          <w:szCs w:val="24"/>
          <w:lang w:eastAsia="pt-BR"/>
        </w:rPr>
      </w:pPr>
    </w:p>
    <w:p w14:paraId="055C0768" w14:textId="77777777" w:rsidR="008D212D" w:rsidRPr="008D212D" w:rsidRDefault="008D212D" w:rsidP="008D212D">
      <w:pPr>
        <w:spacing w:after="0" w:line="360" w:lineRule="auto"/>
        <w:jc w:val="center"/>
        <w:rPr>
          <w:rFonts w:eastAsia="Times New Roman" w:cs="Times New Roman"/>
          <w:color w:val="000000"/>
          <w:szCs w:val="24"/>
          <w:lang w:eastAsia="pt-BR"/>
        </w:rPr>
      </w:pPr>
    </w:p>
    <w:p w14:paraId="5E4A8E5E" w14:textId="2E008C78" w:rsidR="001529E4" w:rsidRPr="003F395A" w:rsidRDefault="001529E4"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Trabalho de Conclusão de Curso</w:t>
      </w:r>
    </w:p>
    <w:p w14:paraId="3669E82E" w14:textId="0243873A" w:rsidR="001529E4" w:rsidRPr="003F395A" w:rsidRDefault="001529E4"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Orientador: Professor Fernando Silva Moreira dos Santos</w:t>
      </w:r>
    </w:p>
    <w:p w14:paraId="73A7698D" w14:textId="35D5BE43" w:rsidR="001529E4" w:rsidRPr="003F395A" w:rsidRDefault="001529E4">
      <w:pPr>
        <w:jc w:val="left"/>
        <w:rPr>
          <w:rFonts w:eastAsia="Times New Roman" w:cs="Times New Roman"/>
          <w:color w:val="000000"/>
          <w:szCs w:val="24"/>
          <w:lang w:eastAsia="pt-BR"/>
        </w:rPr>
      </w:pPr>
    </w:p>
    <w:p w14:paraId="63F0F1BF" w14:textId="79DB62FA" w:rsidR="0081630D" w:rsidRPr="003F395A" w:rsidRDefault="0081630D">
      <w:pPr>
        <w:jc w:val="left"/>
        <w:rPr>
          <w:rFonts w:eastAsia="Times New Roman" w:cs="Times New Roman"/>
          <w:color w:val="000000"/>
          <w:szCs w:val="24"/>
          <w:lang w:eastAsia="pt-BR"/>
        </w:rPr>
      </w:pPr>
    </w:p>
    <w:p w14:paraId="7070F885" w14:textId="2464FC61" w:rsidR="0081630D" w:rsidRPr="003F395A" w:rsidRDefault="0081630D">
      <w:pPr>
        <w:jc w:val="left"/>
        <w:rPr>
          <w:rFonts w:eastAsia="Times New Roman" w:cs="Times New Roman"/>
          <w:color w:val="000000"/>
          <w:szCs w:val="24"/>
          <w:lang w:eastAsia="pt-BR"/>
        </w:rPr>
      </w:pPr>
    </w:p>
    <w:p w14:paraId="5132DCF2" w14:textId="3FE982FD" w:rsidR="0081630D" w:rsidRPr="003F395A" w:rsidRDefault="0081630D">
      <w:pPr>
        <w:jc w:val="left"/>
        <w:rPr>
          <w:rFonts w:eastAsia="Times New Roman" w:cs="Times New Roman"/>
          <w:color w:val="000000"/>
          <w:szCs w:val="24"/>
          <w:lang w:eastAsia="pt-BR"/>
        </w:rPr>
      </w:pPr>
    </w:p>
    <w:p w14:paraId="7C52EC4A" w14:textId="73F43300" w:rsidR="0081630D" w:rsidRPr="003F395A" w:rsidRDefault="0081630D">
      <w:pPr>
        <w:jc w:val="left"/>
        <w:rPr>
          <w:rFonts w:eastAsia="Times New Roman" w:cs="Times New Roman"/>
          <w:color w:val="000000"/>
          <w:szCs w:val="24"/>
          <w:lang w:eastAsia="pt-BR"/>
        </w:rPr>
      </w:pPr>
    </w:p>
    <w:p w14:paraId="1BA06ABC" w14:textId="1C54EFFD" w:rsidR="0081630D" w:rsidRPr="003F395A" w:rsidRDefault="0081630D">
      <w:pPr>
        <w:jc w:val="left"/>
        <w:rPr>
          <w:rFonts w:eastAsia="Times New Roman" w:cs="Times New Roman"/>
          <w:color w:val="000000"/>
          <w:szCs w:val="24"/>
          <w:lang w:eastAsia="pt-BR"/>
        </w:rPr>
      </w:pPr>
    </w:p>
    <w:p w14:paraId="651A457F" w14:textId="3E9DF31F" w:rsidR="001529E4" w:rsidRPr="003F395A" w:rsidRDefault="001529E4"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FUNDAÇÃO GETULIO VARGAS</w:t>
      </w:r>
    </w:p>
    <w:p w14:paraId="4C84B564" w14:textId="6DBF8EB7" w:rsidR="001529E4" w:rsidRPr="003F395A" w:rsidRDefault="001529E4"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ESCOLA DE DIREITO</w:t>
      </w:r>
    </w:p>
    <w:p w14:paraId="68D3017B" w14:textId="2749516D" w:rsidR="001529E4" w:rsidRPr="003F395A" w:rsidRDefault="001529E4" w:rsidP="0081630D">
      <w:pPr>
        <w:jc w:val="center"/>
        <w:rPr>
          <w:rFonts w:eastAsia="Times New Roman" w:cs="Times New Roman"/>
          <w:color w:val="000000"/>
          <w:szCs w:val="24"/>
          <w:lang w:eastAsia="pt-BR"/>
        </w:rPr>
      </w:pPr>
    </w:p>
    <w:p w14:paraId="42C5952B" w14:textId="26946256" w:rsidR="0081630D" w:rsidRPr="003F395A" w:rsidRDefault="0081630D" w:rsidP="0081630D">
      <w:pPr>
        <w:jc w:val="center"/>
        <w:rPr>
          <w:rFonts w:eastAsia="Times New Roman" w:cs="Times New Roman"/>
          <w:color w:val="000000"/>
          <w:szCs w:val="24"/>
          <w:lang w:eastAsia="pt-BR"/>
        </w:rPr>
      </w:pPr>
    </w:p>
    <w:p w14:paraId="258D507D" w14:textId="2AFE0062" w:rsidR="0081630D" w:rsidRPr="003F395A" w:rsidRDefault="0081630D" w:rsidP="0081630D">
      <w:pPr>
        <w:jc w:val="center"/>
        <w:rPr>
          <w:rFonts w:eastAsia="Times New Roman" w:cs="Times New Roman"/>
          <w:color w:val="000000"/>
          <w:szCs w:val="24"/>
          <w:lang w:eastAsia="pt-BR"/>
        </w:rPr>
      </w:pPr>
    </w:p>
    <w:p w14:paraId="6D61689F" w14:textId="77777777" w:rsidR="0081630D" w:rsidRPr="003F395A" w:rsidRDefault="0081630D" w:rsidP="0081630D">
      <w:pPr>
        <w:jc w:val="center"/>
        <w:rPr>
          <w:rFonts w:eastAsia="Times New Roman" w:cs="Times New Roman"/>
          <w:color w:val="000000"/>
          <w:szCs w:val="24"/>
          <w:lang w:eastAsia="pt-BR"/>
        </w:rPr>
      </w:pPr>
    </w:p>
    <w:p w14:paraId="3CFDB2EC" w14:textId="77777777" w:rsidR="001529E4"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BRASÍLIA</w:t>
      </w:r>
    </w:p>
    <w:p w14:paraId="23FE2525" w14:textId="4A6FD147" w:rsidR="0081630D" w:rsidRPr="003F395A" w:rsidRDefault="001529E4"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2020</w:t>
      </w:r>
    </w:p>
    <w:p w14:paraId="54D6AD85" w14:textId="140DA7E8" w:rsidR="0081630D"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br w:type="page"/>
      </w:r>
    </w:p>
    <w:p w14:paraId="4ACBBB3B" w14:textId="3401890F" w:rsidR="0081630D"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lastRenderedPageBreak/>
        <w:t>JOÃO ISÍDIO FR</w:t>
      </w:r>
      <w:r w:rsidR="008D212D">
        <w:rPr>
          <w:rFonts w:eastAsia="Times New Roman" w:cs="Times New Roman"/>
          <w:color w:val="000000"/>
          <w:szCs w:val="24"/>
          <w:lang w:eastAsia="pt-BR"/>
        </w:rPr>
        <w:t>E</w:t>
      </w:r>
      <w:r w:rsidRPr="003F395A">
        <w:rPr>
          <w:rFonts w:eastAsia="Times New Roman" w:cs="Times New Roman"/>
          <w:color w:val="000000"/>
          <w:szCs w:val="24"/>
          <w:lang w:eastAsia="pt-BR"/>
        </w:rPr>
        <w:t>ITAS MARTINS</w:t>
      </w:r>
    </w:p>
    <w:p w14:paraId="69B86111" w14:textId="77777777" w:rsidR="008C66C9" w:rsidRDefault="008C66C9" w:rsidP="008C66C9">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PATRÍCIA ALESSANDRA MORITA SAKOWSKI</w:t>
      </w:r>
    </w:p>
    <w:p w14:paraId="04DAA034" w14:textId="77777777" w:rsidR="0081630D"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NILO LUIZ SACCARO JUNIOR</w:t>
      </w:r>
    </w:p>
    <w:p w14:paraId="7576A2BA" w14:textId="4EBC472F" w:rsidR="00A81F5B" w:rsidRPr="003F395A" w:rsidRDefault="00A81F5B" w:rsidP="00A81F5B">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 xml:space="preserve">FELIPE </w:t>
      </w:r>
      <w:r w:rsidR="00BD4035">
        <w:rPr>
          <w:rFonts w:eastAsia="Times New Roman" w:cs="Times New Roman"/>
          <w:color w:val="000000"/>
          <w:szCs w:val="24"/>
          <w:lang w:eastAsia="pt-BR"/>
        </w:rPr>
        <w:t xml:space="preserve">NEIVA </w:t>
      </w:r>
      <w:r w:rsidRPr="003F395A">
        <w:rPr>
          <w:rFonts w:eastAsia="Times New Roman" w:cs="Times New Roman"/>
          <w:color w:val="000000"/>
          <w:szCs w:val="24"/>
          <w:lang w:eastAsia="pt-BR"/>
        </w:rPr>
        <w:t>MUNDIM</w:t>
      </w:r>
    </w:p>
    <w:p w14:paraId="11C3A7F2" w14:textId="58E39660" w:rsidR="0081630D" w:rsidRPr="003F395A" w:rsidRDefault="0081630D" w:rsidP="008D212D">
      <w:pPr>
        <w:spacing w:after="0" w:line="360" w:lineRule="auto"/>
        <w:jc w:val="center"/>
        <w:rPr>
          <w:rFonts w:eastAsia="Times New Roman" w:cs="Times New Roman"/>
          <w:color w:val="000000"/>
          <w:szCs w:val="24"/>
          <w:lang w:eastAsia="pt-BR"/>
        </w:rPr>
      </w:pPr>
    </w:p>
    <w:p w14:paraId="2E0CB59F" w14:textId="4EA61EBE" w:rsidR="0081630D" w:rsidRPr="003F395A" w:rsidRDefault="0081630D" w:rsidP="008D212D">
      <w:pPr>
        <w:spacing w:after="0" w:line="360" w:lineRule="auto"/>
        <w:jc w:val="center"/>
        <w:rPr>
          <w:rFonts w:eastAsia="Times New Roman" w:cs="Times New Roman"/>
          <w:color w:val="000000"/>
          <w:szCs w:val="24"/>
          <w:lang w:eastAsia="pt-BR"/>
        </w:rPr>
      </w:pPr>
    </w:p>
    <w:p w14:paraId="4086816C" w14:textId="031FEBEC" w:rsidR="008D212D" w:rsidRDefault="008D212D" w:rsidP="008C66C9">
      <w:pPr>
        <w:spacing w:after="0" w:line="360" w:lineRule="auto"/>
        <w:rPr>
          <w:rFonts w:eastAsia="Times New Roman" w:cs="Times New Roman"/>
          <w:b/>
          <w:color w:val="000000"/>
          <w:szCs w:val="24"/>
          <w:lang w:eastAsia="pt-BR"/>
        </w:rPr>
      </w:pPr>
    </w:p>
    <w:p w14:paraId="7AAA6E7C" w14:textId="77777777" w:rsidR="008D212D" w:rsidRPr="008D212D" w:rsidRDefault="008D212D" w:rsidP="008D212D">
      <w:pPr>
        <w:spacing w:after="0" w:line="360" w:lineRule="auto"/>
        <w:jc w:val="center"/>
        <w:rPr>
          <w:rFonts w:eastAsia="Times New Roman" w:cs="Times New Roman"/>
          <w:b/>
          <w:color w:val="000000"/>
          <w:szCs w:val="24"/>
          <w:lang w:eastAsia="pt-BR"/>
        </w:rPr>
      </w:pPr>
    </w:p>
    <w:p w14:paraId="4545403A" w14:textId="77777777" w:rsidR="0081630D" w:rsidRPr="008D212D" w:rsidRDefault="0081630D" w:rsidP="008D212D">
      <w:pPr>
        <w:spacing w:after="0" w:line="360" w:lineRule="auto"/>
        <w:jc w:val="center"/>
        <w:rPr>
          <w:rFonts w:eastAsia="Times New Roman" w:cs="Times New Roman"/>
          <w:b/>
          <w:color w:val="000000"/>
          <w:szCs w:val="24"/>
          <w:lang w:eastAsia="pt-BR"/>
        </w:rPr>
      </w:pPr>
    </w:p>
    <w:p w14:paraId="0CBDBAA7" w14:textId="77777777" w:rsidR="0081630D" w:rsidRPr="008D212D" w:rsidRDefault="0081630D" w:rsidP="008D212D">
      <w:pPr>
        <w:spacing w:after="0" w:line="360" w:lineRule="auto"/>
        <w:jc w:val="center"/>
        <w:rPr>
          <w:rFonts w:eastAsia="Times New Roman" w:cs="Times New Roman"/>
          <w:b/>
          <w:color w:val="000000"/>
          <w:szCs w:val="24"/>
          <w:lang w:eastAsia="pt-BR"/>
        </w:rPr>
      </w:pPr>
      <w:r w:rsidRPr="008D212D">
        <w:rPr>
          <w:rFonts w:eastAsia="Times New Roman" w:cs="Times New Roman"/>
          <w:b/>
          <w:color w:val="000000"/>
          <w:szCs w:val="24"/>
          <w:lang w:eastAsia="pt-BR"/>
        </w:rPr>
        <w:t>VALIDAÇÃO CRUZADA DE SÉRIES DE TEMPO PARA A SELEÇÃO DE MODELOS PREDITIVOS DO NÚMERO DE ATOS DE CONCENTRAÇÃO</w:t>
      </w:r>
    </w:p>
    <w:p w14:paraId="65AE5A61" w14:textId="181DFE97" w:rsidR="0081630D" w:rsidRPr="003F395A" w:rsidRDefault="0081630D" w:rsidP="00CB057B">
      <w:pPr>
        <w:spacing w:before="240" w:after="100" w:afterAutospacing="1" w:line="240" w:lineRule="auto"/>
        <w:jc w:val="center"/>
        <w:rPr>
          <w:rFonts w:eastAsia="Times New Roman" w:cs="Times New Roman"/>
          <w:b/>
          <w:color w:val="000000"/>
          <w:szCs w:val="24"/>
          <w:lang w:eastAsia="pt-BR"/>
        </w:rPr>
      </w:pPr>
    </w:p>
    <w:p w14:paraId="6CCE208A" w14:textId="46D74C9D" w:rsidR="0081630D" w:rsidRDefault="0081630D" w:rsidP="0081630D">
      <w:pPr>
        <w:spacing w:before="240" w:after="100" w:afterAutospacing="1" w:line="240" w:lineRule="auto"/>
        <w:ind w:left="3969"/>
        <w:rPr>
          <w:rFonts w:eastAsia="Times New Roman" w:cs="Times New Roman"/>
          <w:b/>
          <w:color w:val="000000"/>
          <w:szCs w:val="24"/>
          <w:lang w:eastAsia="pt-BR"/>
        </w:rPr>
      </w:pPr>
    </w:p>
    <w:p w14:paraId="4CA2EF50" w14:textId="77777777" w:rsidR="008D212D" w:rsidRPr="003F395A" w:rsidRDefault="008D212D" w:rsidP="003B5014">
      <w:pPr>
        <w:spacing w:before="240" w:after="100" w:afterAutospacing="1" w:line="240" w:lineRule="auto"/>
        <w:ind w:left="3969"/>
        <w:rPr>
          <w:rFonts w:eastAsia="Times New Roman" w:cs="Times New Roman"/>
          <w:b/>
          <w:color w:val="000000"/>
          <w:szCs w:val="24"/>
          <w:lang w:eastAsia="pt-BR"/>
        </w:rPr>
      </w:pPr>
    </w:p>
    <w:p w14:paraId="6F3426EC" w14:textId="15A7A52C" w:rsidR="0081630D" w:rsidRPr="003F395A" w:rsidRDefault="0081630D" w:rsidP="0081630D">
      <w:pPr>
        <w:spacing w:before="240" w:after="100" w:afterAutospacing="1"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Trabalho de Conclusão de Curso apresentado à Banca Examinadora da Escola de Direito da Fundação Getúlio Vargas na Pós-Graduação em Defesa da Concorrência e Direito Econômico, sob orientação do Professor Fernando Silva Moreira dos Santos.</w:t>
      </w:r>
    </w:p>
    <w:p w14:paraId="349CE4B3" w14:textId="77777777"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 xml:space="preserve">Área de Concentração: </w:t>
      </w:r>
    </w:p>
    <w:p w14:paraId="775789C6" w14:textId="2CE05155"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Direito Econômico</w:t>
      </w:r>
    </w:p>
    <w:p w14:paraId="28D84137" w14:textId="108B74CD" w:rsidR="0081630D" w:rsidRPr="003F395A" w:rsidRDefault="0081630D" w:rsidP="0081630D">
      <w:pPr>
        <w:spacing w:before="240" w:after="100" w:afterAutospacing="1" w:line="240" w:lineRule="auto"/>
        <w:ind w:left="3969"/>
        <w:rPr>
          <w:rFonts w:eastAsia="Times New Roman" w:cs="Times New Roman"/>
          <w:color w:val="000000"/>
          <w:szCs w:val="24"/>
          <w:lang w:eastAsia="pt-BR"/>
        </w:rPr>
      </w:pPr>
    </w:p>
    <w:p w14:paraId="510CA574" w14:textId="28164A2F"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Orientador:</w:t>
      </w:r>
    </w:p>
    <w:p w14:paraId="7A28BE38" w14:textId="133A6752"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Professor Fernando Silva Moreira dos Santos</w:t>
      </w:r>
    </w:p>
    <w:p w14:paraId="3EC613E3" w14:textId="77777777" w:rsidR="0081630D" w:rsidRPr="003F395A" w:rsidRDefault="0081630D" w:rsidP="0081630D">
      <w:pPr>
        <w:jc w:val="left"/>
        <w:rPr>
          <w:rFonts w:eastAsia="Times New Roman" w:cs="Times New Roman"/>
          <w:color w:val="000000"/>
          <w:szCs w:val="24"/>
          <w:lang w:eastAsia="pt-BR"/>
        </w:rPr>
      </w:pPr>
    </w:p>
    <w:p w14:paraId="153EABF7" w14:textId="3AFE197A" w:rsidR="0081630D" w:rsidRPr="003F395A" w:rsidRDefault="0081630D" w:rsidP="0081630D">
      <w:pPr>
        <w:jc w:val="left"/>
        <w:rPr>
          <w:rFonts w:eastAsia="Times New Roman" w:cs="Times New Roman"/>
          <w:color w:val="000000"/>
          <w:szCs w:val="24"/>
          <w:lang w:eastAsia="pt-BR"/>
        </w:rPr>
      </w:pPr>
    </w:p>
    <w:p w14:paraId="553E1FD4" w14:textId="05552ADA" w:rsidR="0081630D" w:rsidRPr="003F395A" w:rsidRDefault="0081630D" w:rsidP="0081630D">
      <w:pPr>
        <w:jc w:val="left"/>
        <w:rPr>
          <w:rFonts w:eastAsia="Times New Roman" w:cs="Times New Roman"/>
          <w:color w:val="000000"/>
          <w:szCs w:val="24"/>
          <w:lang w:eastAsia="pt-BR"/>
        </w:rPr>
      </w:pPr>
    </w:p>
    <w:p w14:paraId="2057E6EB" w14:textId="77777777" w:rsidR="0081630D"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FUNDAÇÃO GETULIO VARGAS</w:t>
      </w:r>
    </w:p>
    <w:p w14:paraId="67428416" w14:textId="77777777" w:rsidR="0081630D"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ESCOLA DE DIREITO</w:t>
      </w:r>
    </w:p>
    <w:p w14:paraId="7DD21B1A" w14:textId="77777777" w:rsidR="0081630D" w:rsidRPr="003F395A" w:rsidRDefault="0081630D" w:rsidP="0081630D">
      <w:pPr>
        <w:jc w:val="center"/>
        <w:rPr>
          <w:rFonts w:eastAsia="Times New Roman" w:cs="Times New Roman"/>
          <w:color w:val="000000"/>
          <w:szCs w:val="24"/>
          <w:lang w:eastAsia="pt-BR"/>
        </w:rPr>
      </w:pPr>
    </w:p>
    <w:p w14:paraId="0066AFDB" w14:textId="77777777" w:rsidR="0081630D"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BRASÍLIA</w:t>
      </w:r>
    </w:p>
    <w:p w14:paraId="23BBC3D9" w14:textId="77777777" w:rsidR="00801DA9" w:rsidRDefault="0081630D" w:rsidP="00801DA9">
      <w:pPr>
        <w:jc w:val="center"/>
        <w:rPr>
          <w:rFonts w:eastAsia="Times New Roman" w:cs="Times New Roman"/>
          <w:color w:val="000000"/>
          <w:szCs w:val="24"/>
          <w:lang w:eastAsia="pt-BR"/>
        </w:rPr>
      </w:pPr>
      <w:r w:rsidRPr="003F395A">
        <w:rPr>
          <w:rFonts w:eastAsia="Times New Roman" w:cs="Times New Roman"/>
          <w:color w:val="000000"/>
          <w:szCs w:val="24"/>
          <w:lang w:eastAsia="pt-BR"/>
        </w:rPr>
        <w:t>2020</w:t>
      </w:r>
    </w:p>
    <w:p w14:paraId="5EC292A2" w14:textId="3D75D98C" w:rsidR="00801DA9" w:rsidRDefault="00A17850" w:rsidP="00A17850">
      <w:pPr>
        <w:tabs>
          <w:tab w:val="left" w:pos="1889"/>
        </w:tabs>
        <w:jc w:val="left"/>
        <w:rPr>
          <w:rFonts w:eastAsia="Times New Roman" w:cs="Times New Roman"/>
          <w:color w:val="000000"/>
          <w:szCs w:val="24"/>
          <w:lang w:eastAsia="pt-BR"/>
        </w:rPr>
      </w:pPr>
      <w:r>
        <w:rPr>
          <w:rFonts w:eastAsia="Times New Roman" w:cs="Times New Roman"/>
          <w:color w:val="000000"/>
          <w:szCs w:val="24"/>
          <w:lang w:eastAsia="pt-BR"/>
        </w:rPr>
        <w:lastRenderedPageBreak/>
        <w:tab/>
      </w:r>
    </w:p>
    <w:p w14:paraId="3A4EE12B" w14:textId="5CFAC7B5" w:rsidR="00A17850" w:rsidRDefault="00A17850">
      <w:pPr>
        <w:jc w:val="left"/>
        <w:rPr>
          <w:rFonts w:eastAsia="Times New Roman" w:cs="Times New Roman"/>
          <w:color w:val="000000"/>
          <w:szCs w:val="24"/>
          <w:lang w:eastAsia="pt-BR"/>
        </w:rPr>
      </w:pPr>
    </w:p>
    <w:p w14:paraId="1BCC4233" w14:textId="7D15A4ED" w:rsidR="00A17850" w:rsidRDefault="00A17850">
      <w:pPr>
        <w:jc w:val="left"/>
        <w:rPr>
          <w:rFonts w:eastAsia="Times New Roman" w:cs="Times New Roman"/>
          <w:color w:val="000000"/>
          <w:szCs w:val="24"/>
          <w:lang w:eastAsia="pt-BR"/>
        </w:rPr>
      </w:pPr>
    </w:p>
    <w:p w14:paraId="42650977" w14:textId="79CEDE96" w:rsidR="00A17850" w:rsidRDefault="00A17850">
      <w:pPr>
        <w:jc w:val="left"/>
        <w:rPr>
          <w:rFonts w:eastAsia="Times New Roman" w:cs="Times New Roman"/>
          <w:color w:val="000000"/>
          <w:szCs w:val="24"/>
          <w:lang w:eastAsia="pt-BR"/>
        </w:rPr>
      </w:pPr>
    </w:p>
    <w:p w14:paraId="103E1F33" w14:textId="0F0452E4" w:rsidR="00A17850" w:rsidRDefault="00A17850">
      <w:pPr>
        <w:jc w:val="left"/>
        <w:rPr>
          <w:rFonts w:eastAsia="Times New Roman" w:cs="Times New Roman"/>
          <w:color w:val="000000"/>
          <w:szCs w:val="24"/>
          <w:lang w:eastAsia="pt-BR"/>
        </w:rPr>
      </w:pPr>
    </w:p>
    <w:p w14:paraId="33ECA921" w14:textId="6AE69BFE" w:rsidR="00A17850" w:rsidRDefault="00A17850">
      <w:pPr>
        <w:jc w:val="left"/>
        <w:rPr>
          <w:rFonts w:eastAsia="Times New Roman" w:cs="Times New Roman"/>
          <w:color w:val="000000"/>
          <w:szCs w:val="24"/>
          <w:lang w:eastAsia="pt-BR"/>
        </w:rPr>
      </w:pPr>
    </w:p>
    <w:p w14:paraId="2BFB46E7" w14:textId="6F094D1B" w:rsidR="00A17850" w:rsidRDefault="00A17850">
      <w:pPr>
        <w:jc w:val="left"/>
        <w:rPr>
          <w:rFonts w:eastAsia="Times New Roman" w:cs="Times New Roman"/>
          <w:color w:val="000000"/>
          <w:szCs w:val="24"/>
          <w:lang w:eastAsia="pt-BR"/>
        </w:rPr>
      </w:pPr>
    </w:p>
    <w:p w14:paraId="52E00456" w14:textId="3E465982" w:rsidR="00A17850" w:rsidRDefault="00A17850">
      <w:pPr>
        <w:jc w:val="left"/>
        <w:rPr>
          <w:rFonts w:eastAsia="Times New Roman" w:cs="Times New Roman"/>
          <w:color w:val="000000"/>
          <w:szCs w:val="24"/>
          <w:lang w:eastAsia="pt-BR"/>
        </w:rPr>
      </w:pPr>
    </w:p>
    <w:p w14:paraId="2BE4953D" w14:textId="109F366F" w:rsidR="00A17850" w:rsidRDefault="00A17850">
      <w:pPr>
        <w:jc w:val="left"/>
        <w:rPr>
          <w:rFonts w:eastAsia="Times New Roman" w:cs="Times New Roman"/>
          <w:color w:val="000000"/>
          <w:szCs w:val="24"/>
          <w:lang w:eastAsia="pt-BR"/>
        </w:rPr>
      </w:pPr>
    </w:p>
    <w:p w14:paraId="46F80063" w14:textId="7D05B188" w:rsidR="00A17850" w:rsidRDefault="00A17850">
      <w:pPr>
        <w:jc w:val="left"/>
        <w:rPr>
          <w:rFonts w:eastAsia="Times New Roman" w:cs="Times New Roman"/>
          <w:color w:val="000000"/>
          <w:szCs w:val="24"/>
          <w:lang w:eastAsia="pt-BR"/>
        </w:rPr>
      </w:pPr>
    </w:p>
    <w:p w14:paraId="5E789A27" w14:textId="1BC0F4A9" w:rsidR="00A17850" w:rsidRDefault="00A17850">
      <w:pPr>
        <w:jc w:val="left"/>
        <w:rPr>
          <w:rFonts w:eastAsia="Times New Roman" w:cs="Times New Roman"/>
          <w:color w:val="000000"/>
          <w:szCs w:val="24"/>
          <w:lang w:eastAsia="pt-BR"/>
        </w:rPr>
      </w:pPr>
    </w:p>
    <w:p w14:paraId="5476AB18" w14:textId="72EC9123" w:rsidR="00A17850" w:rsidRDefault="00A17850">
      <w:pPr>
        <w:jc w:val="left"/>
        <w:rPr>
          <w:rFonts w:eastAsia="Times New Roman" w:cs="Times New Roman"/>
          <w:color w:val="000000"/>
          <w:szCs w:val="24"/>
          <w:lang w:eastAsia="pt-BR"/>
        </w:rPr>
      </w:pPr>
    </w:p>
    <w:p w14:paraId="73D0BEE9" w14:textId="77777777" w:rsidR="00A17850" w:rsidRPr="006F2AB6" w:rsidRDefault="00A17850" w:rsidP="00A17850"/>
    <w:p w14:paraId="2A38DA98" w14:textId="77777777" w:rsidR="00A17850" w:rsidRPr="006F2AB6" w:rsidRDefault="00A17850" w:rsidP="00A17850"/>
    <w:p w14:paraId="6226CD10" w14:textId="77777777" w:rsidR="00A17850" w:rsidRPr="006F2AB6" w:rsidRDefault="00A17850" w:rsidP="00A17850">
      <w:r w:rsidRPr="006F2AB6">
        <w:t xml:space="preserve">Autorizo a reprodução e divulgação total ou parcial deste trabalho, por qualquer meio convencional ou eletrônico, para fins de estudo e pesquisa, desde que citada a fonte. </w:t>
      </w:r>
    </w:p>
    <w:p w14:paraId="0595C279" w14:textId="77777777" w:rsidR="00A17850" w:rsidRPr="006F2AB6" w:rsidRDefault="00A17850" w:rsidP="00A17850"/>
    <w:p w14:paraId="5D523F66" w14:textId="77777777" w:rsidR="00A17850" w:rsidRPr="006F2AB6" w:rsidRDefault="00A17850" w:rsidP="00A17850"/>
    <w:p w14:paraId="375702AC" w14:textId="77777777" w:rsidR="00A17850" w:rsidRPr="006F2AB6" w:rsidRDefault="00A17850" w:rsidP="00A178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A17850" w:rsidRPr="006F2AB6" w14:paraId="4DDDC1E7" w14:textId="77777777" w:rsidTr="00BD4035">
        <w:trPr>
          <w:trHeight w:val="3029"/>
        </w:trPr>
        <w:tc>
          <w:tcPr>
            <w:tcW w:w="8927" w:type="dxa"/>
            <w:shd w:val="clear" w:color="auto" w:fill="auto"/>
          </w:tcPr>
          <w:p w14:paraId="200E596D" w14:textId="77777777" w:rsidR="00A17850" w:rsidRPr="006F2AB6" w:rsidRDefault="00A17850" w:rsidP="00BD4035"/>
          <w:p w14:paraId="61897560" w14:textId="6E88F2D2" w:rsidR="00A17850" w:rsidRPr="006F2AB6" w:rsidRDefault="008D212D" w:rsidP="00BD4035">
            <w:r>
              <w:t xml:space="preserve">MARTINS, João </w:t>
            </w:r>
            <w:proofErr w:type="spellStart"/>
            <w:r>
              <w:t>Isídio</w:t>
            </w:r>
            <w:proofErr w:type="spellEnd"/>
            <w:r>
              <w:t xml:space="preserve"> Freitas; </w:t>
            </w:r>
            <w:r w:rsidR="008C66C9">
              <w:t xml:space="preserve">SAKOWSKI, Patrícia Alessandra Morita: </w:t>
            </w:r>
            <w:r>
              <w:t>SACCARO JR, Nilo Luiz;</w:t>
            </w:r>
            <w:r w:rsidR="00A81F5B">
              <w:t xml:space="preserve"> MUNDIM</w:t>
            </w:r>
            <w:r w:rsidR="00A81F5B" w:rsidRPr="006F2AB6">
              <w:t xml:space="preserve">, </w:t>
            </w:r>
            <w:r w:rsidR="00A81F5B">
              <w:t>Felipe</w:t>
            </w:r>
            <w:r w:rsidR="00BD4035">
              <w:t xml:space="preserve"> Neiva</w:t>
            </w:r>
            <w:r w:rsidR="008C66C9">
              <w:t>.</w:t>
            </w:r>
          </w:p>
          <w:p w14:paraId="7168C85A" w14:textId="77777777" w:rsidR="00A17850" w:rsidRPr="006F2AB6" w:rsidRDefault="00A17850" w:rsidP="00BD4035"/>
          <w:p w14:paraId="2A24A7C7" w14:textId="77777777" w:rsidR="008D212D" w:rsidRDefault="008D212D" w:rsidP="00BD4035">
            <w:pPr>
              <w:ind w:left="567"/>
            </w:pPr>
            <w:r w:rsidRPr="008D212D">
              <w:t>VALIDAÇÃO CRUZADA DE SÉRIES DE TEMPO PARA A SELEÇÃO DE MODELOS PREDITIVOS DO NÚMERO DE ATOS DE CONCENTRAÇÃO</w:t>
            </w:r>
            <w:r w:rsidR="00A17850" w:rsidRPr="006F2AB6">
              <w:t xml:space="preserve">. Orientador Professor </w:t>
            </w:r>
            <w:r w:rsidR="00A17850">
              <w:t>Fernando Silva Moreira dos Santos</w:t>
            </w:r>
            <w:r w:rsidR="00A17850" w:rsidRPr="006F2AB6">
              <w:t xml:space="preserve"> – </w:t>
            </w:r>
          </w:p>
          <w:p w14:paraId="5BDB14C9" w14:textId="490A05D8" w:rsidR="00A17850" w:rsidRPr="006F2AB6" w:rsidRDefault="008D212D" w:rsidP="00BD4035">
            <w:pPr>
              <w:ind w:left="567"/>
            </w:pPr>
            <w:r>
              <w:t>Brasília</w:t>
            </w:r>
            <w:r w:rsidR="00A17850" w:rsidRPr="006F2AB6">
              <w:t xml:space="preserve">: </w:t>
            </w:r>
            <w:r w:rsidR="00A17850">
              <w:t xml:space="preserve">Fundação </w:t>
            </w:r>
            <w:proofErr w:type="spellStart"/>
            <w:r w:rsidR="00A17850">
              <w:t>Getulio</w:t>
            </w:r>
            <w:proofErr w:type="spellEnd"/>
            <w:r w:rsidR="00A17850">
              <w:t xml:space="preserve"> Vargas</w:t>
            </w:r>
            <w:r w:rsidR="00A17850" w:rsidRPr="006F2AB6">
              <w:t>, 2020.</w:t>
            </w:r>
          </w:p>
          <w:p w14:paraId="7EB95907" w14:textId="77777777" w:rsidR="00A17850" w:rsidRPr="006F2AB6" w:rsidRDefault="00A17850" w:rsidP="00BD4035"/>
          <w:p w14:paraId="279964F8" w14:textId="77777777" w:rsidR="00A17850" w:rsidRPr="006F2AB6" w:rsidRDefault="00A17850" w:rsidP="00BD4035">
            <w:pPr>
              <w:pStyle w:val="Default"/>
              <w:jc w:val="both"/>
            </w:pPr>
            <w:r w:rsidRPr="006F2AB6">
              <w:t>T</w:t>
            </w:r>
            <w:r>
              <w:t>rabalho de Conclusão de Curso</w:t>
            </w:r>
            <w:r w:rsidRPr="006F2AB6">
              <w:t xml:space="preserve"> (</w:t>
            </w:r>
            <w:r>
              <w:t>Pós-graduação em Defesa da Concorrência e Direito Econômico</w:t>
            </w:r>
            <w:r w:rsidRPr="006F2AB6">
              <w:t>) –</w:t>
            </w:r>
            <w:r>
              <w:t xml:space="preserve"> Fundação </w:t>
            </w:r>
            <w:proofErr w:type="spellStart"/>
            <w:r>
              <w:t>Getulio</w:t>
            </w:r>
            <w:proofErr w:type="spellEnd"/>
            <w:r>
              <w:t xml:space="preserve"> Vargas</w:t>
            </w:r>
            <w:r w:rsidRPr="006F2AB6">
              <w:t>, 2020.</w:t>
            </w:r>
          </w:p>
          <w:p w14:paraId="42C348A6" w14:textId="77777777" w:rsidR="00A17850" w:rsidRPr="006F2AB6" w:rsidRDefault="00A17850" w:rsidP="00BD4035"/>
          <w:p w14:paraId="5F54A8D4" w14:textId="77777777" w:rsidR="00A17850" w:rsidRPr="006F2AB6" w:rsidRDefault="00A17850" w:rsidP="008D212D">
            <w:pPr>
              <w:ind w:left="567"/>
            </w:pPr>
          </w:p>
        </w:tc>
      </w:tr>
    </w:tbl>
    <w:p w14:paraId="4F64A28B" w14:textId="77777777" w:rsidR="00A17850" w:rsidRPr="006F2AB6" w:rsidRDefault="00A17850" w:rsidP="00A17850">
      <w:pPr>
        <w:jc w:val="center"/>
        <w:rPr>
          <w:sz w:val="28"/>
          <w:szCs w:val="28"/>
        </w:rPr>
      </w:pPr>
    </w:p>
    <w:p w14:paraId="7888D80F" w14:textId="77777777" w:rsidR="00A17850" w:rsidRDefault="00A17850">
      <w:pPr>
        <w:jc w:val="left"/>
        <w:rPr>
          <w:rFonts w:eastAsia="Times New Roman" w:cs="Times New Roman"/>
          <w:color w:val="000000"/>
          <w:szCs w:val="24"/>
          <w:lang w:eastAsia="pt-BR"/>
        </w:rPr>
      </w:pPr>
    </w:p>
    <w:p w14:paraId="481A1E88" w14:textId="65FF4132" w:rsidR="00A17850" w:rsidRDefault="008D212D" w:rsidP="008D212D">
      <w:pPr>
        <w:jc w:val="center"/>
      </w:pPr>
      <w:r w:rsidRPr="008D212D">
        <w:rPr>
          <w:b/>
          <w:bCs/>
          <w:sz w:val="32"/>
          <w:szCs w:val="32"/>
        </w:rPr>
        <w:t>VALIDAÇÃO CRUZADA DE SÉRIES DE TEMPO PARA A SELEÇÃO DE MODELOS PREDITIVOS DO NÚMERO DE ATOS DE CONCENTRAÇÃO</w:t>
      </w:r>
    </w:p>
    <w:p w14:paraId="2D12200C" w14:textId="77777777" w:rsidR="00A17850" w:rsidRPr="006F2AB6" w:rsidRDefault="00A17850" w:rsidP="00A17850"/>
    <w:p w14:paraId="2B6441A1" w14:textId="77777777" w:rsidR="00A17850" w:rsidRPr="006F2AB6" w:rsidRDefault="00A17850" w:rsidP="00A17850">
      <w:pPr>
        <w:jc w:val="center"/>
        <w:rPr>
          <w:sz w:val="28"/>
          <w:szCs w:val="28"/>
        </w:rPr>
      </w:pPr>
    </w:p>
    <w:p w14:paraId="40368C17" w14:textId="77777777" w:rsidR="00A17850" w:rsidRPr="006F2AB6" w:rsidRDefault="00A17850" w:rsidP="00A17850">
      <w:pPr>
        <w:ind w:left="3544"/>
      </w:pPr>
      <w:r>
        <w:rPr>
          <w:szCs w:val="28"/>
        </w:rPr>
        <w:t>Trabalho de Conclusão de Curso</w:t>
      </w:r>
      <w:r w:rsidRPr="006F2AB6">
        <w:rPr>
          <w:szCs w:val="28"/>
        </w:rPr>
        <w:t xml:space="preserve"> apresentad</w:t>
      </w:r>
      <w:r>
        <w:rPr>
          <w:szCs w:val="28"/>
        </w:rPr>
        <w:t>o</w:t>
      </w:r>
      <w:r w:rsidRPr="006F2AB6">
        <w:rPr>
          <w:szCs w:val="28"/>
        </w:rPr>
        <w:t xml:space="preserve"> a Banca Examinadora </w:t>
      </w:r>
      <w:r>
        <w:rPr>
          <w:szCs w:val="28"/>
        </w:rPr>
        <w:t>da Escola de Direito</w:t>
      </w:r>
      <w:r w:rsidRPr="006F2AB6">
        <w:rPr>
          <w:szCs w:val="28"/>
        </w:rPr>
        <w:t xml:space="preserve"> da </w:t>
      </w:r>
      <w:r>
        <w:rPr>
          <w:szCs w:val="28"/>
        </w:rPr>
        <w:t xml:space="preserve">Fundação </w:t>
      </w:r>
      <w:proofErr w:type="spellStart"/>
      <w:r>
        <w:rPr>
          <w:szCs w:val="28"/>
        </w:rPr>
        <w:t>Getulio</w:t>
      </w:r>
      <w:proofErr w:type="spellEnd"/>
      <w:r>
        <w:rPr>
          <w:szCs w:val="28"/>
        </w:rPr>
        <w:t xml:space="preserve"> Vargas</w:t>
      </w:r>
      <w:r w:rsidRPr="006F2AB6">
        <w:rPr>
          <w:szCs w:val="28"/>
        </w:rPr>
        <w:t xml:space="preserve"> </w:t>
      </w:r>
      <w:r>
        <w:rPr>
          <w:szCs w:val="28"/>
        </w:rPr>
        <w:t>na Pós-Graduação em Defesa da Concorrência e Direito Econômico</w:t>
      </w:r>
      <w:r w:rsidRPr="006F2AB6">
        <w:rPr>
          <w:szCs w:val="28"/>
        </w:rPr>
        <w:t xml:space="preserve">, sob orientação do Professor </w:t>
      </w:r>
      <w:r>
        <w:rPr>
          <w:szCs w:val="28"/>
        </w:rPr>
        <w:t>Fernando Silva Moreira dos Santos</w:t>
      </w:r>
      <w:r w:rsidRPr="006F2AB6">
        <w:t>.</w:t>
      </w:r>
    </w:p>
    <w:p w14:paraId="07A91697" w14:textId="77777777" w:rsidR="00A17850" w:rsidRDefault="00A17850" w:rsidP="00A17850">
      <w:pPr>
        <w:rPr>
          <w:sz w:val="28"/>
          <w:szCs w:val="28"/>
        </w:rPr>
      </w:pPr>
    </w:p>
    <w:p w14:paraId="7CD45639" w14:textId="77777777" w:rsidR="00A17850" w:rsidRPr="006F2AB6" w:rsidRDefault="00A17850" w:rsidP="00A17850">
      <w:pPr>
        <w:rPr>
          <w:sz w:val="28"/>
          <w:szCs w:val="28"/>
        </w:rPr>
      </w:pPr>
    </w:p>
    <w:p w14:paraId="78FCD1D3" w14:textId="77777777" w:rsidR="00A17850" w:rsidRPr="006F2AB6" w:rsidRDefault="00A17850" w:rsidP="00A17850">
      <w:pPr>
        <w:rPr>
          <w:sz w:val="28"/>
          <w:szCs w:val="28"/>
        </w:rPr>
      </w:pPr>
    </w:p>
    <w:p w14:paraId="160A7514" w14:textId="77777777" w:rsidR="00A17850" w:rsidRPr="006F2AB6" w:rsidRDefault="00A17850" w:rsidP="00A17850">
      <w:pPr>
        <w:pStyle w:val="Default"/>
        <w:jc w:val="center"/>
        <w:rPr>
          <w:b/>
          <w:color w:val="auto"/>
          <w:sz w:val="28"/>
          <w:szCs w:val="28"/>
        </w:rPr>
      </w:pPr>
      <w:r w:rsidRPr="006F2AB6">
        <w:rPr>
          <w:b/>
          <w:color w:val="auto"/>
          <w:sz w:val="28"/>
          <w:szCs w:val="28"/>
        </w:rPr>
        <w:t>Banca Examinadora</w:t>
      </w:r>
    </w:p>
    <w:p w14:paraId="2A3A499F" w14:textId="77777777" w:rsidR="00A17850" w:rsidRDefault="00A17850" w:rsidP="00A17850">
      <w:pPr>
        <w:pStyle w:val="Default"/>
        <w:rPr>
          <w:color w:val="auto"/>
          <w:sz w:val="28"/>
          <w:szCs w:val="28"/>
        </w:rPr>
      </w:pPr>
    </w:p>
    <w:p w14:paraId="19272BEF" w14:textId="77777777" w:rsidR="00A17850" w:rsidRDefault="00A17850" w:rsidP="00A17850">
      <w:pPr>
        <w:pStyle w:val="Default"/>
        <w:rPr>
          <w:color w:val="auto"/>
          <w:sz w:val="28"/>
          <w:szCs w:val="28"/>
        </w:rPr>
      </w:pPr>
    </w:p>
    <w:p w14:paraId="0ECD3B21" w14:textId="77777777" w:rsidR="00A17850" w:rsidRPr="006F2AB6" w:rsidRDefault="00A17850" w:rsidP="00A17850">
      <w:pPr>
        <w:pStyle w:val="Default"/>
        <w:rPr>
          <w:color w:val="auto"/>
          <w:sz w:val="28"/>
          <w:szCs w:val="28"/>
        </w:rPr>
      </w:pPr>
      <w:r w:rsidRPr="006F2AB6">
        <w:rPr>
          <w:color w:val="auto"/>
          <w:sz w:val="28"/>
          <w:szCs w:val="28"/>
        </w:rPr>
        <w:t xml:space="preserve">Professor </w:t>
      </w:r>
      <w:r>
        <w:rPr>
          <w:color w:val="auto"/>
          <w:sz w:val="28"/>
          <w:szCs w:val="28"/>
        </w:rPr>
        <w:t>Fernando Silva Moreira dos Santos</w:t>
      </w:r>
      <w:r w:rsidRPr="006F2AB6">
        <w:rPr>
          <w:color w:val="auto"/>
          <w:sz w:val="28"/>
          <w:szCs w:val="28"/>
        </w:rPr>
        <w:tab/>
      </w:r>
    </w:p>
    <w:p w14:paraId="72622984" w14:textId="77777777" w:rsidR="00A17850" w:rsidRPr="006F2AB6" w:rsidRDefault="00A17850" w:rsidP="00A17850">
      <w:pPr>
        <w:pStyle w:val="Default"/>
        <w:rPr>
          <w:color w:val="auto"/>
          <w:sz w:val="28"/>
          <w:szCs w:val="28"/>
        </w:rPr>
      </w:pPr>
      <w:r w:rsidRPr="006F2AB6">
        <w:rPr>
          <w:color w:val="auto"/>
          <w:sz w:val="28"/>
          <w:szCs w:val="28"/>
        </w:rPr>
        <w:t xml:space="preserve">Instituição: </w:t>
      </w:r>
      <w:r>
        <w:rPr>
          <w:color w:val="auto"/>
          <w:sz w:val="28"/>
          <w:szCs w:val="28"/>
        </w:rPr>
        <w:t>FGV</w:t>
      </w:r>
    </w:p>
    <w:p w14:paraId="3ADFA690" w14:textId="77777777" w:rsidR="00A17850" w:rsidRPr="006F2AB6" w:rsidRDefault="00A17850" w:rsidP="00A17850">
      <w:pPr>
        <w:pStyle w:val="Default"/>
        <w:rPr>
          <w:color w:val="auto"/>
          <w:sz w:val="28"/>
          <w:szCs w:val="28"/>
        </w:rPr>
      </w:pPr>
      <w:r w:rsidRPr="006F2AB6">
        <w:rPr>
          <w:color w:val="auto"/>
          <w:sz w:val="28"/>
          <w:szCs w:val="28"/>
        </w:rPr>
        <w:t xml:space="preserve">Julgamento: </w:t>
      </w:r>
      <w:r w:rsidRPr="006F2AB6">
        <w:rPr>
          <w:color w:val="auto"/>
          <w:sz w:val="28"/>
          <w:szCs w:val="28"/>
        </w:rPr>
        <w:tab/>
      </w:r>
      <w:r w:rsidRPr="006F2AB6">
        <w:rPr>
          <w:color w:val="auto"/>
          <w:sz w:val="28"/>
          <w:szCs w:val="28"/>
        </w:rPr>
        <w:tab/>
      </w:r>
      <w:r w:rsidRPr="006F2AB6">
        <w:rPr>
          <w:color w:val="auto"/>
          <w:sz w:val="28"/>
          <w:szCs w:val="28"/>
        </w:rPr>
        <w:tab/>
      </w:r>
      <w:r w:rsidRPr="006F2AB6">
        <w:rPr>
          <w:color w:val="auto"/>
          <w:sz w:val="28"/>
          <w:szCs w:val="28"/>
        </w:rPr>
        <w:tab/>
        <w:t xml:space="preserve">Assinatura: </w:t>
      </w:r>
    </w:p>
    <w:p w14:paraId="3105B4A9" w14:textId="77777777" w:rsidR="00A17850" w:rsidRDefault="00A17850" w:rsidP="00A17850">
      <w:pPr>
        <w:pStyle w:val="Default"/>
        <w:rPr>
          <w:color w:val="auto"/>
          <w:sz w:val="28"/>
          <w:szCs w:val="28"/>
        </w:rPr>
      </w:pPr>
    </w:p>
    <w:p w14:paraId="42F082C6" w14:textId="77777777" w:rsidR="00A17850" w:rsidRPr="006F2AB6" w:rsidRDefault="00A17850" w:rsidP="00A17850">
      <w:pPr>
        <w:pStyle w:val="Default"/>
        <w:rPr>
          <w:color w:val="auto"/>
          <w:sz w:val="28"/>
          <w:szCs w:val="28"/>
        </w:rPr>
      </w:pPr>
    </w:p>
    <w:p w14:paraId="1FD5B56E" w14:textId="77777777" w:rsidR="00A17850" w:rsidRPr="006F2AB6" w:rsidRDefault="00A17850" w:rsidP="00A17850">
      <w:pPr>
        <w:pStyle w:val="Default"/>
        <w:rPr>
          <w:color w:val="auto"/>
          <w:sz w:val="28"/>
          <w:szCs w:val="28"/>
        </w:rPr>
      </w:pPr>
      <w:r w:rsidRPr="006F2AB6">
        <w:rPr>
          <w:color w:val="auto"/>
          <w:sz w:val="28"/>
          <w:szCs w:val="28"/>
        </w:rPr>
        <w:t xml:space="preserve">Professor </w:t>
      </w:r>
    </w:p>
    <w:p w14:paraId="649E0C15" w14:textId="77777777" w:rsidR="00A17850" w:rsidRPr="006F2AB6" w:rsidRDefault="00A17850" w:rsidP="00A17850">
      <w:pPr>
        <w:pStyle w:val="Default"/>
        <w:rPr>
          <w:color w:val="auto"/>
          <w:sz w:val="28"/>
          <w:szCs w:val="28"/>
        </w:rPr>
      </w:pPr>
      <w:r w:rsidRPr="006F2AB6">
        <w:rPr>
          <w:color w:val="auto"/>
          <w:sz w:val="28"/>
          <w:szCs w:val="28"/>
        </w:rPr>
        <w:t xml:space="preserve">Instituição:  </w:t>
      </w:r>
    </w:p>
    <w:p w14:paraId="1E427AA4" w14:textId="77777777" w:rsidR="00A17850" w:rsidRPr="006F2AB6" w:rsidRDefault="00A17850" w:rsidP="00A17850">
      <w:pPr>
        <w:pStyle w:val="Default"/>
        <w:rPr>
          <w:color w:val="auto"/>
          <w:sz w:val="28"/>
          <w:szCs w:val="28"/>
        </w:rPr>
      </w:pPr>
      <w:r w:rsidRPr="006F2AB6">
        <w:rPr>
          <w:color w:val="auto"/>
          <w:sz w:val="28"/>
          <w:szCs w:val="28"/>
        </w:rPr>
        <w:t xml:space="preserve">Julgamento: </w:t>
      </w:r>
      <w:r w:rsidRPr="006F2AB6">
        <w:rPr>
          <w:color w:val="auto"/>
          <w:sz w:val="28"/>
          <w:szCs w:val="28"/>
        </w:rPr>
        <w:tab/>
      </w:r>
      <w:r w:rsidRPr="006F2AB6">
        <w:rPr>
          <w:color w:val="auto"/>
          <w:sz w:val="28"/>
          <w:szCs w:val="28"/>
        </w:rPr>
        <w:tab/>
      </w:r>
      <w:r w:rsidRPr="006F2AB6">
        <w:rPr>
          <w:color w:val="auto"/>
          <w:sz w:val="28"/>
          <w:szCs w:val="28"/>
        </w:rPr>
        <w:tab/>
      </w:r>
      <w:r w:rsidRPr="006F2AB6">
        <w:rPr>
          <w:color w:val="auto"/>
          <w:sz w:val="28"/>
          <w:szCs w:val="28"/>
        </w:rPr>
        <w:tab/>
        <w:t xml:space="preserve">Assinatura: </w:t>
      </w:r>
    </w:p>
    <w:p w14:paraId="7767A677" w14:textId="77777777" w:rsidR="00A17850" w:rsidRDefault="00A17850" w:rsidP="00A17850">
      <w:pPr>
        <w:pStyle w:val="Default"/>
        <w:rPr>
          <w:color w:val="auto"/>
          <w:sz w:val="28"/>
          <w:szCs w:val="28"/>
        </w:rPr>
      </w:pPr>
    </w:p>
    <w:p w14:paraId="5E6A089B" w14:textId="77777777" w:rsidR="00A17850" w:rsidRPr="006F2AB6" w:rsidRDefault="00A17850" w:rsidP="00A17850">
      <w:pPr>
        <w:pStyle w:val="Default"/>
        <w:rPr>
          <w:color w:val="auto"/>
          <w:sz w:val="28"/>
          <w:szCs w:val="28"/>
        </w:rPr>
      </w:pPr>
    </w:p>
    <w:p w14:paraId="24D9195F" w14:textId="77777777" w:rsidR="00A17850" w:rsidRPr="006F2AB6" w:rsidRDefault="00A17850" w:rsidP="00A17850">
      <w:pPr>
        <w:pStyle w:val="Default"/>
        <w:rPr>
          <w:color w:val="auto"/>
          <w:sz w:val="28"/>
          <w:szCs w:val="28"/>
        </w:rPr>
      </w:pPr>
      <w:r w:rsidRPr="006F2AB6">
        <w:rPr>
          <w:color w:val="auto"/>
          <w:sz w:val="28"/>
          <w:szCs w:val="28"/>
        </w:rPr>
        <w:t xml:space="preserve">Professor </w:t>
      </w:r>
    </w:p>
    <w:p w14:paraId="37AF1D0A" w14:textId="77777777" w:rsidR="00A17850" w:rsidRPr="006F2AB6" w:rsidRDefault="00A17850" w:rsidP="00A17850">
      <w:pPr>
        <w:pStyle w:val="Default"/>
        <w:rPr>
          <w:color w:val="auto"/>
          <w:sz w:val="28"/>
          <w:szCs w:val="28"/>
        </w:rPr>
      </w:pPr>
      <w:r w:rsidRPr="006F2AB6">
        <w:rPr>
          <w:color w:val="auto"/>
          <w:sz w:val="28"/>
          <w:szCs w:val="28"/>
        </w:rPr>
        <w:t xml:space="preserve">Instituição:  </w:t>
      </w:r>
    </w:p>
    <w:p w14:paraId="53F9E611" w14:textId="77777777" w:rsidR="00A17850" w:rsidRPr="006F2AB6" w:rsidRDefault="00A17850" w:rsidP="00A17850">
      <w:pPr>
        <w:pStyle w:val="Default"/>
        <w:rPr>
          <w:color w:val="auto"/>
          <w:sz w:val="28"/>
          <w:szCs w:val="28"/>
        </w:rPr>
      </w:pPr>
      <w:r w:rsidRPr="006F2AB6">
        <w:rPr>
          <w:color w:val="auto"/>
          <w:sz w:val="28"/>
          <w:szCs w:val="28"/>
        </w:rPr>
        <w:t xml:space="preserve">Julgamento: </w:t>
      </w:r>
      <w:r w:rsidRPr="006F2AB6">
        <w:rPr>
          <w:color w:val="auto"/>
          <w:sz w:val="28"/>
          <w:szCs w:val="28"/>
        </w:rPr>
        <w:tab/>
      </w:r>
      <w:r w:rsidRPr="006F2AB6">
        <w:rPr>
          <w:color w:val="auto"/>
          <w:sz w:val="28"/>
          <w:szCs w:val="28"/>
        </w:rPr>
        <w:tab/>
      </w:r>
      <w:r w:rsidRPr="006F2AB6">
        <w:rPr>
          <w:color w:val="auto"/>
          <w:sz w:val="28"/>
          <w:szCs w:val="28"/>
        </w:rPr>
        <w:tab/>
      </w:r>
      <w:r w:rsidRPr="006F2AB6">
        <w:rPr>
          <w:color w:val="auto"/>
          <w:sz w:val="28"/>
          <w:szCs w:val="28"/>
        </w:rPr>
        <w:tab/>
        <w:t xml:space="preserve">Assinatura: </w:t>
      </w:r>
    </w:p>
    <w:p w14:paraId="34FC076C" w14:textId="77777777" w:rsidR="00A17850" w:rsidRPr="006F2AB6" w:rsidRDefault="00A17850" w:rsidP="00A17850">
      <w:pPr>
        <w:pStyle w:val="Default"/>
        <w:rPr>
          <w:color w:val="auto"/>
          <w:sz w:val="28"/>
          <w:szCs w:val="28"/>
        </w:rPr>
      </w:pPr>
    </w:p>
    <w:p w14:paraId="43B58DA1" w14:textId="77777777" w:rsidR="00A17850" w:rsidRPr="006F2AB6" w:rsidRDefault="00A17850" w:rsidP="00A17850">
      <w:pPr>
        <w:pStyle w:val="Default"/>
        <w:rPr>
          <w:color w:val="auto"/>
          <w:sz w:val="28"/>
          <w:szCs w:val="28"/>
        </w:rPr>
      </w:pPr>
      <w:r w:rsidRPr="006F2AB6">
        <w:rPr>
          <w:color w:val="auto"/>
          <w:sz w:val="28"/>
          <w:szCs w:val="28"/>
        </w:rPr>
        <w:t xml:space="preserve"> </w:t>
      </w:r>
    </w:p>
    <w:p w14:paraId="270739B3" w14:textId="77777777" w:rsidR="00A17850" w:rsidRPr="006F2AB6" w:rsidRDefault="00A17850" w:rsidP="00A17850">
      <w:pPr>
        <w:spacing w:before="100" w:beforeAutospacing="1" w:after="100" w:afterAutospacing="1"/>
        <w:rPr>
          <w:b/>
          <w:sz w:val="28"/>
          <w:szCs w:val="28"/>
        </w:rPr>
      </w:pPr>
    </w:p>
    <w:p w14:paraId="5B3D4432" w14:textId="5FD2A7CC" w:rsidR="00A17850" w:rsidRPr="006F2AB6" w:rsidRDefault="008D212D" w:rsidP="00A17850">
      <w:pPr>
        <w:spacing w:before="100" w:beforeAutospacing="1" w:after="100" w:afterAutospacing="1"/>
        <w:rPr>
          <w:b/>
          <w:sz w:val="28"/>
          <w:szCs w:val="28"/>
        </w:rPr>
        <w:sectPr w:rsidR="00A17850" w:rsidRPr="006F2AB6" w:rsidSect="00BD4035">
          <w:pgSz w:w="11906" w:h="16838"/>
          <w:pgMar w:top="1701" w:right="1134" w:bottom="1134" w:left="1985" w:header="709" w:footer="709" w:gutter="0"/>
          <w:pgNumType w:start="11"/>
          <w:cols w:space="708"/>
          <w:docGrid w:linePitch="360"/>
        </w:sectPr>
      </w:pPr>
      <w:proofErr w:type="gramStart"/>
      <w:r>
        <w:rPr>
          <w:b/>
          <w:sz w:val="28"/>
          <w:szCs w:val="28"/>
        </w:rPr>
        <w:t>Brasília</w:t>
      </w:r>
      <w:r w:rsidR="00A17850" w:rsidRPr="006F2AB6">
        <w:rPr>
          <w:b/>
          <w:sz w:val="28"/>
          <w:szCs w:val="28"/>
        </w:rPr>
        <w:t xml:space="preserve">,   </w:t>
      </w:r>
      <w:proofErr w:type="gramEnd"/>
      <w:r w:rsidR="00A17850" w:rsidRPr="006F2AB6">
        <w:rPr>
          <w:b/>
          <w:sz w:val="28"/>
          <w:szCs w:val="28"/>
        </w:rPr>
        <w:t xml:space="preserve">    de                   </w:t>
      </w:r>
      <w:proofErr w:type="spellStart"/>
      <w:r w:rsidR="00A17850" w:rsidRPr="006F2AB6">
        <w:rPr>
          <w:b/>
          <w:sz w:val="28"/>
          <w:szCs w:val="28"/>
        </w:rPr>
        <w:t>de</w:t>
      </w:r>
      <w:proofErr w:type="spellEnd"/>
      <w:r w:rsidR="00A17850" w:rsidRPr="006F2AB6">
        <w:rPr>
          <w:b/>
          <w:sz w:val="28"/>
          <w:szCs w:val="28"/>
        </w:rPr>
        <w:t xml:space="preserve"> 2020.</w:t>
      </w:r>
    </w:p>
    <w:p w14:paraId="3AD3B17E" w14:textId="77777777" w:rsidR="00A17850" w:rsidRDefault="00A17850">
      <w:pPr>
        <w:jc w:val="left"/>
        <w:rPr>
          <w:rFonts w:eastAsia="Times New Roman" w:cs="Times New Roman"/>
          <w:color w:val="000000"/>
          <w:szCs w:val="24"/>
          <w:lang w:eastAsia="pt-BR"/>
        </w:rPr>
      </w:pPr>
    </w:p>
    <w:p w14:paraId="4676B3E7" w14:textId="77777777" w:rsidR="00A17850" w:rsidRDefault="00A17850">
      <w:pPr>
        <w:jc w:val="left"/>
        <w:rPr>
          <w:rFonts w:eastAsia="Times New Roman" w:cs="Times New Roman"/>
          <w:color w:val="000000"/>
          <w:szCs w:val="24"/>
          <w:lang w:eastAsia="pt-BR"/>
        </w:rPr>
      </w:pPr>
    </w:p>
    <w:p w14:paraId="43552B6F" w14:textId="77777777" w:rsidR="00A17850" w:rsidRDefault="00A17850">
      <w:pPr>
        <w:jc w:val="left"/>
        <w:rPr>
          <w:rFonts w:eastAsia="Times New Roman" w:cs="Times New Roman"/>
          <w:color w:val="000000"/>
          <w:szCs w:val="24"/>
          <w:lang w:eastAsia="pt-BR"/>
        </w:rPr>
      </w:pPr>
    </w:p>
    <w:p w14:paraId="58A1FB29" w14:textId="77777777" w:rsidR="00A17850" w:rsidRDefault="00A17850">
      <w:pPr>
        <w:jc w:val="left"/>
        <w:rPr>
          <w:rFonts w:eastAsia="Times New Roman" w:cs="Times New Roman"/>
          <w:color w:val="000000"/>
          <w:szCs w:val="24"/>
          <w:lang w:eastAsia="pt-BR"/>
        </w:rPr>
      </w:pPr>
    </w:p>
    <w:p w14:paraId="1B84C2C8" w14:textId="77777777" w:rsidR="00A17850" w:rsidRDefault="00A17850">
      <w:pPr>
        <w:jc w:val="left"/>
        <w:rPr>
          <w:rFonts w:eastAsia="Times New Roman" w:cs="Times New Roman"/>
          <w:color w:val="000000"/>
          <w:szCs w:val="24"/>
          <w:lang w:eastAsia="pt-BR"/>
        </w:rPr>
      </w:pPr>
    </w:p>
    <w:p w14:paraId="5BA77244" w14:textId="77777777" w:rsidR="00A17850" w:rsidRPr="00783063" w:rsidRDefault="00A17850" w:rsidP="00A17850">
      <w:pPr>
        <w:spacing w:before="100" w:beforeAutospacing="1" w:after="100" w:afterAutospacing="1" w:line="360" w:lineRule="auto"/>
        <w:jc w:val="center"/>
        <w:rPr>
          <w:b/>
          <w:sz w:val="28"/>
          <w:szCs w:val="28"/>
        </w:rPr>
      </w:pPr>
    </w:p>
    <w:p w14:paraId="41D7809B" w14:textId="4A20B4BF" w:rsidR="00A17850" w:rsidRDefault="00A17850" w:rsidP="00A17850">
      <w:pPr>
        <w:spacing w:before="100" w:beforeAutospacing="1" w:after="100" w:afterAutospacing="1" w:line="360" w:lineRule="auto"/>
        <w:jc w:val="center"/>
        <w:rPr>
          <w:b/>
          <w:sz w:val="28"/>
          <w:szCs w:val="28"/>
        </w:rPr>
      </w:pPr>
    </w:p>
    <w:p w14:paraId="63C2E11F" w14:textId="401F2847" w:rsidR="00A17850" w:rsidRDefault="00A17850" w:rsidP="00A17850">
      <w:pPr>
        <w:spacing w:before="100" w:beforeAutospacing="1" w:after="100" w:afterAutospacing="1" w:line="360" w:lineRule="auto"/>
        <w:jc w:val="center"/>
        <w:rPr>
          <w:b/>
          <w:sz w:val="28"/>
          <w:szCs w:val="28"/>
        </w:rPr>
      </w:pPr>
    </w:p>
    <w:p w14:paraId="0659003E" w14:textId="1F6AF2D6" w:rsidR="00A17850" w:rsidRDefault="00A17850" w:rsidP="00A17850">
      <w:pPr>
        <w:spacing w:before="100" w:beforeAutospacing="1" w:after="100" w:afterAutospacing="1" w:line="360" w:lineRule="auto"/>
        <w:jc w:val="center"/>
        <w:rPr>
          <w:b/>
          <w:sz w:val="28"/>
          <w:szCs w:val="28"/>
        </w:rPr>
      </w:pPr>
    </w:p>
    <w:p w14:paraId="64F2CAF1" w14:textId="5160592A" w:rsidR="00A17850" w:rsidRDefault="00A17850" w:rsidP="00A17850">
      <w:pPr>
        <w:spacing w:before="100" w:beforeAutospacing="1" w:after="100" w:afterAutospacing="1" w:line="360" w:lineRule="auto"/>
        <w:jc w:val="center"/>
        <w:rPr>
          <w:b/>
          <w:sz w:val="28"/>
          <w:szCs w:val="28"/>
        </w:rPr>
      </w:pPr>
    </w:p>
    <w:p w14:paraId="78498363" w14:textId="374252B8" w:rsidR="00A17850" w:rsidRDefault="00A17850" w:rsidP="00A17850">
      <w:pPr>
        <w:spacing w:before="100" w:beforeAutospacing="1" w:after="100" w:afterAutospacing="1" w:line="360" w:lineRule="auto"/>
        <w:jc w:val="center"/>
        <w:rPr>
          <w:b/>
          <w:sz w:val="28"/>
          <w:szCs w:val="28"/>
        </w:rPr>
      </w:pPr>
    </w:p>
    <w:p w14:paraId="066C2A19" w14:textId="1F0A96E1" w:rsidR="00A17850" w:rsidRDefault="00A17850" w:rsidP="00A17850">
      <w:pPr>
        <w:spacing w:before="100" w:beforeAutospacing="1" w:after="100" w:afterAutospacing="1" w:line="360" w:lineRule="auto"/>
        <w:jc w:val="center"/>
        <w:rPr>
          <w:b/>
          <w:sz w:val="28"/>
          <w:szCs w:val="28"/>
        </w:rPr>
      </w:pPr>
    </w:p>
    <w:p w14:paraId="744AFC18" w14:textId="77777777" w:rsidR="00A17850" w:rsidRPr="00783063" w:rsidRDefault="00A17850" w:rsidP="00A17850">
      <w:pPr>
        <w:spacing w:before="100" w:beforeAutospacing="1" w:after="100" w:afterAutospacing="1" w:line="360" w:lineRule="auto"/>
        <w:jc w:val="center"/>
        <w:rPr>
          <w:b/>
          <w:sz w:val="28"/>
          <w:szCs w:val="28"/>
        </w:rPr>
      </w:pPr>
    </w:p>
    <w:p w14:paraId="036D955A" w14:textId="77777777" w:rsidR="00A17850" w:rsidRPr="006F2AB6" w:rsidRDefault="00A17850" w:rsidP="00A17850">
      <w:pPr>
        <w:spacing w:line="360" w:lineRule="auto"/>
        <w:ind w:left="3402"/>
        <w:jc w:val="center"/>
        <w:rPr>
          <w:bCs/>
        </w:rPr>
      </w:pPr>
    </w:p>
    <w:p w14:paraId="1E074569" w14:textId="77777777" w:rsidR="00A17850" w:rsidRPr="006F2AB6" w:rsidRDefault="00A17850" w:rsidP="00A17850">
      <w:pPr>
        <w:spacing w:line="360" w:lineRule="auto"/>
        <w:ind w:left="3402"/>
        <w:jc w:val="center"/>
        <w:rPr>
          <w:bCs/>
        </w:rPr>
      </w:pPr>
    </w:p>
    <w:p w14:paraId="7AEF626D" w14:textId="0321D830" w:rsidR="00A17850" w:rsidRPr="006F2AB6" w:rsidRDefault="00A17850" w:rsidP="00A17850">
      <w:pPr>
        <w:spacing w:line="360" w:lineRule="auto"/>
        <w:ind w:left="3402"/>
        <w:jc w:val="center"/>
        <w:rPr>
          <w:b/>
        </w:rPr>
      </w:pPr>
      <w:r w:rsidRPr="006F2AB6">
        <w:rPr>
          <w:b/>
          <w:bCs/>
        </w:rPr>
        <w:t>“</w:t>
      </w:r>
      <w:ins w:id="0" w:author="João Isidio Martins" w:date="2020-10-31T19:21:00Z">
        <w:r w:rsidR="00387108" w:rsidRPr="00387108">
          <w:rPr>
            <w:b/>
            <w:bCs/>
          </w:rPr>
          <w:t>Passado: É o futuro, usado.</w:t>
        </w:r>
      </w:ins>
      <w:del w:id="1" w:author="João Isidio Martins" w:date="2020-10-31T19:21:00Z">
        <w:r w:rsidDel="00387108">
          <w:rPr>
            <w:b/>
            <w:bCs/>
          </w:rPr>
          <w:delText>Epígrafe</w:delText>
        </w:r>
      </w:del>
      <w:r w:rsidRPr="006F2AB6">
        <w:rPr>
          <w:b/>
          <w:bCs/>
        </w:rPr>
        <w:t>”</w:t>
      </w:r>
      <w:del w:id="2" w:author="João Isidio Martins" w:date="2020-10-31T19:21:00Z">
        <w:r w:rsidRPr="006F2AB6" w:rsidDel="00387108">
          <w:rPr>
            <w:b/>
            <w:bCs/>
          </w:rPr>
          <w:delText xml:space="preserve"> </w:delText>
        </w:r>
      </w:del>
    </w:p>
    <w:p w14:paraId="4C9FDD4B" w14:textId="0C47971B" w:rsidR="00A17850" w:rsidRPr="006F2AB6" w:rsidRDefault="00387108" w:rsidP="00A17850">
      <w:pPr>
        <w:spacing w:line="360" w:lineRule="auto"/>
        <w:ind w:left="3402"/>
        <w:jc w:val="center"/>
      </w:pPr>
      <w:ins w:id="3" w:author="João Isidio Martins" w:date="2020-10-31T19:21:00Z">
        <w:r w:rsidRPr="00387108">
          <w:rPr>
            <w:bCs/>
          </w:rPr>
          <w:t>Millôr Fernandes</w:t>
        </w:r>
      </w:ins>
      <w:del w:id="4" w:author="João Isidio Martins" w:date="2020-10-31T19:21:00Z">
        <w:r w:rsidR="00A17850" w:rsidDel="00387108">
          <w:rPr>
            <w:bCs/>
          </w:rPr>
          <w:delText>Alguém</w:delText>
        </w:r>
        <w:r w:rsidR="00A17850" w:rsidRPr="006F2AB6" w:rsidDel="00387108">
          <w:rPr>
            <w:bCs/>
          </w:rPr>
          <w:delText xml:space="preserve"> –</w:delText>
        </w:r>
        <w:r w:rsidR="00A17850" w:rsidRPr="006F2AB6" w:rsidDel="00387108">
          <w:delText xml:space="preserve"> empreendedor norte-americano</w:delText>
        </w:r>
      </w:del>
    </w:p>
    <w:p w14:paraId="2BF95D17" w14:textId="48F9F1AA" w:rsidR="00A17850" w:rsidRDefault="00A17850" w:rsidP="00A17850">
      <w:pPr>
        <w:spacing w:before="120" w:after="120" w:line="360" w:lineRule="auto"/>
        <w:ind w:left="3402"/>
        <w:jc w:val="center"/>
      </w:pPr>
    </w:p>
    <w:p w14:paraId="37B8EDEF" w14:textId="01DB00C5" w:rsidR="00A17850" w:rsidRDefault="00A17850" w:rsidP="00A17850">
      <w:pPr>
        <w:spacing w:before="120" w:after="120" w:line="360" w:lineRule="auto"/>
        <w:ind w:left="3402"/>
        <w:jc w:val="center"/>
      </w:pPr>
    </w:p>
    <w:p w14:paraId="49B94687" w14:textId="77777777" w:rsidR="00A17850" w:rsidRPr="006F2AB6" w:rsidRDefault="00A17850" w:rsidP="00A17850">
      <w:pPr>
        <w:spacing w:before="120" w:after="120" w:line="360" w:lineRule="auto"/>
        <w:ind w:left="3402"/>
        <w:jc w:val="center"/>
      </w:pPr>
    </w:p>
    <w:p w14:paraId="187502D7" w14:textId="77777777" w:rsidR="00A17850" w:rsidRPr="006F2AB6" w:rsidRDefault="00A17850" w:rsidP="00A17850">
      <w:pPr>
        <w:spacing w:before="120" w:after="120" w:line="360" w:lineRule="auto"/>
        <w:ind w:left="3402"/>
        <w:jc w:val="center"/>
      </w:pPr>
    </w:p>
    <w:p w14:paraId="5B165A1A" w14:textId="481C6897" w:rsidR="00801DA9" w:rsidRDefault="00801DA9">
      <w:pPr>
        <w:jc w:val="left"/>
        <w:rPr>
          <w:rFonts w:eastAsia="Times New Roman" w:cs="Times New Roman"/>
          <w:color w:val="000000"/>
          <w:szCs w:val="24"/>
          <w:lang w:eastAsia="pt-BR"/>
        </w:rPr>
      </w:pPr>
      <w:r>
        <w:rPr>
          <w:rFonts w:eastAsia="Times New Roman" w:cs="Times New Roman"/>
          <w:color w:val="000000"/>
          <w:szCs w:val="24"/>
          <w:lang w:eastAsia="pt-BR"/>
        </w:rPr>
        <w:br w:type="page"/>
      </w:r>
    </w:p>
    <w:p w14:paraId="69B504EC" w14:textId="77777777" w:rsidR="00A17850" w:rsidRPr="006F2AB6" w:rsidRDefault="00A17850" w:rsidP="00A17850">
      <w:pPr>
        <w:spacing w:before="120" w:after="120" w:line="360" w:lineRule="auto"/>
        <w:jc w:val="center"/>
        <w:rPr>
          <w:b/>
          <w:sz w:val="28"/>
          <w:szCs w:val="28"/>
        </w:rPr>
      </w:pPr>
      <w:r>
        <w:rPr>
          <w:b/>
          <w:sz w:val="28"/>
          <w:szCs w:val="28"/>
        </w:rPr>
        <w:lastRenderedPageBreak/>
        <w:t>RESUMO</w:t>
      </w:r>
    </w:p>
    <w:p w14:paraId="608AB11E" w14:textId="77777777" w:rsidR="00A17850" w:rsidRPr="006F2AB6" w:rsidRDefault="00A17850" w:rsidP="00A17850">
      <w:pPr>
        <w:spacing w:before="120" w:after="120" w:line="360" w:lineRule="auto"/>
        <w:jc w:val="center"/>
        <w:rPr>
          <w:b/>
          <w:sz w:val="28"/>
          <w:szCs w:val="28"/>
        </w:rPr>
      </w:pPr>
    </w:p>
    <w:p w14:paraId="43B9AE81" w14:textId="77777777" w:rsidR="00A17850" w:rsidRPr="006F2AB6" w:rsidRDefault="00A17850" w:rsidP="00A17850">
      <w:pPr>
        <w:spacing w:before="120" w:after="120" w:line="360" w:lineRule="auto"/>
        <w:jc w:val="center"/>
      </w:pPr>
    </w:p>
    <w:p w14:paraId="45686633" w14:textId="2A258424" w:rsidR="00A17850" w:rsidRPr="009A2323" w:rsidRDefault="00A17850" w:rsidP="00A17850">
      <w:pPr>
        <w:ind w:left="851" w:hanging="851"/>
      </w:pPr>
      <w:r w:rsidRPr="00BB125F">
        <w:rPr>
          <w:b/>
          <w:bCs/>
        </w:rPr>
        <w:t xml:space="preserve">Título: </w:t>
      </w:r>
      <w:r w:rsidR="008D212D" w:rsidRPr="008D212D">
        <w:rPr>
          <w:b/>
          <w:bCs/>
        </w:rPr>
        <w:t>VALIDAÇÃO CRUZADA DE SÉRIES DE TEMPO PARA A SELEÇÃO DE MODELOS PREDITIVOS DO NÚMERO DE ATOS DE CONCENTRAÇÃO</w:t>
      </w:r>
    </w:p>
    <w:p w14:paraId="51259C7A" w14:textId="77777777" w:rsidR="00A17850" w:rsidRPr="009A2323" w:rsidRDefault="00A17850" w:rsidP="00A17850">
      <w:pPr>
        <w:spacing w:before="120" w:after="120" w:line="360" w:lineRule="auto"/>
        <w:ind w:firstLine="851"/>
      </w:pPr>
    </w:p>
    <w:p w14:paraId="2AF0C804" w14:textId="77777777" w:rsidR="00A17850" w:rsidRPr="006F2AB6" w:rsidRDefault="00A17850" w:rsidP="00A17850">
      <w:pPr>
        <w:spacing w:before="120" w:after="120" w:line="360" w:lineRule="auto"/>
        <w:ind w:firstLine="851"/>
      </w:pPr>
    </w:p>
    <w:p w14:paraId="7236172B" w14:textId="77777777" w:rsidR="00A17850" w:rsidRPr="00A81F5B" w:rsidRDefault="00A17850" w:rsidP="00A17850">
      <w:pPr>
        <w:spacing w:before="120" w:after="120" w:line="360" w:lineRule="auto"/>
        <w:ind w:firstLine="851"/>
        <w:rPr>
          <w:lang w:val="en-US"/>
        </w:rPr>
      </w:pPr>
      <w:r w:rsidRPr="00A81F5B">
        <w:rPr>
          <w:lang w:val="en-US"/>
        </w:rPr>
        <w:t xml:space="preserve">TEXTO... </w:t>
      </w:r>
    </w:p>
    <w:p w14:paraId="2023C508" w14:textId="77777777" w:rsidR="00A17850" w:rsidRPr="00A81F5B" w:rsidRDefault="00A17850" w:rsidP="00A17850">
      <w:pPr>
        <w:spacing w:before="120" w:after="120" w:line="360" w:lineRule="auto"/>
        <w:rPr>
          <w:lang w:val="en-US"/>
        </w:rPr>
      </w:pPr>
    </w:p>
    <w:p w14:paraId="174A99DA" w14:textId="77777777" w:rsidR="00A17850" w:rsidRPr="00A17850" w:rsidRDefault="00A17850" w:rsidP="00A17850">
      <w:pPr>
        <w:spacing w:before="120" w:after="120" w:line="360" w:lineRule="auto"/>
        <w:rPr>
          <w:lang w:val="en-US"/>
        </w:rPr>
      </w:pPr>
      <w:proofErr w:type="spellStart"/>
      <w:r w:rsidRPr="00A17850">
        <w:rPr>
          <w:lang w:val="en-US"/>
        </w:rPr>
        <w:t>Palavras-chave</w:t>
      </w:r>
      <w:proofErr w:type="spellEnd"/>
      <w:r w:rsidRPr="00A17850">
        <w:rPr>
          <w:lang w:val="en-US"/>
        </w:rPr>
        <w:t>:</w:t>
      </w:r>
      <w:r w:rsidRPr="00A17850">
        <w:rPr>
          <w:b/>
          <w:lang w:val="en-US"/>
        </w:rPr>
        <w:t xml:space="preserve"> </w:t>
      </w:r>
      <w:r w:rsidRPr="00A17850">
        <w:rPr>
          <w:lang w:val="en-US"/>
        </w:rPr>
        <w:t xml:space="preserve">1.; 2.; 3.; </w:t>
      </w:r>
      <w:proofErr w:type="gramStart"/>
      <w:r w:rsidRPr="00A17850">
        <w:rPr>
          <w:lang w:val="en-US"/>
        </w:rPr>
        <w:t>4..</w:t>
      </w:r>
      <w:proofErr w:type="gramEnd"/>
    </w:p>
    <w:p w14:paraId="23FD00C9" w14:textId="77777777" w:rsidR="00A17850" w:rsidRPr="00A17850" w:rsidRDefault="00A17850" w:rsidP="00A17850">
      <w:pPr>
        <w:spacing w:before="120" w:after="120" w:line="360" w:lineRule="auto"/>
        <w:rPr>
          <w:b/>
          <w:lang w:val="en-US"/>
        </w:rPr>
      </w:pPr>
    </w:p>
    <w:p w14:paraId="3C13E886" w14:textId="77777777" w:rsidR="00A17850" w:rsidRPr="00A17850" w:rsidRDefault="00A17850" w:rsidP="00A17850">
      <w:pPr>
        <w:spacing w:before="120" w:after="120" w:line="360" w:lineRule="auto"/>
        <w:rPr>
          <w:b/>
          <w:lang w:val="en-US"/>
        </w:rPr>
      </w:pPr>
    </w:p>
    <w:p w14:paraId="04E54D0A" w14:textId="77777777" w:rsidR="00A17850" w:rsidRPr="00A17850" w:rsidRDefault="00A17850">
      <w:pPr>
        <w:jc w:val="left"/>
        <w:rPr>
          <w:rFonts w:eastAsia="Times New Roman" w:cs="Times New Roman"/>
          <w:color w:val="000000"/>
          <w:szCs w:val="24"/>
          <w:lang w:val="en-US" w:eastAsia="pt-BR"/>
        </w:rPr>
      </w:pPr>
    </w:p>
    <w:p w14:paraId="75B251BD" w14:textId="77777777" w:rsidR="00A17850" w:rsidRPr="00BB125F" w:rsidRDefault="00801DA9" w:rsidP="00A17850">
      <w:pPr>
        <w:spacing w:before="120" w:after="120" w:line="360" w:lineRule="auto"/>
        <w:jc w:val="center"/>
        <w:rPr>
          <w:b/>
          <w:sz w:val="28"/>
          <w:szCs w:val="28"/>
          <w:lang w:val="en-US"/>
        </w:rPr>
      </w:pPr>
      <w:r w:rsidRPr="00A17850">
        <w:rPr>
          <w:rFonts w:eastAsia="Times New Roman" w:cs="Times New Roman"/>
          <w:color w:val="000000"/>
          <w:szCs w:val="24"/>
          <w:lang w:val="en-US" w:eastAsia="pt-BR"/>
        </w:rPr>
        <w:br w:type="page"/>
      </w:r>
      <w:r w:rsidR="00A17850" w:rsidRPr="00BB125F">
        <w:rPr>
          <w:b/>
          <w:sz w:val="28"/>
          <w:szCs w:val="28"/>
          <w:lang w:val="en-US"/>
        </w:rPr>
        <w:lastRenderedPageBreak/>
        <w:t>ABSTRACT</w:t>
      </w:r>
    </w:p>
    <w:p w14:paraId="54F6B140" w14:textId="77777777" w:rsidR="00A17850" w:rsidRPr="00BB125F" w:rsidRDefault="00A17850" w:rsidP="00A17850">
      <w:pPr>
        <w:spacing w:before="120" w:after="120" w:line="360" w:lineRule="auto"/>
        <w:jc w:val="center"/>
        <w:rPr>
          <w:b/>
          <w:sz w:val="28"/>
          <w:szCs w:val="28"/>
          <w:lang w:val="en-US"/>
        </w:rPr>
      </w:pPr>
    </w:p>
    <w:p w14:paraId="16FACC2E" w14:textId="77777777" w:rsidR="00A17850" w:rsidRPr="00BB125F" w:rsidRDefault="00A17850" w:rsidP="00A17850">
      <w:pPr>
        <w:spacing w:before="120" w:after="120" w:line="360" w:lineRule="auto"/>
        <w:jc w:val="center"/>
        <w:rPr>
          <w:lang w:val="en-US"/>
        </w:rPr>
      </w:pPr>
    </w:p>
    <w:p w14:paraId="2E77B1B7" w14:textId="5291435A" w:rsidR="00A17850" w:rsidRPr="00BB125F" w:rsidRDefault="00A17850" w:rsidP="00A17850">
      <w:pPr>
        <w:ind w:left="851" w:hanging="851"/>
        <w:rPr>
          <w:b/>
          <w:lang w:val="en-US"/>
        </w:rPr>
      </w:pPr>
      <w:r w:rsidRPr="00BB125F">
        <w:rPr>
          <w:b/>
          <w:bCs/>
          <w:lang w:val="en-US"/>
        </w:rPr>
        <w:t xml:space="preserve">Title: </w:t>
      </w:r>
      <w:r w:rsidR="008D212D" w:rsidRPr="008D212D">
        <w:rPr>
          <w:b/>
          <w:lang w:val="en-US"/>
        </w:rPr>
        <w:t>CROSS VALIDATION OF TIME SERIES FOR THE SELECTION OF PREDICTIVE MODELS OF THE NUMBER OF CONCENTRATION ACTS</w:t>
      </w:r>
    </w:p>
    <w:p w14:paraId="40E98B61" w14:textId="77777777" w:rsidR="00A17850" w:rsidRPr="00BB125F" w:rsidRDefault="00A17850" w:rsidP="00A17850">
      <w:pPr>
        <w:spacing w:before="120" w:after="120" w:line="360" w:lineRule="auto"/>
        <w:ind w:firstLine="851"/>
        <w:rPr>
          <w:lang w:val="en-US"/>
        </w:rPr>
      </w:pPr>
    </w:p>
    <w:p w14:paraId="5A94D02B" w14:textId="77777777" w:rsidR="00A17850" w:rsidRPr="00BB125F" w:rsidRDefault="00A17850" w:rsidP="00A17850">
      <w:pPr>
        <w:spacing w:before="120" w:after="120" w:line="360" w:lineRule="auto"/>
        <w:ind w:firstLine="851"/>
        <w:rPr>
          <w:lang w:val="en-US"/>
        </w:rPr>
      </w:pPr>
    </w:p>
    <w:p w14:paraId="1A02E9D9" w14:textId="77777777" w:rsidR="00A17850" w:rsidRPr="00931752" w:rsidRDefault="00A17850" w:rsidP="00A17850">
      <w:pPr>
        <w:spacing w:before="120" w:after="120" w:line="360" w:lineRule="auto"/>
        <w:ind w:firstLine="851"/>
        <w:rPr>
          <w:lang w:val="en-US"/>
        </w:rPr>
      </w:pPr>
      <w:r>
        <w:rPr>
          <w:lang w:val="en-US"/>
        </w:rPr>
        <w:t>TEXT...</w:t>
      </w:r>
      <w:r w:rsidRPr="00931752">
        <w:rPr>
          <w:lang w:val="en-US"/>
        </w:rPr>
        <w:t>.</w:t>
      </w:r>
    </w:p>
    <w:p w14:paraId="7CD1F6B4" w14:textId="77777777" w:rsidR="00A17850" w:rsidRPr="00931752" w:rsidRDefault="00A17850" w:rsidP="00A17850">
      <w:pPr>
        <w:spacing w:before="120" w:after="120" w:line="360" w:lineRule="auto"/>
        <w:rPr>
          <w:lang w:val="en-US"/>
        </w:rPr>
      </w:pPr>
    </w:p>
    <w:p w14:paraId="1DF26588" w14:textId="58CA1493" w:rsidR="00CB057B" w:rsidRDefault="00A17850" w:rsidP="00A17850">
      <w:pPr>
        <w:spacing w:before="120" w:after="120" w:line="360" w:lineRule="auto"/>
        <w:rPr>
          <w:ins w:id="5" w:author="Felipe Neiva Mundim" w:date="2020-10-30T11:09:00Z"/>
          <w:lang w:val="en-US"/>
        </w:rPr>
      </w:pPr>
      <w:r w:rsidRPr="00BB125F">
        <w:rPr>
          <w:lang w:val="en-US"/>
        </w:rPr>
        <w:t>Keywords:</w:t>
      </w:r>
      <w:r w:rsidRPr="00BB125F">
        <w:rPr>
          <w:b/>
          <w:lang w:val="en-US"/>
        </w:rPr>
        <w:t xml:space="preserve"> </w:t>
      </w:r>
      <w:r w:rsidRPr="00BB125F">
        <w:rPr>
          <w:lang w:val="en-US"/>
        </w:rPr>
        <w:t xml:space="preserve">1.; 2.; 3.; </w:t>
      </w:r>
      <w:proofErr w:type="gramStart"/>
      <w:r w:rsidRPr="00BB125F">
        <w:rPr>
          <w:lang w:val="en-US"/>
        </w:rPr>
        <w:t>4.</w:t>
      </w:r>
      <w:r w:rsidRPr="00783063">
        <w:rPr>
          <w:lang w:val="en-US"/>
        </w:rPr>
        <w:t>.</w:t>
      </w:r>
      <w:proofErr w:type="gramEnd"/>
      <w:ins w:id="6" w:author="Felipe Neiva Mundim" w:date="2020-10-30T11:09:00Z">
        <w:r w:rsidR="00CB057B">
          <w:rPr>
            <w:lang w:val="en-US"/>
          </w:rPr>
          <w:br w:type="page"/>
        </w:r>
      </w:ins>
    </w:p>
    <w:p w14:paraId="6EFEA8D8" w14:textId="33C2F228" w:rsidR="00CB057B" w:rsidRDefault="009B512C" w:rsidP="009B512C">
      <w:pPr>
        <w:spacing w:before="120" w:after="120" w:line="360" w:lineRule="auto"/>
        <w:jc w:val="center"/>
        <w:rPr>
          <w:ins w:id="7" w:author="Felipe Neiva Mundim" w:date="2020-10-30T11:13:00Z"/>
          <w:b/>
        </w:rPr>
      </w:pPr>
      <w:ins w:id="8" w:author="Felipe Neiva Mundim" w:date="2020-10-30T11:09:00Z">
        <w:r w:rsidRPr="009B512C">
          <w:rPr>
            <w:b/>
          </w:rPr>
          <w:lastRenderedPageBreak/>
          <w:t>LISTA DE TABELAS</w:t>
        </w:r>
      </w:ins>
    </w:p>
    <w:p w14:paraId="58D0BF26" w14:textId="77777777" w:rsidR="009B512C" w:rsidRPr="009B512C" w:rsidRDefault="009B512C" w:rsidP="009B512C">
      <w:pPr>
        <w:spacing w:before="120" w:after="120" w:line="360" w:lineRule="auto"/>
        <w:jc w:val="center"/>
        <w:rPr>
          <w:ins w:id="9" w:author="Felipe Neiva Mundim" w:date="2020-10-30T11:12:00Z"/>
          <w:b/>
        </w:rPr>
      </w:pPr>
    </w:p>
    <w:p w14:paraId="710B32C9" w14:textId="48B44819" w:rsidR="00CB057B" w:rsidRPr="009B512C" w:rsidRDefault="00CB057B" w:rsidP="009B512C">
      <w:pPr>
        <w:pStyle w:val="ndicedeilustraes"/>
        <w:tabs>
          <w:tab w:val="right" w:leader="dot" w:pos="9060"/>
        </w:tabs>
        <w:spacing w:line="360" w:lineRule="auto"/>
        <w:rPr>
          <w:ins w:id="10" w:author="Felipe Neiva Mundim" w:date="2020-10-30T11:12:00Z"/>
          <w:rFonts w:asciiTheme="minorHAnsi" w:eastAsiaTheme="minorEastAsia" w:hAnsiTheme="minorHAnsi"/>
          <w:noProof/>
          <w:sz w:val="22"/>
          <w:lang w:eastAsia="pt-BR"/>
        </w:rPr>
      </w:pPr>
      <w:ins w:id="11" w:author="Felipe Neiva Mundim" w:date="2020-10-30T11:12:00Z">
        <w:r>
          <w:fldChar w:fldCharType="begin"/>
        </w:r>
        <w:r>
          <w:instrText xml:space="preserve"> TOC \h \z \c "Tabela" </w:instrText>
        </w:r>
      </w:ins>
      <w:r>
        <w:fldChar w:fldCharType="separate"/>
      </w:r>
      <w:ins w:id="12"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"_Toc54948775"</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1 - Modelo de 2016 para a previsão de Atos de Concentração</w:t>
        </w:r>
        <w:r w:rsidRPr="009B512C">
          <w:rPr>
            <w:noProof/>
            <w:webHidden/>
          </w:rPr>
          <w:tab/>
        </w:r>
        <w:r w:rsidRPr="009B512C">
          <w:rPr>
            <w:noProof/>
            <w:webHidden/>
          </w:rPr>
          <w:fldChar w:fldCharType="begin"/>
        </w:r>
        <w:r w:rsidRPr="009B512C">
          <w:rPr>
            <w:noProof/>
            <w:webHidden/>
          </w:rPr>
          <w:instrText xml:space="preserve"> PAGEREF _Toc54948775 \h </w:instrText>
        </w:r>
      </w:ins>
      <w:r w:rsidRPr="009B512C">
        <w:rPr>
          <w:noProof/>
          <w:webHidden/>
        </w:rPr>
      </w:r>
      <w:r w:rsidRPr="009B512C">
        <w:rPr>
          <w:noProof/>
          <w:webHidden/>
        </w:rPr>
        <w:fldChar w:fldCharType="separate"/>
      </w:r>
      <w:ins w:id="13" w:author="Felipe Neiva Mundim" w:date="2020-10-30T11:12:00Z">
        <w:r w:rsidRPr="009B512C">
          <w:rPr>
            <w:noProof/>
            <w:webHidden/>
          </w:rPr>
          <w:t>14</w:t>
        </w:r>
        <w:r w:rsidRPr="009B512C">
          <w:rPr>
            <w:noProof/>
            <w:webHidden/>
          </w:rPr>
          <w:fldChar w:fldCharType="end"/>
        </w:r>
        <w:r w:rsidRPr="009B512C">
          <w:rPr>
            <w:rStyle w:val="Hyperlink"/>
            <w:noProof/>
          </w:rPr>
          <w:fldChar w:fldCharType="end"/>
        </w:r>
      </w:ins>
    </w:p>
    <w:p w14:paraId="55A839CA" w14:textId="56221CDB" w:rsidR="00CB057B" w:rsidRPr="009B512C" w:rsidRDefault="00CB057B" w:rsidP="009B512C">
      <w:pPr>
        <w:pStyle w:val="ndicedeilustraes"/>
        <w:tabs>
          <w:tab w:val="right" w:leader="dot" w:pos="9060"/>
        </w:tabs>
        <w:spacing w:line="360" w:lineRule="auto"/>
        <w:rPr>
          <w:ins w:id="14" w:author="Felipe Neiva Mundim" w:date="2020-10-30T11:12:00Z"/>
          <w:rFonts w:asciiTheme="minorHAnsi" w:eastAsiaTheme="minorEastAsia" w:hAnsiTheme="minorHAnsi"/>
          <w:noProof/>
          <w:sz w:val="22"/>
          <w:lang w:eastAsia="pt-BR"/>
        </w:rPr>
      </w:pPr>
      <w:ins w:id="15"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"_Toc54948776"</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2 - Modelo de 2017 para a previsão de Atos de Concentração</w:t>
        </w:r>
        <w:r w:rsidRPr="009B512C">
          <w:rPr>
            <w:noProof/>
            <w:webHidden/>
          </w:rPr>
          <w:tab/>
        </w:r>
        <w:r w:rsidRPr="009B512C">
          <w:rPr>
            <w:noProof/>
            <w:webHidden/>
          </w:rPr>
          <w:fldChar w:fldCharType="begin"/>
        </w:r>
        <w:r w:rsidRPr="009B512C">
          <w:rPr>
            <w:noProof/>
            <w:webHidden/>
          </w:rPr>
          <w:instrText xml:space="preserve"> PAGEREF _Toc54948776 \h </w:instrText>
        </w:r>
      </w:ins>
      <w:r w:rsidRPr="009B512C">
        <w:rPr>
          <w:noProof/>
          <w:webHidden/>
        </w:rPr>
      </w:r>
      <w:r w:rsidRPr="009B512C">
        <w:rPr>
          <w:noProof/>
          <w:webHidden/>
        </w:rPr>
        <w:fldChar w:fldCharType="separate"/>
      </w:r>
      <w:ins w:id="16" w:author="Felipe Neiva Mundim" w:date="2020-10-30T11:12:00Z">
        <w:r w:rsidRPr="009B512C">
          <w:rPr>
            <w:noProof/>
            <w:webHidden/>
          </w:rPr>
          <w:t>15</w:t>
        </w:r>
        <w:r w:rsidRPr="009B512C">
          <w:rPr>
            <w:noProof/>
            <w:webHidden/>
          </w:rPr>
          <w:fldChar w:fldCharType="end"/>
        </w:r>
        <w:r w:rsidRPr="009B512C">
          <w:rPr>
            <w:rStyle w:val="Hyperlink"/>
            <w:noProof/>
          </w:rPr>
          <w:fldChar w:fldCharType="end"/>
        </w:r>
      </w:ins>
    </w:p>
    <w:p w14:paraId="31BDD306" w14:textId="7A34E6B6" w:rsidR="00CB057B" w:rsidRPr="009B512C" w:rsidRDefault="00CB057B" w:rsidP="009B512C">
      <w:pPr>
        <w:pStyle w:val="ndicedeilustraes"/>
        <w:tabs>
          <w:tab w:val="right" w:leader="dot" w:pos="9060"/>
        </w:tabs>
        <w:spacing w:line="360" w:lineRule="auto"/>
        <w:rPr>
          <w:ins w:id="17" w:author="Felipe Neiva Mundim" w:date="2020-10-30T11:12:00Z"/>
          <w:rFonts w:asciiTheme="minorHAnsi" w:eastAsiaTheme="minorEastAsia" w:hAnsiTheme="minorHAnsi"/>
          <w:noProof/>
          <w:sz w:val="22"/>
          <w:lang w:eastAsia="pt-BR"/>
        </w:rPr>
      </w:pPr>
      <w:ins w:id="18"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"_Toc54948777"</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3 - Modelo de 2019 para a previsão de Atos de Concentração</w:t>
        </w:r>
        <w:r w:rsidRPr="009B512C">
          <w:rPr>
            <w:noProof/>
            <w:webHidden/>
          </w:rPr>
          <w:tab/>
        </w:r>
        <w:r w:rsidRPr="009B512C">
          <w:rPr>
            <w:noProof/>
            <w:webHidden/>
          </w:rPr>
          <w:fldChar w:fldCharType="begin"/>
        </w:r>
        <w:r w:rsidRPr="009B512C">
          <w:rPr>
            <w:noProof/>
            <w:webHidden/>
          </w:rPr>
          <w:instrText xml:space="preserve"> PAGEREF _Toc54948777 \h </w:instrText>
        </w:r>
      </w:ins>
      <w:r w:rsidRPr="009B512C">
        <w:rPr>
          <w:noProof/>
          <w:webHidden/>
        </w:rPr>
      </w:r>
      <w:r w:rsidRPr="009B512C">
        <w:rPr>
          <w:noProof/>
          <w:webHidden/>
        </w:rPr>
        <w:fldChar w:fldCharType="separate"/>
      </w:r>
      <w:ins w:id="19" w:author="Felipe Neiva Mundim" w:date="2020-10-30T11:12:00Z">
        <w:r w:rsidRPr="009B512C">
          <w:rPr>
            <w:noProof/>
            <w:webHidden/>
          </w:rPr>
          <w:t>16</w:t>
        </w:r>
        <w:r w:rsidRPr="009B512C">
          <w:rPr>
            <w:noProof/>
            <w:webHidden/>
          </w:rPr>
          <w:fldChar w:fldCharType="end"/>
        </w:r>
        <w:r w:rsidRPr="009B512C">
          <w:rPr>
            <w:rStyle w:val="Hyperlink"/>
            <w:noProof/>
          </w:rPr>
          <w:fldChar w:fldCharType="end"/>
        </w:r>
      </w:ins>
    </w:p>
    <w:p w14:paraId="5A556272" w14:textId="775EBF3F" w:rsidR="00CB057B" w:rsidRPr="009B512C" w:rsidRDefault="00CB057B" w:rsidP="009B512C">
      <w:pPr>
        <w:pStyle w:val="ndicedeilustraes"/>
        <w:tabs>
          <w:tab w:val="right" w:leader="dot" w:pos="9060"/>
        </w:tabs>
        <w:spacing w:line="360" w:lineRule="auto"/>
        <w:rPr>
          <w:ins w:id="20" w:author="Felipe Neiva Mundim" w:date="2020-10-30T11:12:00Z"/>
          <w:rFonts w:asciiTheme="minorHAnsi" w:eastAsiaTheme="minorEastAsia" w:hAnsiTheme="minorHAnsi"/>
          <w:noProof/>
          <w:sz w:val="22"/>
          <w:lang w:eastAsia="pt-BR"/>
        </w:rPr>
      </w:pPr>
      <w:ins w:id="21"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"_Toc54948778"</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4 - Estatísticas descritivas para número de notificações de atos de concentração</w:t>
        </w:r>
        <w:r w:rsidRPr="009B512C">
          <w:rPr>
            <w:noProof/>
            <w:webHidden/>
          </w:rPr>
          <w:tab/>
        </w:r>
        <w:r w:rsidRPr="009B512C">
          <w:rPr>
            <w:noProof/>
            <w:webHidden/>
          </w:rPr>
          <w:fldChar w:fldCharType="begin"/>
        </w:r>
        <w:r w:rsidRPr="009B512C">
          <w:rPr>
            <w:noProof/>
            <w:webHidden/>
          </w:rPr>
          <w:instrText xml:space="preserve"> PAGEREF _Toc54948778 \h </w:instrText>
        </w:r>
      </w:ins>
      <w:r w:rsidRPr="009B512C">
        <w:rPr>
          <w:noProof/>
          <w:webHidden/>
        </w:rPr>
      </w:r>
      <w:r w:rsidRPr="009B512C">
        <w:rPr>
          <w:noProof/>
          <w:webHidden/>
        </w:rPr>
        <w:fldChar w:fldCharType="separate"/>
      </w:r>
      <w:ins w:id="22" w:author="Felipe Neiva Mundim" w:date="2020-10-30T11:12:00Z">
        <w:r w:rsidRPr="009B512C">
          <w:rPr>
            <w:noProof/>
            <w:webHidden/>
          </w:rPr>
          <w:t>42</w:t>
        </w:r>
        <w:r w:rsidRPr="009B512C">
          <w:rPr>
            <w:noProof/>
            <w:webHidden/>
          </w:rPr>
          <w:fldChar w:fldCharType="end"/>
        </w:r>
        <w:r w:rsidRPr="009B512C">
          <w:rPr>
            <w:rStyle w:val="Hyperlink"/>
            <w:noProof/>
          </w:rPr>
          <w:fldChar w:fldCharType="end"/>
        </w:r>
      </w:ins>
    </w:p>
    <w:p w14:paraId="18AEA461" w14:textId="01093A4B" w:rsidR="00CB057B" w:rsidRPr="009B512C" w:rsidRDefault="00CB057B" w:rsidP="009B512C">
      <w:pPr>
        <w:pStyle w:val="ndicedeilustraes"/>
        <w:tabs>
          <w:tab w:val="right" w:leader="dot" w:pos="9060"/>
        </w:tabs>
        <w:spacing w:line="360" w:lineRule="auto"/>
        <w:rPr>
          <w:ins w:id="23" w:author="Felipe Neiva Mundim" w:date="2020-10-30T11:12:00Z"/>
          <w:rFonts w:asciiTheme="minorHAnsi" w:eastAsiaTheme="minorEastAsia" w:hAnsiTheme="minorHAnsi"/>
          <w:noProof/>
          <w:sz w:val="22"/>
          <w:lang w:eastAsia="pt-BR"/>
        </w:rPr>
      </w:pPr>
      <w:ins w:id="24"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"_Toc54948779"</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5 - Dickey-Fuller Aumentado – AC mensais</w:t>
        </w:r>
        <w:r w:rsidRPr="009B512C">
          <w:rPr>
            <w:noProof/>
            <w:webHidden/>
          </w:rPr>
          <w:tab/>
        </w:r>
        <w:r w:rsidRPr="009B512C">
          <w:rPr>
            <w:noProof/>
            <w:webHidden/>
          </w:rPr>
          <w:fldChar w:fldCharType="begin"/>
        </w:r>
        <w:r w:rsidRPr="009B512C">
          <w:rPr>
            <w:noProof/>
            <w:webHidden/>
          </w:rPr>
          <w:instrText xml:space="preserve"> PAGEREF _Toc54948779 \h </w:instrText>
        </w:r>
      </w:ins>
      <w:r w:rsidRPr="009B512C">
        <w:rPr>
          <w:noProof/>
          <w:webHidden/>
        </w:rPr>
      </w:r>
      <w:r w:rsidRPr="009B512C">
        <w:rPr>
          <w:noProof/>
          <w:webHidden/>
        </w:rPr>
        <w:fldChar w:fldCharType="separate"/>
      </w:r>
      <w:ins w:id="25" w:author="Felipe Neiva Mundim" w:date="2020-10-30T11:12:00Z">
        <w:r w:rsidRPr="009B512C">
          <w:rPr>
            <w:noProof/>
            <w:webHidden/>
          </w:rPr>
          <w:t>44</w:t>
        </w:r>
        <w:r w:rsidRPr="009B512C">
          <w:rPr>
            <w:noProof/>
            <w:webHidden/>
          </w:rPr>
          <w:fldChar w:fldCharType="end"/>
        </w:r>
        <w:r w:rsidRPr="009B512C">
          <w:rPr>
            <w:rStyle w:val="Hyperlink"/>
            <w:noProof/>
          </w:rPr>
          <w:fldChar w:fldCharType="end"/>
        </w:r>
      </w:ins>
    </w:p>
    <w:p w14:paraId="7EE4E577" w14:textId="68E81F99" w:rsidR="00CB057B" w:rsidRPr="009B512C" w:rsidRDefault="00CB057B" w:rsidP="009B512C">
      <w:pPr>
        <w:pStyle w:val="ndicedeilustraes"/>
        <w:tabs>
          <w:tab w:val="right" w:leader="dot" w:pos="9060"/>
        </w:tabs>
        <w:spacing w:line="360" w:lineRule="auto"/>
        <w:rPr>
          <w:ins w:id="26" w:author="Felipe Neiva Mundim" w:date="2020-10-30T11:12:00Z"/>
          <w:rFonts w:asciiTheme="minorHAnsi" w:eastAsiaTheme="minorEastAsia" w:hAnsiTheme="minorHAnsi"/>
          <w:noProof/>
          <w:sz w:val="22"/>
          <w:lang w:eastAsia="pt-BR"/>
        </w:rPr>
      </w:pPr>
      <w:ins w:id="27"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"_Toc54948780"</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6 - Significância dos testes de raiz unitária e autocorrelação dos resíduos para as variáveis macroeconômicas consideradas</w:t>
        </w:r>
        <w:r w:rsidRPr="009B512C">
          <w:rPr>
            <w:noProof/>
            <w:webHidden/>
          </w:rPr>
          <w:tab/>
        </w:r>
        <w:r w:rsidRPr="009B512C">
          <w:rPr>
            <w:noProof/>
            <w:webHidden/>
          </w:rPr>
          <w:fldChar w:fldCharType="begin"/>
        </w:r>
        <w:r w:rsidRPr="009B512C">
          <w:rPr>
            <w:noProof/>
            <w:webHidden/>
          </w:rPr>
          <w:instrText xml:space="preserve"> PAGEREF _Toc54948780 \h </w:instrText>
        </w:r>
      </w:ins>
      <w:r w:rsidRPr="009B512C">
        <w:rPr>
          <w:noProof/>
          <w:webHidden/>
        </w:rPr>
      </w:r>
      <w:r w:rsidRPr="009B512C">
        <w:rPr>
          <w:noProof/>
          <w:webHidden/>
        </w:rPr>
        <w:fldChar w:fldCharType="separate"/>
      </w:r>
      <w:ins w:id="28" w:author="Felipe Neiva Mundim" w:date="2020-10-30T11:12:00Z">
        <w:r w:rsidRPr="009B512C">
          <w:rPr>
            <w:noProof/>
            <w:webHidden/>
          </w:rPr>
          <w:t>46</w:t>
        </w:r>
        <w:r w:rsidRPr="009B512C">
          <w:rPr>
            <w:noProof/>
            <w:webHidden/>
          </w:rPr>
          <w:fldChar w:fldCharType="end"/>
        </w:r>
        <w:r w:rsidRPr="009B512C">
          <w:rPr>
            <w:rStyle w:val="Hyperlink"/>
            <w:noProof/>
          </w:rPr>
          <w:fldChar w:fldCharType="end"/>
        </w:r>
      </w:ins>
    </w:p>
    <w:p w14:paraId="2E440A55" w14:textId="52F79EC1" w:rsidR="00CB057B" w:rsidRPr="009B512C" w:rsidRDefault="00CB057B" w:rsidP="009B512C">
      <w:pPr>
        <w:pStyle w:val="ndicedeilustraes"/>
        <w:tabs>
          <w:tab w:val="right" w:leader="dot" w:pos="9060"/>
        </w:tabs>
        <w:spacing w:line="360" w:lineRule="auto"/>
        <w:rPr>
          <w:ins w:id="29" w:author="Felipe Neiva Mundim" w:date="2020-10-30T11:12:00Z"/>
          <w:rFonts w:asciiTheme="minorHAnsi" w:eastAsiaTheme="minorEastAsia" w:hAnsiTheme="minorHAnsi"/>
          <w:noProof/>
          <w:sz w:val="22"/>
          <w:lang w:eastAsia="pt-BR"/>
        </w:rPr>
      </w:pPr>
      <w:ins w:id="30"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"_Toc54948781"</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7 - Atos de concentração previstos e realizados para o modelo de intercepto – base de treino até dezembro de 2017</w:t>
        </w:r>
        <w:r w:rsidRPr="009B512C">
          <w:rPr>
            <w:noProof/>
            <w:webHidden/>
          </w:rPr>
          <w:tab/>
        </w:r>
        <w:r w:rsidRPr="009B512C">
          <w:rPr>
            <w:noProof/>
            <w:webHidden/>
          </w:rPr>
          <w:fldChar w:fldCharType="begin"/>
        </w:r>
        <w:r w:rsidRPr="009B512C">
          <w:rPr>
            <w:noProof/>
            <w:webHidden/>
          </w:rPr>
          <w:instrText xml:space="preserve"> PAGEREF _Toc54948781 \h </w:instrText>
        </w:r>
      </w:ins>
      <w:r w:rsidRPr="009B512C">
        <w:rPr>
          <w:noProof/>
          <w:webHidden/>
        </w:rPr>
      </w:r>
      <w:r w:rsidRPr="009B512C">
        <w:rPr>
          <w:noProof/>
          <w:webHidden/>
        </w:rPr>
        <w:fldChar w:fldCharType="separate"/>
      </w:r>
      <w:ins w:id="31" w:author="Felipe Neiva Mundim" w:date="2020-10-30T11:12:00Z">
        <w:r w:rsidRPr="009B512C">
          <w:rPr>
            <w:noProof/>
            <w:webHidden/>
          </w:rPr>
          <w:t>48</w:t>
        </w:r>
        <w:r w:rsidRPr="009B512C">
          <w:rPr>
            <w:noProof/>
            <w:webHidden/>
          </w:rPr>
          <w:fldChar w:fldCharType="end"/>
        </w:r>
        <w:r w:rsidRPr="009B512C">
          <w:rPr>
            <w:rStyle w:val="Hyperlink"/>
            <w:noProof/>
          </w:rPr>
          <w:fldChar w:fldCharType="end"/>
        </w:r>
      </w:ins>
    </w:p>
    <w:p w14:paraId="034D1B5A" w14:textId="3EA0E74B" w:rsidR="00CB057B" w:rsidRPr="009B512C" w:rsidRDefault="00CB057B" w:rsidP="009B512C">
      <w:pPr>
        <w:pStyle w:val="ndicedeilustraes"/>
        <w:tabs>
          <w:tab w:val="right" w:leader="dot" w:pos="9060"/>
        </w:tabs>
        <w:spacing w:line="360" w:lineRule="auto"/>
        <w:rPr>
          <w:ins w:id="32" w:author="Felipe Neiva Mundim" w:date="2020-10-30T11:12:00Z"/>
          <w:rFonts w:asciiTheme="minorHAnsi" w:eastAsiaTheme="minorEastAsia" w:hAnsiTheme="minorHAnsi"/>
          <w:noProof/>
          <w:sz w:val="22"/>
          <w:lang w:eastAsia="pt-BR"/>
        </w:rPr>
      </w:pPr>
      <w:ins w:id="33" w:author="Felipe Neiva Mundim" w:date="2020-10-30T11:12:00Z">
        <w:r w:rsidRPr="009B512C">
          <w:rPr>
            <w:rStyle w:val="Hyperlink"/>
            <w:noProof/>
          </w:rPr>
          <w:fldChar w:fldCharType="begin"/>
        </w:r>
        <w:r w:rsidRPr="009B512C">
          <w:rPr>
            <w:rStyle w:val="Hyperlink"/>
            <w:noProof/>
          </w:rPr>
          <w:instrText xml:space="preserve"> </w:instrText>
        </w:r>
        <w:r w:rsidRPr="009B512C">
          <w:rPr>
            <w:noProof/>
          </w:rPr>
          <w:instrText>HYPERLINK \l "_Toc54948782"</w:instrText>
        </w:r>
        <w:r w:rsidRPr="009B512C">
          <w:rPr>
            <w:rStyle w:val="Hyperlink"/>
            <w:noProof/>
          </w:rPr>
          <w:instrText xml:space="preserve"> </w:instrText>
        </w:r>
        <w:r w:rsidRPr="009B512C">
          <w:rPr>
            <w:rStyle w:val="Hyperlink"/>
            <w:noProof/>
          </w:rPr>
          <w:fldChar w:fldCharType="separate"/>
        </w:r>
        <w:r w:rsidRPr="009B512C">
          <w:rPr>
            <w:rStyle w:val="Hyperlink"/>
            <w:noProof/>
          </w:rPr>
          <w:t>Tabela 8 - Atos de concentração previstos para o modelo M09 – base de treino  (Dez/2017 a Jun/2020)</w:t>
        </w:r>
        <w:r w:rsidRPr="009B512C">
          <w:rPr>
            <w:noProof/>
            <w:webHidden/>
          </w:rPr>
          <w:tab/>
        </w:r>
        <w:r w:rsidRPr="009B512C">
          <w:rPr>
            <w:noProof/>
            <w:webHidden/>
          </w:rPr>
          <w:fldChar w:fldCharType="begin"/>
        </w:r>
        <w:r w:rsidRPr="009B512C">
          <w:rPr>
            <w:noProof/>
            <w:webHidden/>
          </w:rPr>
          <w:instrText xml:space="preserve"> PAGEREF _Toc54948782 \h </w:instrText>
        </w:r>
      </w:ins>
      <w:r w:rsidRPr="009B512C">
        <w:rPr>
          <w:noProof/>
          <w:webHidden/>
        </w:rPr>
      </w:r>
      <w:r w:rsidRPr="009B512C">
        <w:rPr>
          <w:noProof/>
          <w:webHidden/>
        </w:rPr>
        <w:fldChar w:fldCharType="separate"/>
      </w:r>
      <w:ins w:id="34" w:author="Felipe Neiva Mundim" w:date="2020-10-30T11:12:00Z">
        <w:r w:rsidRPr="009B512C">
          <w:rPr>
            <w:noProof/>
            <w:webHidden/>
          </w:rPr>
          <w:t>52</w:t>
        </w:r>
        <w:r w:rsidRPr="009B512C">
          <w:rPr>
            <w:noProof/>
            <w:webHidden/>
          </w:rPr>
          <w:fldChar w:fldCharType="end"/>
        </w:r>
        <w:r w:rsidRPr="009B512C">
          <w:rPr>
            <w:rStyle w:val="Hyperlink"/>
            <w:noProof/>
          </w:rPr>
          <w:fldChar w:fldCharType="end"/>
        </w:r>
      </w:ins>
    </w:p>
    <w:p w14:paraId="5B84338D" w14:textId="1CB8B5BF" w:rsidR="00CB057B" w:rsidRDefault="00CB057B" w:rsidP="00A17850">
      <w:pPr>
        <w:spacing w:before="120" w:after="120" w:line="360" w:lineRule="auto"/>
        <w:rPr>
          <w:ins w:id="35" w:author="Felipe Neiva Mundim" w:date="2020-10-30T11:10:00Z"/>
        </w:rPr>
      </w:pPr>
      <w:ins w:id="36" w:author="Felipe Neiva Mundim" w:date="2020-10-30T11:12:00Z">
        <w:r>
          <w:fldChar w:fldCharType="end"/>
        </w:r>
      </w:ins>
      <w:ins w:id="37" w:author="Felipe Neiva Mundim" w:date="2020-10-30T11:10:00Z">
        <w:r>
          <w:br w:type="page"/>
        </w:r>
      </w:ins>
    </w:p>
    <w:p w14:paraId="786CF317" w14:textId="6BB58488" w:rsidR="009B512C" w:rsidRDefault="009B512C" w:rsidP="009B512C">
      <w:pPr>
        <w:spacing w:before="120" w:after="120" w:line="360" w:lineRule="auto"/>
        <w:jc w:val="center"/>
        <w:rPr>
          <w:ins w:id="38" w:author="Felipe Neiva Mundim" w:date="2020-10-30T11:14:00Z"/>
          <w:b/>
        </w:rPr>
      </w:pPr>
      <w:ins w:id="39" w:author="Felipe Neiva Mundim" w:date="2020-10-30T11:10:00Z">
        <w:r w:rsidRPr="009B512C">
          <w:rPr>
            <w:b/>
          </w:rPr>
          <w:lastRenderedPageBreak/>
          <w:t>LISTA DE GRÁFICOS</w:t>
        </w:r>
      </w:ins>
    </w:p>
    <w:p w14:paraId="2DAA3FBB" w14:textId="77777777" w:rsidR="009B512C" w:rsidRPr="009B512C" w:rsidRDefault="009B512C" w:rsidP="009B512C">
      <w:pPr>
        <w:spacing w:before="120" w:after="120" w:line="360" w:lineRule="auto"/>
        <w:jc w:val="center"/>
        <w:rPr>
          <w:ins w:id="40" w:author="Felipe Neiva Mundim" w:date="2020-10-30T11:13:00Z"/>
          <w:b/>
        </w:rPr>
      </w:pPr>
    </w:p>
    <w:p w14:paraId="0EB342D3" w14:textId="5B756D38" w:rsidR="009B512C" w:rsidRPr="009B512C" w:rsidRDefault="009B512C" w:rsidP="009B512C">
      <w:pPr>
        <w:pStyle w:val="ndicedeilustraes"/>
        <w:tabs>
          <w:tab w:val="right" w:leader="dot" w:pos="9060"/>
        </w:tabs>
        <w:spacing w:line="360" w:lineRule="auto"/>
        <w:rPr>
          <w:ins w:id="41" w:author="Felipe Neiva Mundim" w:date="2020-10-30T11:13:00Z"/>
          <w:rFonts w:asciiTheme="minorHAnsi" w:eastAsiaTheme="minorEastAsia" w:hAnsiTheme="minorHAnsi"/>
          <w:noProof/>
          <w:sz w:val="22"/>
          <w:lang w:eastAsia="pt-BR"/>
        </w:rPr>
      </w:pPr>
      <w:ins w:id="42" w:author="Felipe Neiva Mundim" w:date="2020-10-30T11:13:00Z">
        <w:r w:rsidRPr="009B512C">
          <w:fldChar w:fldCharType="begin"/>
        </w:r>
        <w:r w:rsidRPr="009B512C">
          <w:instrText xml:space="preserve"> TOC \h \z \c "Gráfico" </w:instrText>
        </w:r>
      </w:ins>
      <w:r w:rsidRPr="009B512C">
        <w:fldChar w:fldCharType="separate"/>
      </w:r>
      <w:ins w:id="43" w:author="Felipe Neiva Mundim" w:date="2020-10-30T11:13:00Z">
        <w:r w:rsidRPr="009B512C">
          <w:rPr>
            <w:rStyle w:val="Hyperlink"/>
            <w:noProof/>
          </w:rPr>
          <w:fldChar w:fldCharType="begin"/>
        </w:r>
        <w:r w:rsidRPr="009B512C">
          <w:rPr>
            <w:rStyle w:val="Hyperlink"/>
            <w:noProof/>
          </w:rPr>
          <w:instrText xml:space="preserve"> </w:instrText>
        </w:r>
        <w:r w:rsidRPr="009B512C">
          <w:rPr>
            <w:noProof/>
          </w:rPr>
          <w:instrText>HYPERLINK \l "_Toc54948847"</w:instrText>
        </w:r>
        <w:r w:rsidRPr="009B512C">
          <w:rPr>
            <w:rStyle w:val="Hyperlink"/>
            <w:noProof/>
          </w:rPr>
          <w:instrText xml:space="preserve"> </w:instrText>
        </w:r>
        <w:r w:rsidRPr="009B512C">
          <w:rPr>
            <w:rStyle w:val="Hyperlink"/>
            <w:noProof/>
          </w:rPr>
          <w:fldChar w:fldCharType="separate"/>
        </w:r>
        <w:r w:rsidRPr="009B512C">
          <w:rPr>
            <w:rStyle w:val="Hyperlink"/>
            <w:noProof/>
          </w:rPr>
          <w:t>Gráfico 1 - Notificações mensais de atos de concentração no Cade (Jan/2015 a Jun/2020)</w:t>
        </w:r>
        <w:r w:rsidRPr="009B512C">
          <w:rPr>
            <w:noProof/>
            <w:webHidden/>
          </w:rPr>
          <w:tab/>
        </w:r>
        <w:r w:rsidRPr="009B512C">
          <w:rPr>
            <w:noProof/>
            <w:webHidden/>
          </w:rPr>
          <w:fldChar w:fldCharType="begin"/>
        </w:r>
        <w:r w:rsidRPr="009B512C">
          <w:rPr>
            <w:noProof/>
            <w:webHidden/>
          </w:rPr>
          <w:instrText xml:space="preserve"> PAGEREF _Toc54948847 \h </w:instrText>
        </w:r>
      </w:ins>
      <w:r w:rsidRPr="009B512C">
        <w:rPr>
          <w:noProof/>
          <w:webHidden/>
        </w:rPr>
      </w:r>
      <w:r w:rsidRPr="009B512C">
        <w:rPr>
          <w:noProof/>
          <w:webHidden/>
        </w:rPr>
        <w:fldChar w:fldCharType="separate"/>
      </w:r>
      <w:ins w:id="44" w:author="Felipe Neiva Mundim" w:date="2020-10-30T11:13:00Z">
        <w:r w:rsidRPr="009B512C">
          <w:rPr>
            <w:noProof/>
            <w:webHidden/>
          </w:rPr>
          <w:t>41</w:t>
        </w:r>
        <w:r w:rsidRPr="009B512C">
          <w:rPr>
            <w:noProof/>
            <w:webHidden/>
          </w:rPr>
          <w:fldChar w:fldCharType="end"/>
        </w:r>
        <w:r w:rsidRPr="009B512C">
          <w:rPr>
            <w:rStyle w:val="Hyperlink"/>
            <w:noProof/>
          </w:rPr>
          <w:fldChar w:fldCharType="end"/>
        </w:r>
      </w:ins>
    </w:p>
    <w:p w14:paraId="0E175A5E" w14:textId="5C41742B" w:rsidR="009B512C" w:rsidRPr="009B512C" w:rsidRDefault="009B512C" w:rsidP="009B512C">
      <w:pPr>
        <w:pStyle w:val="ndicedeilustraes"/>
        <w:tabs>
          <w:tab w:val="right" w:leader="dot" w:pos="9060"/>
        </w:tabs>
        <w:spacing w:line="360" w:lineRule="auto"/>
        <w:rPr>
          <w:ins w:id="45" w:author="Felipe Neiva Mundim" w:date="2020-10-30T11:13:00Z"/>
          <w:rFonts w:asciiTheme="minorHAnsi" w:eastAsiaTheme="minorEastAsia" w:hAnsiTheme="minorHAnsi"/>
          <w:noProof/>
          <w:sz w:val="22"/>
          <w:lang w:eastAsia="pt-BR"/>
        </w:rPr>
      </w:pPr>
      <w:ins w:id="46" w:author="Felipe Neiva Mundim" w:date="2020-10-30T11:13:00Z">
        <w:r w:rsidRPr="009B512C">
          <w:rPr>
            <w:rStyle w:val="Hyperlink"/>
            <w:noProof/>
          </w:rPr>
          <w:fldChar w:fldCharType="begin"/>
        </w:r>
        <w:r w:rsidRPr="009B512C">
          <w:rPr>
            <w:rStyle w:val="Hyperlink"/>
            <w:noProof/>
          </w:rPr>
          <w:instrText xml:space="preserve"> </w:instrText>
        </w:r>
        <w:r w:rsidRPr="009B512C">
          <w:rPr>
            <w:noProof/>
          </w:rPr>
          <w:instrText>HYPERLINK \l "_Toc54948848"</w:instrText>
        </w:r>
        <w:r w:rsidRPr="009B512C">
          <w:rPr>
            <w:rStyle w:val="Hyperlink"/>
            <w:noProof/>
          </w:rPr>
          <w:instrText xml:space="preserve"> </w:instrText>
        </w:r>
        <w:r w:rsidRPr="009B512C">
          <w:rPr>
            <w:rStyle w:val="Hyperlink"/>
            <w:noProof/>
          </w:rPr>
          <w:fldChar w:fldCharType="separate"/>
        </w:r>
        <w:r w:rsidRPr="009B512C">
          <w:rPr>
            <w:rStyle w:val="Hyperlink"/>
            <w:noProof/>
          </w:rPr>
          <w:t>Gráfico 2 - RMSE (Dez/2017 a Jun/2020)</w:t>
        </w:r>
        <w:r w:rsidRPr="009B512C">
          <w:rPr>
            <w:noProof/>
            <w:webHidden/>
          </w:rPr>
          <w:tab/>
        </w:r>
        <w:r w:rsidRPr="009B512C">
          <w:rPr>
            <w:noProof/>
            <w:webHidden/>
          </w:rPr>
          <w:fldChar w:fldCharType="begin"/>
        </w:r>
        <w:r w:rsidRPr="009B512C">
          <w:rPr>
            <w:noProof/>
            <w:webHidden/>
          </w:rPr>
          <w:instrText xml:space="preserve"> PAGEREF _Toc54948848 \h </w:instrText>
        </w:r>
      </w:ins>
      <w:r w:rsidRPr="009B512C">
        <w:rPr>
          <w:noProof/>
          <w:webHidden/>
        </w:rPr>
      </w:r>
      <w:r w:rsidRPr="009B512C">
        <w:rPr>
          <w:noProof/>
          <w:webHidden/>
        </w:rPr>
        <w:fldChar w:fldCharType="separate"/>
      </w:r>
      <w:ins w:id="47" w:author="Felipe Neiva Mundim" w:date="2020-10-30T11:13:00Z">
        <w:r w:rsidRPr="009B512C">
          <w:rPr>
            <w:noProof/>
            <w:webHidden/>
          </w:rPr>
          <w:t>49</w:t>
        </w:r>
        <w:r w:rsidRPr="009B512C">
          <w:rPr>
            <w:noProof/>
            <w:webHidden/>
          </w:rPr>
          <w:fldChar w:fldCharType="end"/>
        </w:r>
        <w:r w:rsidRPr="009B512C">
          <w:rPr>
            <w:rStyle w:val="Hyperlink"/>
            <w:noProof/>
          </w:rPr>
          <w:fldChar w:fldCharType="end"/>
        </w:r>
      </w:ins>
    </w:p>
    <w:p w14:paraId="30F28717" w14:textId="654A4BA1" w:rsidR="009B512C" w:rsidRPr="009B512C" w:rsidRDefault="009B512C" w:rsidP="009B512C">
      <w:pPr>
        <w:pStyle w:val="ndicedeilustraes"/>
        <w:tabs>
          <w:tab w:val="right" w:leader="dot" w:pos="9060"/>
        </w:tabs>
        <w:spacing w:line="360" w:lineRule="auto"/>
        <w:rPr>
          <w:ins w:id="48" w:author="Felipe Neiva Mundim" w:date="2020-10-30T11:13:00Z"/>
          <w:rFonts w:asciiTheme="minorHAnsi" w:eastAsiaTheme="minorEastAsia" w:hAnsiTheme="minorHAnsi"/>
          <w:noProof/>
          <w:sz w:val="22"/>
          <w:lang w:eastAsia="pt-BR"/>
        </w:rPr>
      </w:pPr>
      <w:ins w:id="49" w:author="Felipe Neiva Mundim" w:date="2020-10-30T11:13:00Z">
        <w:r w:rsidRPr="009B512C">
          <w:rPr>
            <w:rStyle w:val="Hyperlink"/>
            <w:noProof/>
          </w:rPr>
          <w:fldChar w:fldCharType="begin"/>
        </w:r>
        <w:r w:rsidRPr="009B512C">
          <w:rPr>
            <w:rStyle w:val="Hyperlink"/>
            <w:noProof/>
          </w:rPr>
          <w:instrText xml:space="preserve"> </w:instrText>
        </w:r>
        <w:r w:rsidRPr="009B512C">
          <w:rPr>
            <w:noProof/>
          </w:rPr>
          <w:instrText>HYPERLINK \l "_Toc54948849"</w:instrText>
        </w:r>
        <w:r w:rsidRPr="009B512C">
          <w:rPr>
            <w:rStyle w:val="Hyperlink"/>
            <w:noProof/>
          </w:rPr>
          <w:instrText xml:space="preserve"> </w:instrText>
        </w:r>
        <w:r w:rsidRPr="009B512C">
          <w:rPr>
            <w:rStyle w:val="Hyperlink"/>
            <w:noProof/>
          </w:rPr>
          <w:fldChar w:fldCharType="separate"/>
        </w:r>
        <w:r w:rsidRPr="009B512C">
          <w:rPr>
            <w:rStyle w:val="Hyperlink"/>
            <w:noProof/>
          </w:rPr>
          <w:t>Gráfico 3 - ARMSE  (Dez/2017 a Jun/2020)</w:t>
        </w:r>
        <w:r w:rsidRPr="009B512C">
          <w:rPr>
            <w:noProof/>
            <w:webHidden/>
          </w:rPr>
          <w:tab/>
        </w:r>
        <w:r w:rsidRPr="009B512C">
          <w:rPr>
            <w:noProof/>
            <w:webHidden/>
          </w:rPr>
          <w:fldChar w:fldCharType="begin"/>
        </w:r>
        <w:r w:rsidRPr="009B512C">
          <w:rPr>
            <w:noProof/>
            <w:webHidden/>
          </w:rPr>
          <w:instrText xml:space="preserve"> PAGEREF _Toc54948849 \h </w:instrText>
        </w:r>
      </w:ins>
      <w:r w:rsidRPr="009B512C">
        <w:rPr>
          <w:noProof/>
          <w:webHidden/>
        </w:rPr>
      </w:r>
      <w:r w:rsidRPr="009B512C">
        <w:rPr>
          <w:noProof/>
          <w:webHidden/>
        </w:rPr>
        <w:fldChar w:fldCharType="separate"/>
      </w:r>
      <w:ins w:id="50" w:author="Felipe Neiva Mundim" w:date="2020-10-30T11:13:00Z">
        <w:r w:rsidRPr="009B512C">
          <w:rPr>
            <w:noProof/>
            <w:webHidden/>
          </w:rPr>
          <w:t>50</w:t>
        </w:r>
        <w:r w:rsidRPr="009B512C">
          <w:rPr>
            <w:noProof/>
            <w:webHidden/>
          </w:rPr>
          <w:fldChar w:fldCharType="end"/>
        </w:r>
        <w:r w:rsidRPr="009B512C">
          <w:rPr>
            <w:rStyle w:val="Hyperlink"/>
            <w:noProof/>
          </w:rPr>
          <w:fldChar w:fldCharType="end"/>
        </w:r>
      </w:ins>
    </w:p>
    <w:p w14:paraId="63354702" w14:textId="3A7BFAC2" w:rsidR="009B512C" w:rsidRPr="009B512C" w:rsidRDefault="009B512C" w:rsidP="009B512C">
      <w:pPr>
        <w:pStyle w:val="ndicedeilustraes"/>
        <w:tabs>
          <w:tab w:val="right" w:leader="dot" w:pos="9060"/>
        </w:tabs>
        <w:spacing w:line="360" w:lineRule="auto"/>
        <w:rPr>
          <w:ins w:id="51" w:author="Felipe Neiva Mundim" w:date="2020-10-30T11:13:00Z"/>
          <w:rFonts w:asciiTheme="minorHAnsi" w:eastAsiaTheme="minorEastAsia" w:hAnsiTheme="minorHAnsi"/>
          <w:noProof/>
          <w:sz w:val="22"/>
          <w:lang w:eastAsia="pt-BR"/>
        </w:rPr>
      </w:pPr>
      <w:ins w:id="52" w:author="Felipe Neiva Mundim" w:date="2020-10-30T11:13:00Z">
        <w:r w:rsidRPr="009B512C">
          <w:rPr>
            <w:rStyle w:val="Hyperlink"/>
            <w:noProof/>
          </w:rPr>
          <w:fldChar w:fldCharType="begin"/>
        </w:r>
        <w:r w:rsidRPr="009B512C">
          <w:rPr>
            <w:rStyle w:val="Hyperlink"/>
            <w:noProof/>
          </w:rPr>
          <w:instrText xml:space="preserve"> </w:instrText>
        </w:r>
        <w:r w:rsidRPr="009B512C">
          <w:rPr>
            <w:noProof/>
          </w:rPr>
          <w:instrText>HYPERLINK \l "_Toc54948850"</w:instrText>
        </w:r>
        <w:r w:rsidRPr="009B512C">
          <w:rPr>
            <w:rStyle w:val="Hyperlink"/>
            <w:noProof/>
          </w:rPr>
          <w:instrText xml:space="preserve"> </w:instrText>
        </w:r>
        <w:r w:rsidRPr="009B512C">
          <w:rPr>
            <w:rStyle w:val="Hyperlink"/>
            <w:noProof/>
          </w:rPr>
          <w:fldChar w:fldCharType="separate"/>
        </w:r>
        <w:r w:rsidRPr="009B512C">
          <w:rPr>
            <w:rStyle w:val="Hyperlink"/>
            <w:noProof/>
          </w:rPr>
          <w:t>Gráfico 4 - ARMSE - M01 vs. M09  (Dez/2017 a Jun/2020)</w:t>
        </w:r>
        <w:r w:rsidRPr="009B512C">
          <w:rPr>
            <w:noProof/>
            <w:webHidden/>
          </w:rPr>
          <w:tab/>
        </w:r>
        <w:r w:rsidRPr="009B512C">
          <w:rPr>
            <w:noProof/>
            <w:webHidden/>
          </w:rPr>
          <w:fldChar w:fldCharType="begin"/>
        </w:r>
        <w:r w:rsidRPr="009B512C">
          <w:rPr>
            <w:noProof/>
            <w:webHidden/>
          </w:rPr>
          <w:instrText xml:space="preserve"> PAGEREF _Toc54948850 \h </w:instrText>
        </w:r>
      </w:ins>
      <w:r w:rsidRPr="009B512C">
        <w:rPr>
          <w:noProof/>
          <w:webHidden/>
        </w:rPr>
      </w:r>
      <w:r w:rsidRPr="009B512C">
        <w:rPr>
          <w:noProof/>
          <w:webHidden/>
        </w:rPr>
        <w:fldChar w:fldCharType="separate"/>
      </w:r>
      <w:ins w:id="53" w:author="Felipe Neiva Mundim" w:date="2020-10-30T11:13:00Z">
        <w:r w:rsidRPr="009B512C">
          <w:rPr>
            <w:noProof/>
            <w:webHidden/>
          </w:rPr>
          <w:t>51</w:t>
        </w:r>
        <w:r w:rsidRPr="009B512C">
          <w:rPr>
            <w:noProof/>
            <w:webHidden/>
          </w:rPr>
          <w:fldChar w:fldCharType="end"/>
        </w:r>
        <w:r w:rsidRPr="009B512C">
          <w:rPr>
            <w:rStyle w:val="Hyperlink"/>
            <w:noProof/>
          </w:rPr>
          <w:fldChar w:fldCharType="end"/>
        </w:r>
      </w:ins>
    </w:p>
    <w:p w14:paraId="0DF206C6" w14:textId="7E4DF451" w:rsidR="009B512C" w:rsidRPr="009B512C" w:rsidRDefault="009B512C" w:rsidP="009B512C">
      <w:pPr>
        <w:pStyle w:val="ndicedeilustraes"/>
        <w:tabs>
          <w:tab w:val="right" w:leader="dot" w:pos="9060"/>
        </w:tabs>
        <w:spacing w:line="360" w:lineRule="auto"/>
        <w:rPr>
          <w:ins w:id="54" w:author="Felipe Neiva Mundim" w:date="2020-10-30T11:13:00Z"/>
          <w:rFonts w:asciiTheme="minorHAnsi" w:eastAsiaTheme="minorEastAsia" w:hAnsiTheme="minorHAnsi"/>
          <w:noProof/>
          <w:sz w:val="22"/>
          <w:lang w:eastAsia="pt-BR"/>
        </w:rPr>
      </w:pPr>
      <w:ins w:id="55" w:author="Felipe Neiva Mundim" w:date="2020-10-30T11:13:00Z">
        <w:r w:rsidRPr="009B512C">
          <w:rPr>
            <w:rStyle w:val="Hyperlink"/>
            <w:noProof/>
          </w:rPr>
          <w:fldChar w:fldCharType="begin"/>
        </w:r>
        <w:r w:rsidRPr="009B512C">
          <w:rPr>
            <w:rStyle w:val="Hyperlink"/>
            <w:noProof/>
          </w:rPr>
          <w:instrText xml:space="preserve"> </w:instrText>
        </w:r>
        <w:r w:rsidRPr="009B512C">
          <w:rPr>
            <w:noProof/>
          </w:rPr>
          <w:instrText>HYPERLINK \l "_Toc54948851"</w:instrText>
        </w:r>
        <w:r w:rsidRPr="009B512C">
          <w:rPr>
            <w:rStyle w:val="Hyperlink"/>
            <w:noProof/>
          </w:rPr>
          <w:instrText xml:space="preserve"> </w:instrText>
        </w:r>
        <w:r w:rsidRPr="009B512C">
          <w:rPr>
            <w:rStyle w:val="Hyperlink"/>
            <w:noProof/>
          </w:rPr>
          <w:fldChar w:fldCharType="separate"/>
        </w:r>
        <w:r w:rsidRPr="009B512C">
          <w:rPr>
            <w:rStyle w:val="Hyperlink"/>
            <w:noProof/>
          </w:rPr>
          <w:t>Gráfico 5 - Número de notificações de AC no Cade - Dados mensais  (Jan/2015 a Jun/2021)</w:t>
        </w:r>
        <w:r w:rsidRPr="009B512C">
          <w:rPr>
            <w:noProof/>
            <w:webHidden/>
          </w:rPr>
          <w:tab/>
        </w:r>
        <w:r w:rsidRPr="009B512C">
          <w:rPr>
            <w:noProof/>
            <w:webHidden/>
          </w:rPr>
          <w:fldChar w:fldCharType="begin"/>
        </w:r>
        <w:r w:rsidRPr="009B512C">
          <w:rPr>
            <w:noProof/>
            <w:webHidden/>
          </w:rPr>
          <w:instrText xml:space="preserve"> PAGEREF _Toc54948851 \h </w:instrText>
        </w:r>
      </w:ins>
      <w:r w:rsidRPr="009B512C">
        <w:rPr>
          <w:noProof/>
          <w:webHidden/>
        </w:rPr>
      </w:r>
      <w:r w:rsidRPr="009B512C">
        <w:rPr>
          <w:noProof/>
          <w:webHidden/>
        </w:rPr>
        <w:fldChar w:fldCharType="separate"/>
      </w:r>
      <w:ins w:id="56" w:author="Felipe Neiva Mundim" w:date="2020-10-30T11:13:00Z">
        <w:r w:rsidRPr="009B512C">
          <w:rPr>
            <w:noProof/>
            <w:webHidden/>
          </w:rPr>
          <w:t>52</w:t>
        </w:r>
        <w:r w:rsidRPr="009B512C">
          <w:rPr>
            <w:noProof/>
            <w:webHidden/>
          </w:rPr>
          <w:fldChar w:fldCharType="end"/>
        </w:r>
        <w:r w:rsidRPr="009B512C">
          <w:rPr>
            <w:rStyle w:val="Hyperlink"/>
            <w:noProof/>
          </w:rPr>
          <w:fldChar w:fldCharType="end"/>
        </w:r>
      </w:ins>
    </w:p>
    <w:p w14:paraId="18FA94C0" w14:textId="5635F16E" w:rsidR="009B512C" w:rsidRPr="009B512C" w:rsidRDefault="009B512C" w:rsidP="009B512C">
      <w:pPr>
        <w:pStyle w:val="ndicedeilustraes"/>
        <w:tabs>
          <w:tab w:val="right" w:leader="dot" w:pos="9060"/>
        </w:tabs>
        <w:spacing w:line="360" w:lineRule="auto"/>
        <w:rPr>
          <w:ins w:id="57" w:author="Felipe Neiva Mundim" w:date="2020-10-30T11:13:00Z"/>
          <w:rFonts w:asciiTheme="minorHAnsi" w:eastAsiaTheme="minorEastAsia" w:hAnsiTheme="minorHAnsi"/>
          <w:noProof/>
          <w:sz w:val="22"/>
          <w:lang w:eastAsia="pt-BR"/>
        </w:rPr>
      </w:pPr>
      <w:ins w:id="58" w:author="Felipe Neiva Mundim" w:date="2020-10-30T11:13:00Z">
        <w:r w:rsidRPr="009B512C">
          <w:rPr>
            <w:rStyle w:val="Hyperlink"/>
            <w:noProof/>
          </w:rPr>
          <w:fldChar w:fldCharType="begin"/>
        </w:r>
        <w:r w:rsidRPr="009B512C">
          <w:rPr>
            <w:rStyle w:val="Hyperlink"/>
            <w:noProof/>
          </w:rPr>
          <w:instrText xml:space="preserve"> </w:instrText>
        </w:r>
        <w:r w:rsidRPr="009B512C">
          <w:rPr>
            <w:noProof/>
          </w:rPr>
          <w:instrText>HYPERLINK \l "_Toc54948852"</w:instrText>
        </w:r>
        <w:r w:rsidRPr="009B512C">
          <w:rPr>
            <w:rStyle w:val="Hyperlink"/>
            <w:noProof/>
          </w:rPr>
          <w:instrText xml:space="preserve"> </w:instrText>
        </w:r>
        <w:r w:rsidRPr="009B512C">
          <w:rPr>
            <w:rStyle w:val="Hyperlink"/>
            <w:noProof/>
          </w:rPr>
          <w:fldChar w:fldCharType="separate"/>
        </w:r>
        <w:r w:rsidRPr="009B512C">
          <w:rPr>
            <w:rStyle w:val="Hyperlink"/>
            <w:noProof/>
          </w:rPr>
          <w:t>Gráfico 6 - Número de notificações de AC no Cade</w:t>
        </w:r>
        <w:r w:rsidRPr="009B512C">
          <w:rPr>
            <w:noProof/>
            <w:webHidden/>
          </w:rPr>
          <w:tab/>
        </w:r>
        <w:r w:rsidRPr="009B512C">
          <w:rPr>
            <w:noProof/>
            <w:webHidden/>
          </w:rPr>
          <w:fldChar w:fldCharType="begin"/>
        </w:r>
        <w:r w:rsidRPr="009B512C">
          <w:rPr>
            <w:noProof/>
            <w:webHidden/>
          </w:rPr>
          <w:instrText xml:space="preserve"> PAGEREF _Toc54948852 \h </w:instrText>
        </w:r>
      </w:ins>
      <w:r w:rsidRPr="009B512C">
        <w:rPr>
          <w:noProof/>
          <w:webHidden/>
        </w:rPr>
      </w:r>
      <w:r w:rsidRPr="009B512C">
        <w:rPr>
          <w:noProof/>
          <w:webHidden/>
        </w:rPr>
        <w:fldChar w:fldCharType="separate"/>
      </w:r>
      <w:ins w:id="59" w:author="Felipe Neiva Mundim" w:date="2020-10-30T11:13:00Z">
        <w:r w:rsidRPr="009B512C">
          <w:rPr>
            <w:noProof/>
            <w:webHidden/>
          </w:rPr>
          <w:t>53</w:t>
        </w:r>
        <w:r w:rsidRPr="009B512C">
          <w:rPr>
            <w:noProof/>
            <w:webHidden/>
          </w:rPr>
          <w:fldChar w:fldCharType="end"/>
        </w:r>
        <w:r w:rsidRPr="009B512C">
          <w:rPr>
            <w:rStyle w:val="Hyperlink"/>
            <w:noProof/>
          </w:rPr>
          <w:fldChar w:fldCharType="end"/>
        </w:r>
      </w:ins>
    </w:p>
    <w:p w14:paraId="7DFEC894" w14:textId="3C584161" w:rsidR="00CB057B" w:rsidRDefault="009B512C" w:rsidP="009B512C">
      <w:pPr>
        <w:spacing w:before="120" w:after="120" w:line="360" w:lineRule="auto"/>
        <w:rPr>
          <w:ins w:id="60" w:author="Felipe Neiva Mundim" w:date="2020-10-30T11:10:00Z"/>
        </w:rPr>
      </w:pPr>
      <w:ins w:id="61" w:author="Felipe Neiva Mundim" w:date="2020-10-30T11:13:00Z">
        <w:r w:rsidRPr="009B512C">
          <w:fldChar w:fldCharType="end"/>
        </w:r>
      </w:ins>
      <w:ins w:id="62" w:author="Felipe Neiva Mundim" w:date="2020-10-30T11:10:00Z">
        <w:r w:rsidR="00CB057B">
          <w:br w:type="page"/>
        </w:r>
      </w:ins>
    </w:p>
    <w:p w14:paraId="47118C64" w14:textId="1ECB155C" w:rsidR="00A17850" w:rsidRDefault="009B512C" w:rsidP="009B512C">
      <w:pPr>
        <w:spacing w:before="120" w:after="120" w:line="360" w:lineRule="auto"/>
        <w:jc w:val="center"/>
        <w:rPr>
          <w:ins w:id="63" w:author="Felipe Neiva Mundim" w:date="2020-10-30T11:23:00Z"/>
          <w:b/>
        </w:rPr>
      </w:pPr>
      <w:ins w:id="64" w:author="Felipe Neiva Mundim" w:date="2020-10-30T11:10:00Z">
        <w:r w:rsidRPr="009B512C">
          <w:rPr>
            <w:b/>
          </w:rPr>
          <w:lastRenderedPageBreak/>
          <w:t>LISTA DE ABREVIATURAS E SIGLAS</w:t>
        </w:r>
      </w:ins>
    </w:p>
    <w:p w14:paraId="6FFF393E" w14:textId="77777777" w:rsidR="009B512C" w:rsidRPr="009B512C" w:rsidRDefault="009B512C" w:rsidP="009B512C">
      <w:pPr>
        <w:spacing w:before="120" w:after="120" w:line="360" w:lineRule="auto"/>
        <w:jc w:val="center"/>
        <w:rPr>
          <w:ins w:id="65" w:author="Felipe Neiva Mundim" w:date="2020-10-30T11:09:00Z"/>
          <w:b/>
        </w:rPr>
      </w:pPr>
    </w:p>
    <w:p w14:paraId="2D9CD57B" w14:textId="77777777" w:rsidR="009B512C" w:rsidRPr="00C403AF" w:rsidRDefault="009B512C" w:rsidP="009B512C">
      <w:pPr>
        <w:spacing w:after="0" w:line="360" w:lineRule="auto"/>
        <w:rPr>
          <w:ins w:id="66" w:author="Felipe Neiva Mundim" w:date="2020-10-30T11:22:00Z"/>
        </w:rPr>
      </w:pPr>
      <w:ins w:id="67" w:author="Felipe Neiva Mundim" w:date="2020-10-30T11:22:00Z">
        <w:r w:rsidRPr="00C403AF">
          <w:t>AC – Ato de Concentração</w:t>
        </w:r>
      </w:ins>
    </w:p>
    <w:p w14:paraId="74B69570" w14:textId="11631DC5" w:rsidR="009B512C" w:rsidRPr="00C403AF" w:rsidRDefault="009B512C" w:rsidP="009B512C">
      <w:pPr>
        <w:spacing w:after="0" w:line="360" w:lineRule="auto"/>
        <w:rPr>
          <w:ins w:id="68" w:author="Felipe Neiva Mundim" w:date="2020-10-30T11:22:00Z"/>
          <w:lang w:val="en-US"/>
        </w:rPr>
      </w:pPr>
      <w:ins w:id="69" w:author="Felipe Neiva Mundim" w:date="2020-10-30T11:22:00Z">
        <w:r w:rsidRPr="009B512C">
          <w:rPr>
            <w:lang w:val="en-US"/>
          </w:rPr>
          <w:t xml:space="preserve">ADF – </w:t>
        </w:r>
        <w:r w:rsidR="00C403AF">
          <w:rPr>
            <w:i/>
            <w:lang w:val="en-US"/>
          </w:rPr>
          <w:t>Augmented Dickey-</w:t>
        </w:r>
        <w:r w:rsidRPr="009B512C">
          <w:rPr>
            <w:i/>
            <w:lang w:val="en-US"/>
          </w:rPr>
          <w:t>Fuller</w:t>
        </w:r>
      </w:ins>
      <w:ins w:id="70" w:author="Felipe Neiva Mundim" w:date="2020-10-30T11:36:00Z">
        <w:r w:rsidR="00C403AF">
          <w:rPr>
            <w:i/>
            <w:lang w:val="en-US"/>
          </w:rPr>
          <w:t xml:space="preserve"> </w:t>
        </w:r>
        <w:r w:rsidR="00C403AF">
          <w:rPr>
            <w:lang w:val="en-US"/>
          </w:rPr>
          <w:t xml:space="preserve">(Dickey-Fuller </w:t>
        </w:r>
        <w:proofErr w:type="spellStart"/>
        <w:r w:rsidR="00C403AF">
          <w:rPr>
            <w:lang w:val="en-US"/>
          </w:rPr>
          <w:t>Aumentado</w:t>
        </w:r>
        <w:proofErr w:type="spellEnd"/>
        <w:r w:rsidR="00C403AF">
          <w:rPr>
            <w:lang w:val="en-US"/>
          </w:rPr>
          <w:t>)</w:t>
        </w:r>
      </w:ins>
    </w:p>
    <w:p w14:paraId="1B8FEE03" w14:textId="29BB0E80" w:rsidR="009B512C" w:rsidRPr="00C403AF" w:rsidRDefault="009B512C" w:rsidP="009B512C">
      <w:pPr>
        <w:spacing w:after="0" w:line="360" w:lineRule="auto"/>
        <w:rPr>
          <w:ins w:id="71" w:author="Felipe Neiva Mundim" w:date="2020-10-30T11:22:00Z"/>
        </w:rPr>
      </w:pPr>
      <w:ins w:id="72" w:author="Felipe Neiva Mundim" w:date="2020-10-30T11:22:00Z">
        <w:r w:rsidRPr="00C403AF">
          <w:t xml:space="preserve">API – </w:t>
        </w:r>
        <w:proofErr w:type="spellStart"/>
        <w:r w:rsidRPr="00C403AF">
          <w:rPr>
            <w:i/>
          </w:rPr>
          <w:t>Application</w:t>
        </w:r>
        <w:proofErr w:type="spellEnd"/>
        <w:r w:rsidRPr="00C403AF">
          <w:rPr>
            <w:i/>
          </w:rPr>
          <w:t xml:space="preserve"> </w:t>
        </w:r>
        <w:proofErr w:type="spellStart"/>
        <w:r w:rsidRPr="00C403AF">
          <w:rPr>
            <w:i/>
          </w:rPr>
          <w:t>Programming</w:t>
        </w:r>
        <w:proofErr w:type="spellEnd"/>
        <w:r w:rsidRPr="00C403AF">
          <w:rPr>
            <w:i/>
          </w:rPr>
          <w:t xml:space="preserve"> Interface</w:t>
        </w:r>
      </w:ins>
      <w:ins w:id="73" w:author="Felipe Neiva Mundim" w:date="2020-10-30T11:36:00Z">
        <w:r w:rsidR="00C403AF" w:rsidRPr="00C403AF">
          <w:rPr>
            <w:i/>
          </w:rPr>
          <w:t xml:space="preserve"> </w:t>
        </w:r>
        <w:r w:rsidR="00C403AF">
          <w:t>(I</w:t>
        </w:r>
        <w:r w:rsidR="00C403AF" w:rsidRPr="00C403AF">
          <w:t>nterface de Programação de Aplicações</w:t>
        </w:r>
        <w:r w:rsidR="00C403AF">
          <w:t>)</w:t>
        </w:r>
      </w:ins>
    </w:p>
    <w:p w14:paraId="7BAABA89" w14:textId="77777777" w:rsidR="009B512C" w:rsidRPr="009B512C" w:rsidRDefault="009B512C" w:rsidP="009B512C">
      <w:pPr>
        <w:spacing w:after="0" w:line="360" w:lineRule="auto"/>
        <w:rPr>
          <w:ins w:id="74" w:author="Felipe Neiva Mundim" w:date="2020-10-30T11:22:00Z"/>
        </w:rPr>
      </w:pPr>
      <w:ins w:id="75" w:author="Felipe Neiva Mundim" w:date="2020-10-30T11:22:00Z">
        <w:r w:rsidRPr="009B512C">
          <w:t>AR – Autorregressivo</w:t>
        </w:r>
      </w:ins>
    </w:p>
    <w:p w14:paraId="5FC3049E" w14:textId="40CEA3B0" w:rsidR="009B512C" w:rsidRPr="00C403AF" w:rsidRDefault="009B512C" w:rsidP="009B512C">
      <w:pPr>
        <w:spacing w:after="0" w:line="360" w:lineRule="auto"/>
        <w:rPr>
          <w:ins w:id="76" w:author="Felipe Neiva Mundim" w:date="2020-10-30T11:22:00Z"/>
        </w:rPr>
      </w:pPr>
      <w:ins w:id="77" w:author="Felipe Neiva Mundim" w:date="2020-10-30T11:22:00Z">
        <w:r w:rsidRPr="009B512C">
          <w:t xml:space="preserve">ARDL – </w:t>
        </w:r>
        <w:proofErr w:type="spellStart"/>
        <w:r w:rsidRPr="009B512C">
          <w:rPr>
            <w:i/>
          </w:rPr>
          <w:t>Autoregressive</w:t>
        </w:r>
        <w:proofErr w:type="spellEnd"/>
        <w:r w:rsidRPr="009B512C">
          <w:rPr>
            <w:i/>
          </w:rPr>
          <w:t xml:space="preserve"> </w:t>
        </w:r>
        <w:proofErr w:type="spellStart"/>
        <w:r w:rsidRPr="009B512C">
          <w:rPr>
            <w:i/>
          </w:rPr>
          <w:t>Distributed</w:t>
        </w:r>
        <w:proofErr w:type="spellEnd"/>
        <w:r w:rsidRPr="009B512C">
          <w:rPr>
            <w:i/>
          </w:rPr>
          <w:t xml:space="preserve"> </w:t>
        </w:r>
        <w:proofErr w:type="spellStart"/>
        <w:r w:rsidRPr="009B512C">
          <w:rPr>
            <w:i/>
          </w:rPr>
          <w:t>Lag</w:t>
        </w:r>
      </w:ins>
      <w:proofErr w:type="spellEnd"/>
      <w:ins w:id="78" w:author="Felipe Neiva Mundim" w:date="2020-10-30T11:35:00Z">
        <w:r w:rsidR="00C403AF">
          <w:rPr>
            <w:i/>
          </w:rPr>
          <w:t xml:space="preserve"> </w:t>
        </w:r>
        <w:r w:rsidR="00C403AF">
          <w:t>(Autorregressivo</w:t>
        </w:r>
        <w:r w:rsidR="00C403AF" w:rsidRPr="00C403AF">
          <w:t xml:space="preserve"> com Defasagens Distribuídas</w:t>
        </w:r>
        <w:r w:rsidR="00C403AF">
          <w:t>)</w:t>
        </w:r>
      </w:ins>
    </w:p>
    <w:p w14:paraId="5794FC23" w14:textId="71F0CCAE" w:rsidR="009B512C" w:rsidRPr="009B512C" w:rsidRDefault="009B512C" w:rsidP="009B512C">
      <w:pPr>
        <w:spacing w:after="0" w:line="360" w:lineRule="auto"/>
        <w:rPr>
          <w:ins w:id="79" w:author="Felipe Neiva Mundim" w:date="2020-10-30T11:22:00Z"/>
        </w:rPr>
      </w:pPr>
      <w:ins w:id="80" w:author="Felipe Neiva Mundim" w:date="2020-10-30T11:22:00Z">
        <w:r w:rsidRPr="009B512C">
          <w:t xml:space="preserve">ARMSE – </w:t>
        </w:r>
        <w:proofErr w:type="spellStart"/>
        <w:r w:rsidRPr="009B512C">
          <w:rPr>
            <w:i/>
          </w:rPr>
          <w:t>Aggregated</w:t>
        </w:r>
        <w:proofErr w:type="spellEnd"/>
        <w:r w:rsidRPr="009B512C">
          <w:rPr>
            <w:i/>
          </w:rPr>
          <w:t xml:space="preserve"> Root </w:t>
        </w:r>
        <w:proofErr w:type="spellStart"/>
        <w:r w:rsidRPr="009B512C">
          <w:rPr>
            <w:i/>
          </w:rPr>
          <w:t>Mean</w:t>
        </w:r>
        <w:proofErr w:type="spellEnd"/>
        <w:r w:rsidRPr="009B512C">
          <w:rPr>
            <w:i/>
          </w:rPr>
          <w:t xml:space="preserve"> </w:t>
        </w:r>
        <w:proofErr w:type="spellStart"/>
        <w:r w:rsidRPr="009B512C">
          <w:rPr>
            <w:i/>
          </w:rPr>
          <w:t>Squared</w:t>
        </w:r>
        <w:proofErr w:type="spellEnd"/>
        <w:r w:rsidRPr="009B512C">
          <w:rPr>
            <w:i/>
          </w:rPr>
          <w:t xml:space="preserve"> </w:t>
        </w:r>
        <w:proofErr w:type="spellStart"/>
        <w:r w:rsidRPr="009B512C">
          <w:rPr>
            <w:i/>
          </w:rPr>
          <w:t>Error</w:t>
        </w:r>
        <w:proofErr w:type="spellEnd"/>
        <w:r w:rsidRPr="009B512C">
          <w:t xml:space="preserve"> </w:t>
        </w:r>
      </w:ins>
      <w:ins w:id="81" w:author="Felipe Neiva Mundim" w:date="2020-10-30T11:33:00Z">
        <w:r w:rsidR="00C403AF">
          <w:t>(</w:t>
        </w:r>
      </w:ins>
      <w:ins w:id="82" w:author="Felipe Neiva Mundim" w:date="2020-10-30T11:22:00Z">
        <w:r w:rsidRPr="009B512C">
          <w:t xml:space="preserve">Raiz da </w:t>
        </w:r>
        <w:r w:rsidR="00C403AF" w:rsidRPr="009B512C">
          <w:t xml:space="preserve">Média </w:t>
        </w:r>
        <w:r w:rsidRPr="009B512C">
          <w:t xml:space="preserve">dos </w:t>
        </w:r>
        <w:r w:rsidR="00C403AF" w:rsidRPr="009B512C">
          <w:t>Erros Quadráticos Agregada</w:t>
        </w:r>
      </w:ins>
      <w:ins w:id="83" w:author="Felipe Neiva Mundim" w:date="2020-10-30T11:33:00Z">
        <w:r w:rsidR="00C403AF">
          <w:t>)</w:t>
        </w:r>
      </w:ins>
    </w:p>
    <w:p w14:paraId="0999A349" w14:textId="77777777" w:rsidR="009B512C" w:rsidRPr="009B512C" w:rsidRDefault="009B512C" w:rsidP="009B512C">
      <w:pPr>
        <w:spacing w:after="0" w:line="360" w:lineRule="auto"/>
        <w:rPr>
          <w:ins w:id="84" w:author="Felipe Neiva Mundim" w:date="2020-10-30T11:22:00Z"/>
        </w:rPr>
      </w:pPr>
      <w:ins w:id="85" w:author="Felipe Neiva Mundim" w:date="2020-10-30T11:22:00Z">
        <w:r w:rsidRPr="009B512C">
          <w:t>BCB – Banco Central do Brasil</w:t>
        </w:r>
      </w:ins>
    </w:p>
    <w:p w14:paraId="6619CF74" w14:textId="77777777" w:rsidR="009B512C" w:rsidRPr="009B512C" w:rsidRDefault="009B512C" w:rsidP="009B512C">
      <w:pPr>
        <w:spacing w:after="0" w:line="360" w:lineRule="auto"/>
        <w:rPr>
          <w:ins w:id="86" w:author="Felipe Neiva Mundim" w:date="2020-10-30T11:22:00Z"/>
        </w:rPr>
      </w:pPr>
      <w:ins w:id="87" w:author="Felipe Neiva Mundim" w:date="2020-10-30T11:22:00Z">
        <w:r w:rsidRPr="009B512C">
          <w:t xml:space="preserve">BG – </w:t>
        </w:r>
        <w:proofErr w:type="spellStart"/>
        <w:r w:rsidRPr="009B512C">
          <w:t>Breusch</w:t>
        </w:r>
        <w:proofErr w:type="spellEnd"/>
        <w:r w:rsidRPr="009B512C">
          <w:t>-Godfrey</w:t>
        </w:r>
      </w:ins>
    </w:p>
    <w:p w14:paraId="07388E3B" w14:textId="77777777" w:rsidR="009B512C" w:rsidRPr="009B512C" w:rsidRDefault="009B512C" w:rsidP="009B512C">
      <w:pPr>
        <w:spacing w:after="0" w:line="360" w:lineRule="auto"/>
        <w:rPr>
          <w:ins w:id="88" w:author="Felipe Neiva Mundim" w:date="2020-10-30T11:22:00Z"/>
        </w:rPr>
      </w:pPr>
      <w:proofErr w:type="spellStart"/>
      <w:ins w:id="89" w:author="Felipe Neiva Mundim" w:date="2020-10-30T11:22:00Z">
        <w:r w:rsidRPr="009B512C">
          <w:t>Cade</w:t>
        </w:r>
        <w:proofErr w:type="spellEnd"/>
        <w:r w:rsidRPr="009B512C">
          <w:t xml:space="preserve"> – Conselho Administrativo de Defesa Econômica</w:t>
        </w:r>
      </w:ins>
    </w:p>
    <w:p w14:paraId="1FB50EEE" w14:textId="77777777" w:rsidR="009B512C" w:rsidRPr="009B512C" w:rsidRDefault="009B512C" w:rsidP="009B512C">
      <w:pPr>
        <w:spacing w:after="0" w:line="360" w:lineRule="auto"/>
        <w:rPr>
          <w:ins w:id="90" w:author="Felipe Neiva Mundim" w:date="2020-10-30T11:22:00Z"/>
        </w:rPr>
      </w:pPr>
      <w:ins w:id="91" w:author="Felipe Neiva Mundim" w:date="2020-10-30T11:22:00Z">
        <w:r w:rsidRPr="009B512C">
          <w:t>CNI – Confederação Nacional da Indústria</w:t>
        </w:r>
      </w:ins>
    </w:p>
    <w:p w14:paraId="000A7B5C" w14:textId="77777777" w:rsidR="009B512C" w:rsidRPr="009B512C" w:rsidRDefault="009B512C" w:rsidP="009B512C">
      <w:pPr>
        <w:spacing w:after="0" w:line="360" w:lineRule="auto"/>
        <w:rPr>
          <w:ins w:id="92" w:author="Felipe Neiva Mundim" w:date="2020-10-30T11:22:00Z"/>
        </w:rPr>
      </w:pPr>
      <w:ins w:id="93" w:author="Felipe Neiva Mundim" w:date="2020-10-30T11:22:00Z">
        <w:r w:rsidRPr="009B512C">
          <w:t xml:space="preserve">COVID-19 – </w:t>
        </w:r>
        <w:proofErr w:type="spellStart"/>
        <w:r w:rsidRPr="009B512C">
          <w:rPr>
            <w:i/>
          </w:rPr>
          <w:t>Coronavirus</w:t>
        </w:r>
        <w:proofErr w:type="spellEnd"/>
        <w:r w:rsidRPr="009B512C">
          <w:rPr>
            <w:i/>
          </w:rPr>
          <w:t xml:space="preserve"> </w:t>
        </w:r>
        <w:proofErr w:type="spellStart"/>
        <w:r w:rsidRPr="009B512C">
          <w:rPr>
            <w:i/>
          </w:rPr>
          <w:t>Disease</w:t>
        </w:r>
        <w:proofErr w:type="spellEnd"/>
        <w:r w:rsidRPr="009B512C">
          <w:rPr>
            <w:i/>
          </w:rPr>
          <w:t xml:space="preserve"> 2019</w:t>
        </w:r>
      </w:ins>
    </w:p>
    <w:p w14:paraId="2D2B230F" w14:textId="77777777" w:rsidR="009B512C" w:rsidRPr="009B512C" w:rsidRDefault="009B512C" w:rsidP="009B512C">
      <w:pPr>
        <w:spacing w:after="0" w:line="360" w:lineRule="auto"/>
        <w:rPr>
          <w:ins w:id="94" w:author="Felipe Neiva Mundim" w:date="2020-10-30T11:22:00Z"/>
        </w:rPr>
      </w:pPr>
      <w:ins w:id="95" w:author="Felipe Neiva Mundim" w:date="2020-10-30T11:22:00Z">
        <w:r w:rsidRPr="009B512C">
          <w:t>DEE – Departamento de Estudos Econômicos</w:t>
        </w:r>
      </w:ins>
    </w:p>
    <w:p w14:paraId="6AECB77C" w14:textId="77777777" w:rsidR="009B512C" w:rsidRPr="009B512C" w:rsidRDefault="009B512C" w:rsidP="009B512C">
      <w:pPr>
        <w:spacing w:after="0" w:line="360" w:lineRule="auto"/>
        <w:rPr>
          <w:ins w:id="96" w:author="Felipe Neiva Mundim" w:date="2020-10-30T11:22:00Z"/>
        </w:rPr>
      </w:pPr>
      <w:ins w:id="97" w:author="Felipe Neiva Mundim" w:date="2020-10-30T11:22:00Z">
        <w:r w:rsidRPr="009B512C">
          <w:t xml:space="preserve">FTSE – </w:t>
        </w:r>
        <w:r w:rsidRPr="009B512C">
          <w:rPr>
            <w:i/>
          </w:rPr>
          <w:t>Financial Times Stock Exchange</w:t>
        </w:r>
      </w:ins>
    </w:p>
    <w:p w14:paraId="16481100" w14:textId="24D6BFF8" w:rsidR="009B512C" w:rsidRPr="00C403AF" w:rsidRDefault="009B512C" w:rsidP="009B512C">
      <w:pPr>
        <w:spacing w:after="0" w:line="360" w:lineRule="auto"/>
        <w:rPr>
          <w:ins w:id="98" w:author="Felipe Neiva Mundim" w:date="2020-10-30T11:22:00Z"/>
          <w:lang w:val="en-US"/>
        </w:rPr>
      </w:pPr>
      <w:ins w:id="99" w:author="Felipe Neiva Mundim" w:date="2020-10-30T11:22:00Z">
        <w:r w:rsidRPr="00C403AF">
          <w:rPr>
            <w:lang w:val="en-US"/>
          </w:rPr>
          <w:t xml:space="preserve">HHI – </w:t>
        </w:r>
        <w:r w:rsidRPr="00C403AF">
          <w:rPr>
            <w:i/>
            <w:lang w:val="en-US"/>
          </w:rPr>
          <w:t>Herfindahl-Hirschman Index</w:t>
        </w:r>
      </w:ins>
      <w:ins w:id="100" w:author="Felipe Neiva Mundim" w:date="2020-10-30T11:32:00Z">
        <w:r w:rsidR="00C403AF" w:rsidRPr="00C403AF">
          <w:rPr>
            <w:i/>
            <w:lang w:val="en-US"/>
          </w:rPr>
          <w:t xml:space="preserve"> </w:t>
        </w:r>
        <w:r w:rsidR="00C403AF" w:rsidRPr="00C403AF">
          <w:rPr>
            <w:lang w:val="en-US"/>
          </w:rPr>
          <w:t>(</w:t>
        </w:r>
        <w:proofErr w:type="spellStart"/>
        <w:r w:rsidR="00C403AF" w:rsidRPr="00C403AF">
          <w:rPr>
            <w:lang w:val="en-US"/>
          </w:rPr>
          <w:t>Índice</w:t>
        </w:r>
        <w:proofErr w:type="spellEnd"/>
        <w:r w:rsidR="00C403AF" w:rsidRPr="00C403AF">
          <w:rPr>
            <w:lang w:val="en-US"/>
          </w:rPr>
          <w:t xml:space="preserve"> Herfindahl-Hirschman)</w:t>
        </w:r>
      </w:ins>
    </w:p>
    <w:p w14:paraId="65C0F7B4" w14:textId="77777777" w:rsidR="009B512C" w:rsidRPr="009B512C" w:rsidRDefault="009B512C" w:rsidP="009B512C">
      <w:pPr>
        <w:spacing w:after="0" w:line="360" w:lineRule="auto"/>
        <w:rPr>
          <w:ins w:id="101" w:author="Felipe Neiva Mundim" w:date="2020-10-30T11:22:00Z"/>
        </w:rPr>
      </w:pPr>
      <w:ins w:id="102" w:author="Felipe Neiva Mundim" w:date="2020-10-30T11:22:00Z">
        <w:r w:rsidRPr="009B512C">
          <w:t>IBC-Br – Índice de Atividade Econômica do Banco Central</w:t>
        </w:r>
      </w:ins>
    </w:p>
    <w:p w14:paraId="36EB91E7" w14:textId="77777777" w:rsidR="009B512C" w:rsidRPr="009B512C" w:rsidRDefault="009B512C" w:rsidP="009B512C">
      <w:pPr>
        <w:spacing w:after="0" w:line="360" w:lineRule="auto"/>
        <w:rPr>
          <w:ins w:id="103" w:author="Felipe Neiva Mundim" w:date="2020-10-30T11:22:00Z"/>
        </w:rPr>
      </w:pPr>
      <w:ins w:id="104" w:author="Felipe Neiva Mundim" w:date="2020-10-30T11:22:00Z">
        <w:r w:rsidRPr="009B512C">
          <w:t>IBGE – Instituto Brasileiro de Geografia e Estatística</w:t>
        </w:r>
      </w:ins>
    </w:p>
    <w:p w14:paraId="064918C6" w14:textId="77777777" w:rsidR="009B512C" w:rsidRPr="009B512C" w:rsidRDefault="009B512C" w:rsidP="009B512C">
      <w:pPr>
        <w:spacing w:after="0" w:line="360" w:lineRule="auto"/>
        <w:rPr>
          <w:ins w:id="105" w:author="Felipe Neiva Mundim" w:date="2020-10-30T11:22:00Z"/>
        </w:rPr>
      </w:pPr>
      <w:ins w:id="106" w:author="Felipe Neiva Mundim" w:date="2020-10-30T11:22:00Z">
        <w:r w:rsidRPr="009B512C">
          <w:t>ICEI – Índice de Confiança do Empresário Industrial</w:t>
        </w:r>
      </w:ins>
    </w:p>
    <w:p w14:paraId="3D480CD7" w14:textId="77777777" w:rsidR="009B512C" w:rsidRPr="009B512C" w:rsidRDefault="009B512C" w:rsidP="009B512C">
      <w:pPr>
        <w:spacing w:after="0" w:line="360" w:lineRule="auto"/>
        <w:rPr>
          <w:ins w:id="107" w:author="Felipe Neiva Mundim" w:date="2020-10-30T11:22:00Z"/>
        </w:rPr>
      </w:pPr>
      <w:ins w:id="108" w:author="Felipe Neiva Mundim" w:date="2020-10-30T11:22:00Z">
        <w:r w:rsidRPr="009B512C">
          <w:t>IPCA – Índice Nacional de Preços ao Consumidor Amplo</w:t>
        </w:r>
      </w:ins>
    </w:p>
    <w:p w14:paraId="102174B1" w14:textId="6E0684E0" w:rsidR="009B512C" w:rsidRPr="00387108" w:rsidRDefault="009B512C" w:rsidP="009B512C">
      <w:pPr>
        <w:spacing w:after="0" w:line="360" w:lineRule="auto"/>
        <w:rPr>
          <w:ins w:id="109" w:author="Felipe Neiva Mundim" w:date="2020-10-30T11:22:00Z"/>
          <w:rPrChange w:id="110" w:author="João Isidio Martins" w:date="2020-10-31T19:15:00Z">
            <w:rPr>
              <w:ins w:id="111" w:author="Felipe Neiva Mundim" w:date="2020-10-30T11:22:00Z"/>
              <w:lang w:val="en-US"/>
            </w:rPr>
          </w:rPrChange>
        </w:rPr>
      </w:pPr>
      <w:ins w:id="112" w:author="Felipe Neiva Mundim" w:date="2020-10-30T11:22:00Z">
        <w:r w:rsidRPr="00387108">
          <w:rPr>
            <w:rPrChange w:id="113" w:author="João Isidio Martins" w:date="2020-10-31T19:15:00Z">
              <w:rPr>
                <w:lang w:val="en-US"/>
              </w:rPr>
            </w:rPrChange>
          </w:rPr>
          <w:t xml:space="preserve">M&amp;A </w:t>
        </w:r>
      </w:ins>
      <w:ins w:id="114" w:author="Felipe Neiva Mundim" w:date="2020-10-30T11:37:00Z">
        <w:r w:rsidR="00C403AF" w:rsidRPr="00387108">
          <w:rPr>
            <w:rPrChange w:id="115" w:author="João Isidio Martins" w:date="2020-10-31T19:15:00Z">
              <w:rPr>
                <w:lang w:val="en-US"/>
              </w:rPr>
            </w:rPrChange>
          </w:rPr>
          <w:t>–</w:t>
        </w:r>
      </w:ins>
      <w:ins w:id="116" w:author="Felipe Neiva Mundim" w:date="2020-10-30T11:22:00Z">
        <w:r w:rsidRPr="00387108">
          <w:rPr>
            <w:rPrChange w:id="117" w:author="João Isidio Martins" w:date="2020-10-31T19:15:00Z">
              <w:rPr>
                <w:lang w:val="en-US"/>
              </w:rPr>
            </w:rPrChange>
          </w:rPr>
          <w:t xml:space="preserve"> </w:t>
        </w:r>
        <w:proofErr w:type="spellStart"/>
        <w:r w:rsidRPr="00387108">
          <w:rPr>
            <w:i/>
            <w:rPrChange w:id="118" w:author="João Isidio Martins" w:date="2020-10-31T19:15:00Z">
              <w:rPr>
                <w:i/>
                <w:lang w:val="en-US"/>
              </w:rPr>
            </w:rPrChange>
          </w:rPr>
          <w:t>Mergers</w:t>
        </w:r>
        <w:proofErr w:type="spellEnd"/>
        <w:r w:rsidRPr="00387108">
          <w:rPr>
            <w:i/>
            <w:rPrChange w:id="119" w:author="João Isidio Martins" w:date="2020-10-31T19:15:00Z">
              <w:rPr>
                <w:i/>
                <w:lang w:val="en-US"/>
              </w:rPr>
            </w:rPrChange>
          </w:rPr>
          <w:t xml:space="preserve"> </w:t>
        </w:r>
        <w:proofErr w:type="spellStart"/>
        <w:r w:rsidRPr="00387108">
          <w:rPr>
            <w:i/>
            <w:rPrChange w:id="120" w:author="João Isidio Martins" w:date="2020-10-31T19:15:00Z">
              <w:rPr>
                <w:i/>
                <w:lang w:val="en-US"/>
              </w:rPr>
            </w:rPrChange>
          </w:rPr>
          <w:t>and</w:t>
        </w:r>
        <w:proofErr w:type="spellEnd"/>
        <w:r w:rsidRPr="00387108">
          <w:rPr>
            <w:i/>
            <w:rPrChange w:id="121" w:author="João Isidio Martins" w:date="2020-10-31T19:15:00Z">
              <w:rPr>
                <w:i/>
                <w:lang w:val="en-US"/>
              </w:rPr>
            </w:rPrChange>
          </w:rPr>
          <w:t xml:space="preserve"> </w:t>
        </w:r>
        <w:proofErr w:type="spellStart"/>
        <w:r w:rsidRPr="00387108">
          <w:rPr>
            <w:i/>
            <w:rPrChange w:id="122" w:author="João Isidio Martins" w:date="2020-10-31T19:15:00Z">
              <w:rPr>
                <w:i/>
                <w:lang w:val="en-US"/>
              </w:rPr>
            </w:rPrChange>
          </w:rPr>
          <w:t>Acquisitions</w:t>
        </w:r>
        <w:proofErr w:type="spellEnd"/>
        <w:r w:rsidRPr="00387108">
          <w:rPr>
            <w:rPrChange w:id="123" w:author="João Isidio Martins" w:date="2020-10-31T19:15:00Z">
              <w:rPr>
                <w:lang w:val="en-US"/>
              </w:rPr>
            </w:rPrChange>
          </w:rPr>
          <w:t xml:space="preserve"> </w:t>
        </w:r>
      </w:ins>
      <w:ins w:id="124" w:author="Felipe Neiva Mundim" w:date="2020-10-30T11:30:00Z">
        <w:r w:rsidRPr="00387108">
          <w:rPr>
            <w:rPrChange w:id="125" w:author="João Isidio Martins" w:date="2020-10-31T19:15:00Z">
              <w:rPr>
                <w:lang w:val="en-US"/>
              </w:rPr>
            </w:rPrChange>
          </w:rPr>
          <w:t>(</w:t>
        </w:r>
      </w:ins>
      <w:ins w:id="126" w:author="Felipe Neiva Mundim" w:date="2020-10-30T11:22:00Z">
        <w:r w:rsidRPr="00387108">
          <w:rPr>
            <w:rPrChange w:id="127" w:author="João Isidio Martins" w:date="2020-10-31T19:15:00Z">
              <w:rPr>
                <w:lang w:val="en-US"/>
              </w:rPr>
            </w:rPrChange>
          </w:rPr>
          <w:t>Fusões e Aquisições</w:t>
        </w:r>
      </w:ins>
      <w:ins w:id="128" w:author="Felipe Neiva Mundim" w:date="2020-10-30T11:30:00Z">
        <w:r w:rsidRPr="00387108">
          <w:rPr>
            <w:rPrChange w:id="129" w:author="João Isidio Martins" w:date="2020-10-31T19:15:00Z">
              <w:rPr>
                <w:lang w:val="en-US"/>
              </w:rPr>
            </w:rPrChange>
          </w:rPr>
          <w:t>)</w:t>
        </w:r>
      </w:ins>
    </w:p>
    <w:p w14:paraId="6E8662F2" w14:textId="09D42560" w:rsidR="009B512C" w:rsidRPr="00C403AF" w:rsidRDefault="009B512C" w:rsidP="009B512C">
      <w:pPr>
        <w:spacing w:after="0" w:line="360" w:lineRule="auto"/>
        <w:rPr>
          <w:ins w:id="130" w:author="Felipe Neiva Mundim" w:date="2020-10-30T11:22:00Z"/>
        </w:rPr>
      </w:pPr>
      <w:ins w:id="131" w:author="Felipe Neiva Mundim" w:date="2020-10-30T11:22:00Z">
        <w:r w:rsidRPr="00C403AF">
          <w:t xml:space="preserve">MAFE – </w:t>
        </w:r>
        <w:proofErr w:type="spellStart"/>
        <w:r w:rsidRPr="00C403AF">
          <w:rPr>
            <w:i/>
          </w:rPr>
          <w:t>Mean</w:t>
        </w:r>
        <w:proofErr w:type="spellEnd"/>
        <w:r w:rsidRPr="00C403AF">
          <w:rPr>
            <w:i/>
          </w:rPr>
          <w:t xml:space="preserve"> </w:t>
        </w:r>
        <w:proofErr w:type="spellStart"/>
        <w:r w:rsidRPr="00C403AF">
          <w:rPr>
            <w:i/>
          </w:rPr>
          <w:t>Absolute</w:t>
        </w:r>
        <w:proofErr w:type="spellEnd"/>
        <w:r w:rsidRPr="00C403AF">
          <w:rPr>
            <w:i/>
          </w:rPr>
          <w:t xml:space="preserve"> Forecast </w:t>
        </w:r>
        <w:proofErr w:type="spellStart"/>
        <w:r w:rsidRPr="00C403AF">
          <w:rPr>
            <w:i/>
          </w:rPr>
          <w:t>Error</w:t>
        </w:r>
      </w:ins>
      <w:proofErr w:type="spellEnd"/>
      <w:ins w:id="132" w:author="Felipe Neiva Mundim" w:date="2020-10-30T11:31:00Z">
        <w:r w:rsidRPr="00C403AF">
          <w:rPr>
            <w:i/>
          </w:rPr>
          <w:t xml:space="preserve"> </w:t>
        </w:r>
        <w:r w:rsidRPr="00C403AF">
          <w:t>(Erro Médio Absoluto de Previsão)</w:t>
        </w:r>
      </w:ins>
    </w:p>
    <w:p w14:paraId="348EC40B" w14:textId="47488D05" w:rsidR="009B512C" w:rsidRPr="009B512C" w:rsidRDefault="009B512C" w:rsidP="009B512C">
      <w:pPr>
        <w:spacing w:after="0" w:line="360" w:lineRule="auto"/>
        <w:rPr>
          <w:ins w:id="133" w:author="Felipe Neiva Mundim" w:date="2020-10-30T11:22:00Z"/>
        </w:rPr>
      </w:pPr>
      <w:ins w:id="134" w:author="Felipe Neiva Mundim" w:date="2020-10-30T11:22:00Z">
        <w:r w:rsidRPr="009B512C">
          <w:t xml:space="preserve">MFE – </w:t>
        </w:r>
        <w:proofErr w:type="spellStart"/>
        <w:r w:rsidRPr="009B512C">
          <w:rPr>
            <w:i/>
          </w:rPr>
          <w:t>Mean</w:t>
        </w:r>
        <w:proofErr w:type="spellEnd"/>
        <w:r w:rsidRPr="009B512C">
          <w:rPr>
            <w:i/>
          </w:rPr>
          <w:t xml:space="preserve"> Forecast </w:t>
        </w:r>
        <w:proofErr w:type="spellStart"/>
        <w:r w:rsidRPr="009B512C">
          <w:rPr>
            <w:i/>
          </w:rPr>
          <w:t>Error</w:t>
        </w:r>
      </w:ins>
      <w:proofErr w:type="spellEnd"/>
      <w:ins w:id="135" w:author="Felipe Neiva Mundim" w:date="2020-10-30T11:26:00Z">
        <w:r>
          <w:t xml:space="preserve"> (Erro Médio de </w:t>
        </w:r>
      </w:ins>
      <w:ins w:id="136" w:author="Felipe Neiva Mundim" w:date="2020-10-30T11:27:00Z">
        <w:r>
          <w:t>Previsão</w:t>
        </w:r>
      </w:ins>
      <w:ins w:id="137" w:author="Felipe Neiva Mundim" w:date="2020-10-30T11:26:00Z">
        <w:r>
          <w:t>)</w:t>
        </w:r>
      </w:ins>
    </w:p>
    <w:p w14:paraId="6403A3A6" w14:textId="77777777" w:rsidR="009B512C" w:rsidRPr="009B512C" w:rsidRDefault="009B512C" w:rsidP="009B512C">
      <w:pPr>
        <w:spacing w:after="0" w:line="360" w:lineRule="auto"/>
        <w:rPr>
          <w:ins w:id="138" w:author="Felipe Neiva Mundim" w:date="2020-10-30T11:22:00Z"/>
        </w:rPr>
      </w:pPr>
      <w:ins w:id="139" w:author="Felipe Neiva Mundim" w:date="2020-10-30T11:22:00Z">
        <w:r w:rsidRPr="009B512C">
          <w:t>MQO – Mínimos Quadrados Ordinários</w:t>
        </w:r>
      </w:ins>
    </w:p>
    <w:p w14:paraId="7AAA0658" w14:textId="77777777" w:rsidR="009B512C" w:rsidRPr="009B512C" w:rsidRDefault="009B512C" w:rsidP="009B512C">
      <w:pPr>
        <w:spacing w:after="0" w:line="360" w:lineRule="auto"/>
        <w:rPr>
          <w:ins w:id="140" w:author="Felipe Neiva Mundim" w:date="2020-10-30T11:22:00Z"/>
        </w:rPr>
      </w:pPr>
      <w:ins w:id="141" w:author="Felipe Neiva Mundim" w:date="2020-10-30T11:22:00Z">
        <w:r w:rsidRPr="009B512C">
          <w:t>PIB – Produto Interno Bruto</w:t>
        </w:r>
      </w:ins>
    </w:p>
    <w:p w14:paraId="67C26583" w14:textId="77777777" w:rsidR="009B512C" w:rsidRPr="009B512C" w:rsidRDefault="009B512C" w:rsidP="009B512C">
      <w:pPr>
        <w:spacing w:after="0" w:line="360" w:lineRule="auto"/>
        <w:rPr>
          <w:ins w:id="142" w:author="Felipe Neiva Mundim" w:date="2020-10-30T11:22:00Z"/>
        </w:rPr>
      </w:pPr>
      <w:ins w:id="143" w:author="Felipe Neiva Mundim" w:date="2020-10-30T11:22:00Z">
        <w:r w:rsidRPr="009B512C">
          <w:t>PNAD – Pesquisa Nacional por Amostra de Domicílios</w:t>
        </w:r>
      </w:ins>
    </w:p>
    <w:p w14:paraId="27BD430F" w14:textId="72CF60A0" w:rsidR="009B512C" w:rsidRPr="009B512C" w:rsidRDefault="009B512C" w:rsidP="009B512C">
      <w:pPr>
        <w:spacing w:after="0" w:line="360" w:lineRule="auto"/>
        <w:rPr>
          <w:ins w:id="144" w:author="Felipe Neiva Mundim" w:date="2020-10-30T11:22:00Z"/>
        </w:rPr>
      </w:pPr>
      <w:ins w:id="145" w:author="Felipe Neiva Mundim" w:date="2020-10-30T11:22:00Z">
        <w:r w:rsidRPr="009B512C">
          <w:t xml:space="preserve">RMSE – </w:t>
        </w:r>
        <w:r w:rsidRPr="009B512C">
          <w:rPr>
            <w:i/>
          </w:rPr>
          <w:t xml:space="preserve">Root </w:t>
        </w:r>
        <w:proofErr w:type="spellStart"/>
        <w:r w:rsidRPr="009B512C">
          <w:rPr>
            <w:i/>
          </w:rPr>
          <w:t>Mean</w:t>
        </w:r>
        <w:proofErr w:type="spellEnd"/>
        <w:r w:rsidRPr="009B512C">
          <w:rPr>
            <w:i/>
          </w:rPr>
          <w:t xml:space="preserve"> </w:t>
        </w:r>
        <w:proofErr w:type="spellStart"/>
        <w:r w:rsidRPr="009B512C">
          <w:rPr>
            <w:i/>
          </w:rPr>
          <w:t>Squared</w:t>
        </w:r>
        <w:proofErr w:type="spellEnd"/>
        <w:r w:rsidRPr="009B512C">
          <w:rPr>
            <w:i/>
          </w:rPr>
          <w:t xml:space="preserve"> </w:t>
        </w:r>
        <w:proofErr w:type="spellStart"/>
        <w:r w:rsidRPr="009B512C">
          <w:rPr>
            <w:i/>
          </w:rPr>
          <w:t>Error</w:t>
        </w:r>
        <w:proofErr w:type="spellEnd"/>
        <w:r w:rsidRPr="009B512C">
          <w:t xml:space="preserve"> </w:t>
        </w:r>
      </w:ins>
      <w:ins w:id="146" w:author="Felipe Neiva Mundim" w:date="2020-10-30T11:26:00Z">
        <w:r>
          <w:t>(</w:t>
        </w:r>
      </w:ins>
      <w:ins w:id="147" w:author="Felipe Neiva Mundim" w:date="2020-10-30T11:22:00Z">
        <w:r w:rsidRPr="009B512C">
          <w:t>Raiz do Erro Quadrático Médio</w:t>
        </w:r>
      </w:ins>
      <w:ins w:id="148" w:author="Felipe Neiva Mundim" w:date="2020-10-30T11:26:00Z">
        <w:r>
          <w:t>)</w:t>
        </w:r>
      </w:ins>
    </w:p>
    <w:p w14:paraId="22C26294" w14:textId="77777777" w:rsidR="009B512C" w:rsidRPr="009B512C" w:rsidRDefault="009B512C" w:rsidP="009B512C">
      <w:pPr>
        <w:spacing w:after="0" w:line="360" w:lineRule="auto"/>
        <w:rPr>
          <w:ins w:id="149" w:author="Felipe Neiva Mundim" w:date="2020-10-30T11:22:00Z"/>
        </w:rPr>
      </w:pPr>
      <w:ins w:id="150" w:author="Felipe Neiva Mundim" w:date="2020-10-30T11:22:00Z">
        <w:r w:rsidRPr="009B512C">
          <w:t>SBDC – Sistema Brasileiro de Defesa da Concorrência</w:t>
        </w:r>
      </w:ins>
    </w:p>
    <w:p w14:paraId="50FDE496" w14:textId="4B21D00E" w:rsidR="00801DA9" w:rsidRPr="009B512C" w:rsidRDefault="009B512C" w:rsidP="00A17850">
      <w:pPr>
        <w:jc w:val="left"/>
        <w:rPr>
          <w:rFonts w:eastAsia="Times New Roman" w:cs="Times New Roman"/>
          <w:color w:val="000000"/>
          <w:szCs w:val="24"/>
          <w:lang w:eastAsia="pt-BR"/>
        </w:rPr>
      </w:pPr>
      <w:ins w:id="151" w:author="Felipe Neiva Mundim" w:date="2020-10-30T11:22:00Z">
        <w:r w:rsidRPr="009B512C">
          <w:t>SGS – Sistema Gerenciador de Séries Temporais</w:t>
        </w:r>
      </w:ins>
    </w:p>
    <w:p w14:paraId="7641F3CC" w14:textId="22458BC7" w:rsidR="00801DA9" w:rsidRPr="009B512C" w:rsidRDefault="00801DA9">
      <w:pPr>
        <w:jc w:val="left"/>
        <w:rPr>
          <w:rFonts w:eastAsia="Times New Roman" w:cs="Times New Roman"/>
          <w:color w:val="000000"/>
          <w:szCs w:val="24"/>
          <w:lang w:eastAsia="pt-BR"/>
        </w:rPr>
      </w:pPr>
    </w:p>
    <w:p w14:paraId="22FF0AA0" w14:textId="092EE229" w:rsidR="00801DA9" w:rsidRPr="009B512C" w:rsidRDefault="00801DA9">
      <w:pPr>
        <w:jc w:val="left"/>
        <w:rPr>
          <w:rFonts w:eastAsia="Times New Roman" w:cs="Times New Roman"/>
          <w:color w:val="000000"/>
          <w:szCs w:val="24"/>
          <w:lang w:eastAsia="pt-BR"/>
        </w:rPr>
      </w:pPr>
      <w:r>
        <w:rPr>
          <w:rFonts w:eastAsia="Times New Roman" w:cs="Times New Roman"/>
          <w:color w:val="000000"/>
          <w:szCs w:val="24"/>
          <w:lang w:eastAsia="pt-BR"/>
        </w:rPr>
        <w:br w:type="page"/>
      </w:r>
    </w:p>
    <w:p w14:paraId="4ADF5997" w14:textId="77777777" w:rsidR="00204BEA" w:rsidRDefault="00B82A98" w:rsidP="00204BEA">
      <w:pPr>
        <w:jc w:val="center"/>
        <w:rPr>
          <w:b/>
          <w:szCs w:val="24"/>
          <w:lang w:eastAsia="pt-BR"/>
        </w:rPr>
      </w:pPr>
      <w:commentRangeStart w:id="152"/>
      <w:r w:rsidRPr="003F395A">
        <w:rPr>
          <w:b/>
          <w:szCs w:val="24"/>
          <w:lang w:eastAsia="pt-BR"/>
        </w:rPr>
        <w:lastRenderedPageBreak/>
        <w:t>SUMÁRIO</w:t>
      </w:r>
      <w:commentRangeEnd w:id="152"/>
      <w:r w:rsidR="0018649E">
        <w:rPr>
          <w:rStyle w:val="Refdecomentrio"/>
        </w:rPr>
        <w:commentReference w:id="152"/>
      </w:r>
    </w:p>
    <w:sdt>
      <w:sdtPr>
        <w:rPr>
          <w:szCs w:val="24"/>
        </w:rPr>
        <w:id w:val="-1637477694"/>
        <w:docPartObj>
          <w:docPartGallery w:val="Table of Contents"/>
          <w:docPartUnique/>
        </w:docPartObj>
      </w:sdtPr>
      <w:sdtEndPr>
        <w:rPr>
          <w:b/>
          <w:bCs/>
        </w:rPr>
      </w:sdtEndPr>
      <w:sdtContent>
        <w:p w14:paraId="39CFAA21" w14:textId="18E36ED8" w:rsidR="00B82A98" w:rsidRPr="00204BEA" w:rsidRDefault="00B82A98" w:rsidP="00204BEA">
          <w:pPr>
            <w:rPr>
              <w:rFonts w:eastAsia="Times New Roman" w:cs="Times New Roman"/>
              <w:color w:val="000000"/>
              <w:szCs w:val="24"/>
              <w:lang w:eastAsia="pt-BR"/>
            </w:rPr>
          </w:pPr>
        </w:p>
        <w:p w14:paraId="3E3398DD" w14:textId="2000C3E6" w:rsidR="0018649E" w:rsidRPr="0018649E" w:rsidRDefault="00B82A98" w:rsidP="0018649E">
          <w:pPr>
            <w:pStyle w:val="Sumrio1"/>
            <w:spacing w:line="360" w:lineRule="auto"/>
            <w:rPr>
              <w:rFonts w:ascii="Times New Roman" w:eastAsiaTheme="minorEastAsia" w:hAnsi="Times New Roman" w:cs="Times New Roman"/>
              <w:b/>
              <w:noProof/>
              <w:sz w:val="24"/>
              <w:szCs w:val="24"/>
              <w:lang w:eastAsia="pt-BR"/>
            </w:rPr>
          </w:pPr>
          <w:r w:rsidRPr="0018649E">
            <w:rPr>
              <w:rFonts w:ascii="Times New Roman" w:hAnsi="Times New Roman" w:cs="Times New Roman"/>
              <w:b/>
              <w:sz w:val="24"/>
              <w:szCs w:val="24"/>
            </w:rPr>
            <w:fldChar w:fldCharType="begin"/>
          </w:r>
          <w:r w:rsidRPr="0018649E">
            <w:rPr>
              <w:rFonts w:ascii="Times New Roman" w:hAnsi="Times New Roman" w:cs="Times New Roman"/>
              <w:b/>
              <w:sz w:val="24"/>
              <w:szCs w:val="24"/>
            </w:rPr>
            <w:instrText xml:space="preserve"> TOC \o "1-3" \h \z \u </w:instrText>
          </w:r>
          <w:r w:rsidRPr="0018649E">
            <w:rPr>
              <w:rFonts w:ascii="Times New Roman" w:hAnsi="Times New Roman" w:cs="Times New Roman"/>
              <w:b/>
              <w:sz w:val="24"/>
              <w:szCs w:val="24"/>
            </w:rPr>
            <w:fldChar w:fldCharType="separate"/>
          </w:r>
          <w:hyperlink w:anchor="_Toc54797189" w:history="1">
            <w:r w:rsidR="0018649E" w:rsidRPr="0018649E">
              <w:rPr>
                <w:rStyle w:val="Hyperlink"/>
                <w:rFonts w:ascii="Times New Roman" w:hAnsi="Times New Roman" w:cs="Times New Roman"/>
                <w:b/>
                <w:noProof/>
                <w:sz w:val="24"/>
                <w:szCs w:val="24"/>
              </w:rPr>
              <w:t>1</w:t>
            </w:r>
            <w:r w:rsidR="0018649E" w:rsidRPr="0018649E">
              <w:rPr>
                <w:rFonts w:ascii="Times New Roman" w:eastAsiaTheme="minorEastAsia" w:hAnsi="Times New Roman" w:cs="Times New Roman"/>
                <w:b/>
                <w:noProof/>
                <w:sz w:val="24"/>
                <w:szCs w:val="24"/>
                <w:lang w:eastAsia="pt-BR"/>
              </w:rPr>
              <w:tab/>
            </w:r>
            <w:r w:rsidR="0018649E" w:rsidRPr="0018649E">
              <w:rPr>
                <w:rStyle w:val="Hyperlink"/>
                <w:rFonts w:ascii="Times New Roman" w:hAnsi="Times New Roman" w:cs="Times New Roman"/>
                <w:b/>
                <w:noProof/>
                <w:sz w:val="24"/>
                <w:szCs w:val="24"/>
              </w:rPr>
              <w:t>INTRODUÇÃO</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_Toc54797189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11</w:t>
            </w:r>
            <w:r w:rsidR="0018649E" w:rsidRPr="0018649E">
              <w:rPr>
                <w:rFonts w:ascii="Times New Roman" w:hAnsi="Times New Roman" w:cs="Times New Roman"/>
                <w:b/>
                <w:noProof/>
                <w:webHidden/>
                <w:sz w:val="24"/>
                <w:szCs w:val="24"/>
              </w:rPr>
              <w:fldChar w:fldCharType="end"/>
            </w:r>
          </w:hyperlink>
        </w:p>
        <w:p w14:paraId="5C7C2E2D" w14:textId="29EBF587" w:rsidR="0018649E" w:rsidRPr="0018649E" w:rsidRDefault="006371BF" w:rsidP="0018649E">
          <w:pPr>
            <w:pStyle w:val="Sumrio1"/>
            <w:spacing w:line="360" w:lineRule="auto"/>
            <w:rPr>
              <w:rFonts w:ascii="Times New Roman" w:eastAsiaTheme="minorEastAsia" w:hAnsi="Times New Roman" w:cs="Times New Roman"/>
              <w:b/>
              <w:noProof/>
              <w:sz w:val="24"/>
              <w:szCs w:val="24"/>
              <w:lang w:eastAsia="pt-BR"/>
            </w:rPr>
          </w:pPr>
          <w:hyperlink w:anchor="_Toc54797190" w:history="1">
            <w:r w:rsidR="0018649E" w:rsidRPr="0018649E">
              <w:rPr>
                <w:rStyle w:val="Hyperlink"/>
                <w:rFonts w:ascii="Times New Roman" w:hAnsi="Times New Roman" w:cs="Times New Roman"/>
                <w:b/>
                <w:noProof/>
                <w:sz w:val="24"/>
                <w:szCs w:val="24"/>
              </w:rPr>
              <w:t>2</w:t>
            </w:r>
            <w:r w:rsidR="0018649E" w:rsidRPr="0018649E">
              <w:rPr>
                <w:rFonts w:ascii="Times New Roman" w:eastAsiaTheme="minorEastAsia" w:hAnsi="Times New Roman" w:cs="Times New Roman"/>
                <w:b/>
                <w:noProof/>
                <w:sz w:val="24"/>
                <w:szCs w:val="24"/>
                <w:lang w:eastAsia="pt-BR"/>
              </w:rPr>
              <w:tab/>
            </w:r>
            <w:r w:rsidR="0018649E" w:rsidRPr="0018649E">
              <w:rPr>
                <w:rStyle w:val="Hyperlink"/>
                <w:rFonts w:ascii="Times New Roman" w:hAnsi="Times New Roman" w:cs="Times New Roman"/>
                <w:b/>
                <w:noProof/>
                <w:sz w:val="24"/>
                <w:szCs w:val="24"/>
              </w:rPr>
              <w:t>ATOS DE CONCENTRAÇÃO E MODELOS PARA SUA PREVISÃO</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_Toc54797190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12</w:t>
            </w:r>
            <w:r w:rsidR="0018649E" w:rsidRPr="0018649E">
              <w:rPr>
                <w:rFonts w:ascii="Times New Roman" w:hAnsi="Times New Roman" w:cs="Times New Roman"/>
                <w:b/>
                <w:noProof/>
                <w:webHidden/>
                <w:sz w:val="24"/>
                <w:szCs w:val="24"/>
              </w:rPr>
              <w:fldChar w:fldCharType="end"/>
            </w:r>
          </w:hyperlink>
        </w:p>
        <w:p w14:paraId="230450A9" w14:textId="454173F3" w:rsidR="0018649E" w:rsidRPr="0018649E" w:rsidRDefault="006371BF" w:rsidP="003B5014">
          <w:pPr>
            <w:pStyle w:val="Sumrio2"/>
            <w:rPr>
              <w:rFonts w:eastAsiaTheme="minorEastAsia"/>
              <w:noProof/>
              <w:lang w:eastAsia="pt-BR"/>
            </w:rPr>
          </w:pPr>
          <w:hyperlink w:anchor="_Toc54797193" w:history="1">
            <w:r w:rsidR="0018649E" w:rsidRPr="0018649E">
              <w:rPr>
                <w:rStyle w:val="Hyperlink"/>
                <w:rFonts w:ascii="Times New Roman" w:hAnsi="Times New Roman" w:cs="Times New Roman"/>
                <w:b/>
                <w:noProof/>
                <w:sz w:val="24"/>
                <w:szCs w:val="24"/>
              </w:rPr>
              <w:t>2.1.</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Atos de concentração no Brasil</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_Toc54797193 \h </w:instrText>
            </w:r>
            <w:r w:rsidR="0018649E" w:rsidRPr="0018649E">
              <w:rPr>
                <w:noProof/>
                <w:webHidden/>
              </w:rPr>
            </w:r>
            <w:r w:rsidR="0018649E" w:rsidRPr="0018649E">
              <w:rPr>
                <w:noProof/>
                <w:webHidden/>
              </w:rPr>
              <w:fldChar w:fldCharType="separate"/>
            </w:r>
            <w:r w:rsidR="00CB057B">
              <w:rPr>
                <w:noProof/>
                <w:webHidden/>
              </w:rPr>
              <w:t>12</w:t>
            </w:r>
            <w:r w:rsidR="0018649E" w:rsidRPr="0018649E">
              <w:rPr>
                <w:noProof/>
                <w:webHidden/>
              </w:rPr>
              <w:fldChar w:fldCharType="end"/>
            </w:r>
          </w:hyperlink>
        </w:p>
        <w:p w14:paraId="779734D7" w14:textId="4C8A01DC" w:rsidR="0018649E" w:rsidRPr="0018649E" w:rsidRDefault="006371BF" w:rsidP="003B5014">
          <w:pPr>
            <w:pStyle w:val="Sumrio2"/>
            <w:rPr>
              <w:rFonts w:eastAsiaTheme="minorEastAsia"/>
              <w:noProof/>
              <w:lang w:eastAsia="pt-BR"/>
            </w:rPr>
          </w:pPr>
          <w:hyperlink w:anchor="_Toc54797194" w:history="1">
            <w:r w:rsidR="0018649E" w:rsidRPr="0018649E">
              <w:rPr>
                <w:rStyle w:val="Hyperlink"/>
                <w:rFonts w:ascii="Times New Roman" w:hAnsi="Times New Roman" w:cs="Times New Roman"/>
                <w:b/>
                <w:noProof/>
                <w:sz w:val="24"/>
                <w:szCs w:val="24"/>
              </w:rPr>
              <w:t>2.2.</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Modelos para a previsão de atos de concentração</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_Toc54797194 \h </w:instrText>
            </w:r>
            <w:r w:rsidR="0018649E" w:rsidRPr="0018649E">
              <w:rPr>
                <w:noProof/>
                <w:webHidden/>
              </w:rPr>
            </w:r>
            <w:r w:rsidR="0018649E" w:rsidRPr="0018649E">
              <w:rPr>
                <w:noProof/>
                <w:webHidden/>
              </w:rPr>
              <w:fldChar w:fldCharType="separate"/>
            </w:r>
            <w:r w:rsidR="00CB057B">
              <w:rPr>
                <w:noProof/>
                <w:webHidden/>
              </w:rPr>
              <w:t>13</w:t>
            </w:r>
            <w:r w:rsidR="0018649E" w:rsidRPr="0018649E">
              <w:rPr>
                <w:noProof/>
                <w:webHidden/>
              </w:rPr>
              <w:fldChar w:fldCharType="end"/>
            </w:r>
          </w:hyperlink>
        </w:p>
        <w:p w14:paraId="7ED306F3" w14:textId="056218AF" w:rsidR="0018649E" w:rsidRPr="0018649E" w:rsidRDefault="006371BF" w:rsidP="003B5014">
          <w:pPr>
            <w:pStyle w:val="Sumrio2"/>
            <w:rPr>
              <w:rFonts w:eastAsiaTheme="minorEastAsia"/>
              <w:noProof/>
              <w:lang w:eastAsia="pt-BR"/>
            </w:rPr>
          </w:pPr>
          <w:hyperlink w:anchor="_Toc54797195" w:history="1">
            <w:r w:rsidR="0018649E" w:rsidRPr="0018649E">
              <w:rPr>
                <w:rStyle w:val="Hyperlink"/>
                <w:rFonts w:ascii="Times New Roman" w:hAnsi="Times New Roman" w:cs="Times New Roman"/>
                <w:b/>
                <w:noProof/>
                <w:sz w:val="24"/>
                <w:szCs w:val="24"/>
              </w:rPr>
              <w:t>2.3.</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Variáveis que afetam o número de atos de concentração</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_Toc54797195 \h </w:instrText>
            </w:r>
            <w:r w:rsidR="0018649E" w:rsidRPr="0018649E">
              <w:rPr>
                <w:noProof/>
                <w:webHidden/>
              </w:rPr>
            </w:r>
            <w:r w:rsidR="0018649E" w:rsidRPr="0018649E">
              <w:rPr>
                <w:noProof/>
                <w:webHidden/>
              </w:rPr>
              <w:fldChar w:fldCharType="separate"/>
            </w:r>
            <w:r w:rsidR="00CB057B">
              <w:rPr>
                <w:noProof/>
                <w:webHidden/>
              </w:rPr>
              <w:t>16</w:t>
            </w:r>
            <w:r w:rsidR="0018649E" w:rsidRPr="0018649E">
              <w:rPr>
                <w:noProof/>
                <w:webHidden/>
              </w:rPr>
              <w:fldChar w:fldCharType="end"/>
            </w:r>
          </w:hyperlink>
        </w:p>
        <w:p w14:paraId="00BE9962" w14:textId="4C8DFBDC" w:rsidR="0018649E" w:rsidRPr="0018649E" w:rsidRDefault="006371BF" w:rsidP="003B5014">
          <w:pPr>
            <w:pStyle w:val="Sumrio2"/>
            <w:rPr>
              <w:rFonts w:eastAsiaTheme="minorEastAsia"/>
              <w:noProof/>
              <w:lang w:eastAsia="pt-BR"/>
            </w:rPr>
          </w:pPr>
          <w:hyperlink w:anchor="_Toc54797201" w:history="1">
            <w:r w:rsidR="0018649E" w:rsidRPr="0018649E">
              <w:rPr>
                <w:rStyle w:val="Hyperlink"/>
                <w:rFonts w:ascii="Times New Roman" w:hAnsi="Times New Roman" w:cs="Times New Roman"/>
                <w:b/>
                <w:noProof/>
                <w:sz w:val="24"/>
                <w:szCs w:val="24"/>
              </w:rPr>
              <w:t>2.3.1.</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PIB</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_Toc54797201 \h </w:instrText>
            </w:r>
            <w:r w:rsidR="0018649E" w:rsidRPr="0018649E">
              <w:rPr>
                <w:noProof/>
                <w:webHidden/>
              </w:rPr>
            </w:r>
            <w:r w:rsidR="0018649E" w:rsidRPr="0018649E">
              <w:rPr>
                <w:noProof/>
                <w:webHidden/>
              </w:rPr>
              <w:fldChar w:fldCharType="separate"/>
            </w:r>
            <w:r w:rsidR="00CB057B">
              <w:rPr>
                <w:noProof/>
                <w:webHidden/>
              </w:rPr>
              <w:t>18</w:t>
            </w:r>
            <w:r w:rsidR="0018649E" w:rsidRPr="0018649E">
              <w:rPr>
                <w:noProof/>
                <w:webHidden/>
              </w:rPr>
              <w:fldChar w:fldCharType="end"/>
            </w:r>
          </w:hyperlink>
        </w:p>
        <w:p w14:paraId="2B0EF6E1" w14:textId="7CAEF2B6" w:rsidR="0018649E" w:rsidRPr="0018649E" w:rsidRDefault="006371BF" w:rsidP="003B5014">
          <w:pPr>
            <w:pStyle w:val="Sumrio2"/>
            <w:rPr>
              <w:rFonts w:eastAsiaTheme="minorEastAsia"/>
              <w:noProof/>
              <w:lang w:eastAsia="pt-BR"/>
            </w:rPr>
          </w:pPr>
          <w:hyperlink w:anchor="_Toc54797202" w:history="1">
            <w:r w:rsidR="0018649E" w:rsidRPr="0018649E">
              <w:rPr>
                <w:rStyle w:val="Hyperlink"/>
                <w:rFonts w:ascii="Times New Roman" w:hAnsi="Times New Roman" w:cs="Times New Roman"/>
                <w:b/>
                <w:noProof/>
                <w:sz w:val="24"/>
                <w:szCs w:val="24"/>
              </w:rPr>
              <w:t>2.3.2.</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Custo de capital (Juros)</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_Toc54797202 \h </w:instrText>
            </w:r>
            <w:r w:rsidR="0018649E" w:rsidRPr="0018649E">
              <w:rPr>
                <w:noProof/>
                <w:webHidden/>
              </w:rPr>
            </w:r>
            <w:r w:rsidR="0018649E" w:rsidRPr="0018649E">
              <w:rPr>
                <w:noProof/>
                <w:webHidden/>
              </w:rPr>
              <w:fldChar w:fldCharType="separate"/>
            </w:r>
            <w:r w:rsidR="00CB057B">
              <w:rPr>
                <w:noProof/>
                <w:webHidden/>
              </w:rPr>
              <w:t>20</w:t>
            </w:r>
            <w:r w:rsidR="0018649E" w:rsidRPr="0018649E">
              <w:rPr>
                <w:noProof/>
                <w:webHidden/>
              </w:rPr>
              <w:fldChar w:fldCharType="end"/>
            </w:r>
          </w:hyperlink>
        </w:p>
        <w:p w14:paraId="7821EB01" w14:textId="1071FC8A" w:rsidR="0018649E" w:rsidRPr="0018649E" w:rsidRDefault="006371BF" w:rsidP="003B5014">
          <w:pPr>
            <w:pStyle w:val="Sumrio2"/>
            <w:rPr>
              <w:rFonts w:eastAsiaTheme="minorEastAsia"/>
              <w:noProof/>
              <w:lang w:eastAsia="pt-BR"/>
            </w:rPr>
          </w:pPr>
          <w:hyperlink w:anchor="_Toc54797203" w:history="1">
            <w:r w:rsidR="0018649E" w:rsidRPr="0018649E">
              <w:rPr>
                <w:rStyle w:val="Hyperlink"/>
                <w:rFonts w:ascii="Times New Roman" w:hAnsi="Times New Roman" w:cs="Times New Roman"/>
                <w:b/>
                <w:noProof/>
                <w:sz w:val="24"/>
                <w:szCs w:val="24"/>
              </w:rPr>
              <w:t>2.3.3.</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Câmbio</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_Toc54797203 \h </w:instrText>
            </w:r>
            <w:r w:rsidR="0018649E" w:rsidRPr="0018649E">
              <w:rPr>
                <w:noProof/>
                <w:webHidden/>
              </w:rPr>
            </w:r>
            <w:r w:rsidR="0018649E" w:rsidRPr="0018649E">
              <w:rPr>
                <w:noProof/>
                <w:webHidden/>
              </w:rPr>
              <w:fldChar w:fldCharType="separate"/>
            </w:r>
            <w:r w:rsidR="00CB057B">
              <w:rPr>
                <w:noProof/>
                <w:webHidden/>
              </w:rPr>
              <w:t>20</w:t>
            </w:r>
            <w:r w:rsidR="0018649E" w:rsidRPr="0018649E">
              <w:rPr>
                <w:noProof/>
                <w:webHidden/>
              </w:rPr>
              <w:fldChar w:fldCharType="end"/>
            </w:r>
          </w:hyperlink>
        </w:p>
        <w:p w14:paraId="484185D4" w14:textId="7D88FE9C" w:rsidR="0018649E" w:rsidRPr="0018649E" w:rsidRDefault="006371BF" w:rsidP="003B5014">
          <w:pPr>
            <w:pStyle w:val="Sumrio2"/>
            <w:rPr>
              <w:rFonts w:eastAsiaTheme="minorEastAsia"/>
              <w:noProof/>
              <w:lang w:eastAsia="pt-BR"/>
            </w:rPr>
          </w:pPr>
          <w:hyperlink w:anchor="_Toc54797204" w:history="1">
            <w:r w:rsidR="0018649E" w:rsidRPr="0018649E">
              <w:rPr>
                <w:rStyle w:val="Hyperlink"/>
                <w:rFonts w:ascii="Times New Roman" w:hAnsi="Times New Roman" w:cs="Times New Roman"/>
                <w:b/>
                <w:noProof/>
                <w:sz w:val="24"/>
                <w:szCs w:val="24"/>
              </w:rPr>
              <w:t>2.3.4.</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Desemprego</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_Toc54797204 \h </w:instrText>
            </w:r>
            <w:r w:rsidR="0018649E" w:rsidRPr="0018649E">
              <w:rPr>
                <w:noProof/>
                <w:webHidden/>
              </w:rPr>
            </w:r>
            <w:r w:rsidR="0018649E" w:rsidRPr="0018649E">
              <w:rPr>
                <w:noProof/>
                <w:webHidden/>
              </w:rPr>
              <w:fldChar w:fldCharType="separate"/>
            </w:r>
            <w:r w:rsidR="00CB057B">
              <w:rPr>
                <w:noProof/>
                <w:webHidden/>
              </w:rPr>
              <w:t>21</w:t>
            </w:r>
            <w:r w:rsidR="0018649E" w:rsidRPr="0018649E">
              <w:rPr>
                <w:noProof/>
                <w:webHidden/>
              </w:rPr>
              <w:fldChar w:fldCharType="end"/>
            </w:r>
          </w:hyperlink>
        </w:p>
        <w:p w14:paraId="14B7ED03" w14:textId="13B4F162" w:rsidR="0018649E" w:rsidRPr="0018649E" w:rsidRDefault="006371BF" w:rsidP="003B5014">
          <w:pPr>
            <w:pStyle w:val="Sumrio2"/>
            <w:rPr>
              <w:rFonts w:eastAsiaTheme="minorEastAsia"/>
              <w:noProof/>
              <w:lang w:eastAsia="pt-BR"/>
            </w:rPr>
          </w:pPr>
          <w:hyperlink w:anchor="_Toc54797205" w:history="1">
            <w:r w:rsidR="0018649E" w:rsidRPr="0018649E">
              <w:rPr>
                <w:rStyle w:val="Hyperlink"/>
                <w:rFonts w:ascii="Times New Roman" w:hAnsi="Times New Roman" w:cs="Times New Roman"/>
                <w:b/>
                <w:noProof/>
                <w:sz w:val="24"/>
                <w:szCs w:val="24"/>
              </w:rPr>
              <w:t>2.3.5.</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Risco</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_Toc54797205 \h </w:instrText>
            </w:r>
            <w:r w:rsidR="0018649E" w:rsidRPr="0018649E">
              <w:rPr>
                <w:noProof/>
                <w:webHidden/>
              </w:rPr>
            </w:r>
            <w:r w:rsidR="0018649E" w:rsidRPr="0018649E">
              <w:rPr>
                <w:noProof/>
                <w:webHidden/>
              </w:rPr>
              <w:fldChar w:fldCharType="separate"/>
            </w:r>
            <w:r w:rsidR="00CB057B">
              <w:rPr>
                <w:noProof/>
                <w:webHidden/>
              </w:rPr>
              <w:t>21</w:t>
            </w:r>
            <w:r w:rsidR="0018649E" w:rsidRPr="0018649E">
              <w:rPr>
                <w:noProof/>
                <w:webHidden/>
              </w:rPr>
              <w:fldChar w:fldCharType="end"/>
            </w:r>
          </w:hyperlink>
        </w:p>
        <w:p w14:paraId="6F0C3B24" w14:textId="64E94775" w:rsidR="0018649E" w:rsidRPr="0018649E" w:rsidRDefault="006371BF" w:rsidP="003B5014">
          <w:pPr>
            <w:pStyle w:val="Sumrio2"/>
            <w:rPr>
              <w:rFonts w:eastAsiaTheme="minorEastAsia"/>
              <w:noProof/>
              <w:lang w:eastAsia="pt-BR"/>
            </w:rPr>
          </w:pPr>
          <w:hyperlink w:anchor="_Toc54797206" w:history="1">
            <w:r w:rsidR="0018649E" w:rsidRPr="0018649E">
              <w:rPr>
                <w:rStyle w:val="Hyperlink"/>
                <w:rFonts w:ascii="Times New Roman" w:hAnsi="Times New Roman" w:cs="Times New Roman"/>
                <w:b/>
                <w:noProof/>
                <w:sz w:val="24"/>
                <w:szCs w:val="24"/>
              </w:rPr>
              <w:t>2.3.6.</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Preços das ações na bolsa</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_Toc54797206 \h </w:instrText>
            </w:r>
            <w:r w:rsidR="0018649E" w:rsidRPr="0018649E">
              <w:rPr>
                <w:noProof/>
                <w:webHidden/>
              </w:rPr>
            </w:r>
            <w:r w:rsidR="0018649E" w:rsidRPr="0018649E">
              <w:rPr>
                <w:noProof/>
                <w:webHidden/>
              </w:rPr>
              <w:fldChar w:fldCharType="separate"/>
            </w:r>
            <w:r w:rsidR="00CB057B">
              <w:rPr>
                <w:noProof/>
                <w:webHidden/>
              </w:rPr>
              <w:t>22</w:t>
            </w:r>
            <w:r w:rsidR="0018649E" w:rsidRPr="0018649E">
              <w:rPr>
                <w:noProof/>
                <w:webHidden/>
              </w:rPr>
              <w:fldChar w:fldCharType="end"/>
            </w:r>
          </w:hyperlink>
        </w:p>
        <w:p w14:paraId="4345D6FA" w14:textId="6A0343EF" w:rsidR="0018649E" w:rsidRPr="0018649E" w:rsidRDefault="006371BF" w:rsidP="003B5014">
          <w:pPr>
            <w:pStyle w:val="Sumrio2"/>
            <w:rPr>
              <w:rFonts w:eastAsiaTheme="minorEastAsia"/>
              <w:noProof/>
              <w:lang w:eastAsia="pt-BR"/>
            </w:rPr>
          </w:pPr>
          <w:hyperlink w:anchor="_Toc54797207" w:history="1">
            <w:r w:rsidR="0018649E" w:rsidRPr="0018649E">
              <w:rPr>
                <w:rStyle w:val="Hyperlink"/>
                <w:rFonts w:ascii="Times New Roman" w:hAnsi="Times New Roman" w:cs="Times New Roman"/>
                <w:b/>
                <w:noProof/>
                <w:sz w:val="24"/>
                <w:szCs w:val="24"/>
              </w:rPr>
              <w:t>2.3.7.</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Inflação</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_Toc54797207 \h </w:instrText>
            </w:r>
            <w:r w:rsidR="0018649E" w:rsidRPr="0018649E">
              <w:rPr>
                <w:noProof/>
                <w:webHidden/>
              </w:rPr>
            </w:r>
            <w:r w:rsidR="0018649E" w:rsidRPr="0018649E">
              <w:rPr>
                <w:noProof/>
                <w:webHidden/>
              </w:rPr>
              <w:fldChar w:fldCharType="separate"/>
            </w:r>
            <w:r w:rsidR="00CB057B">
              <w:rPr>
                <w:noProof/>
                <w:webHidden/>
              </w:rPr>
              <w:t>22</w:t>
            </w:r>
            <w:r w:rsidR="0018649E" w:rsidRPr="0018649E">
              <w:rPr>
                <w:noProof/>
                <w:webHidden/>
              </w:rPr>
              <w:fldChar w:fldCharType="end"/>
            </w:r>
          </w:hyperlink>
        </w:p>
        <w:p w14:paraId="69551B3F" w14:textId="5A3E6416" w:rsidR="0018649E" w:rsidRPr="0018649E" w:rsidRDefault="006371BF" w:rsidP="003B5014">
          <w:pPr>
            <w:pStyle w:val="Sumrio2"/>
            <w:rPr>
              <w:rFonts w:eastAsiaTheme="minorEastAsia"/>
              <w:noProof/>
              <w:lang w:eastAsia="pt-BR"/>
            </w:rPr>
          </w:pPr>
          <w:hyperlink w:anchor="_Toc54797208" w:history="1">
            <w:r w:rsidR="0018649E" w:rsidRPr="0018649E">
              <w:rPr>
                <w:rStyle w:val="Hyperlink"/>
                <w:rFonts w:ascii="Times New Roman" w:hAnsi="Times New Roman" w:cs="Times New Roman"/>
                <w:b/>
                <w:noProof/>
                <w:sz w:val="24"/>
                <w:szCs w:val="24"/>
              </w:rPr>
              <w:t>2.3.8.</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Oferta de Moeda</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_Toc54797208 \h </w:instrText>
            </w:r>
            <w:r w:rsidR="0018649E" w:rsidRPr="0018649E">
              <w:rPr>
                <w:noProof/>
                <w:webHidden/>
              </w:rPr>
            </w:r>
            <w:r w:rsidR="0018649E" w:rsidRPr="0018649E">
              <w:rPr>
                <w:noProof/>
                <w:webHidden/>
              </w:rPr>
              <w:fldChar w:fldCharType="separate"/>
            </w:r>
            <w:r w:rsidR="00CB057B">
              <w:rPr>
                <w:noProof/>
                <w:webHidden/>
              </w:rPr>
              <w:t>23</w:t>
            </w:r>
            <w:r w:rsidR="0018649E" w:rsidRPr="0018649E">
              <w:rPr>
                <w:noProof/>
                <w:webHidden/>
              </w:rPr>
              <w:fldChar w:fldCharType="end"/>
            </w:r>
          </w:hyperlink>
        </w:p>
        <w:p w14:paraId="01032558" w14:textId="60F61CE5" w:rsidR="0018649E" w:rsidRPr="0018649E" w:rsidRDefault="006371BF" w:rsidP="003B5014">
          <w:pPr>
            <w:pStyle w:val="Sumrio2"/>
            <w:rPr>
              <w:rFonts w:eastAsiaTheme="minorEastAsia"/>
              <w:noProof/>
              <w:lang w:eastAsia="pt-BR"/>
            </w:rPr>
          </w:pPr>
          <w:hyperlink w:anchor="_Toc54797209" w:history="1">
            <w:r w:rsidR="0018649E" w:rsidRPr="0018649E">
              <w:rPr>
                <w:rStyle w:val="Hyperlink"/>
                <w:rFonts w:ascii="Times New Roman" w:hAnsi="Times New Roman" w:cs="Times New Roman"/>
                <w:b/>
                <w:noProof/>
                <w:sz w:val="24"/>
                <w:szCs w:val="24"/>
              </w:rPr>
              <w:t>2.3.9.</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Mudanças regulatórias</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_Toc54797209 \h </w:instrText>
            </w:r>
            <w:r w:rsidR="0018649E" w:rsidRPr="0018649E">
              <w:rPr>
                <w:noProof/>
                <w:webHidden/>
              </w:rPr>
            </w:r>
            <w:r w:rsidR="0018649E" w:rsidRPr="0018649E">
              <w:rPr>
                <w:noProof/>
                <w:webHidden/>
              </w:rPr>
              <w:fldChar w:fldCharType="separate"/>
            </w:r>
            <w:r w:rsidR="00CB057B">
              <w:rPr>
                <w:noProof/>
                <w:webHidden/>
              </w:rPr>
              <w:t>23</w:t>
            </w:r>
            <w:r w:rsidR="0018649E" w:rsidRPr="0018649E">
              <w:rPr>
                <w:noProof/>
                <w:webHidden/>
              </w:rPr>
              <w:fldChar w:fldCharType="end"/>
            </w:r>
          </w:hyperlink>
        </w:p>
        <w:p w14:paraId="70BC5232" w14:textId="384BC819" w:rsidR="0018649E" w:rsidRPr="0018649E" w:rsidRDefault="006371BF" w:rsidP="003B5014">
          <w:pPr>
            <w:pStyle w:val="Sumrio2"/>
            <w:rPr>
              <w:rFonts w:eastAsiaTheme="minorEastAsia"/>
              <w:noProof/>
              <w:lang w:eastAsia="pt-BR"/>
            </w:rPr>
          </w:pPr>
          <w:hyperlink w:anchor="_Toc54797210" w:history="1">
            <w:r w:rsidR="0018649E" w:rsidRPr="0018649E">
              <w:rPr>
                <w:rStyle w:val="Hyperlink"/>
                <w:rFonts w:ascii="Times New Roman" w:hAnsi="Times New Roman" w:cs="Times New Roman"/>
                <w:b/>
                <w:noProof/>
                <w:sz w:val="24"/>
                <w:szCs w:val="24"/>
              </w:rPr>
              <w:t>2.4.</w:t>
            </w:r>
            <w:r w:rsidR="0018649E" w:rsidRPr="0018649E">
              <w:rPr>
                <w:rFonts w:eastAsiaTheme="minorEastAsia"/>
                <w:noProof/>
                <w:lang w:eastAsia="pt-BR"/>
              </w:rPr>
              <w:tab/>
            </w:r>
            <w:r w:rsidR="0018649E" w:rsidRPr="0018649E">
              <w:rPr>
                <w:rStyle w:val="Hyperlink"/>
                <w:rFonts w:ascii="Times New Roman" w:hAnsi="Times New Roman" w:cs="Times New Roman"/>
                <w:b/>
                <w:noProof/>
                <w:sz w:val="24"/>
                <w:szCs w:val="24"/>
              </w:rPr>
              <w:t>Validação cruzada de séries de tempo para a seleção de modelos</w:t>
            </w:r>
            <w:r w:rsidR="0018649E" w:rsidRPr="0018649E">
              <w:rPr>
                <w:noProof/>
                <w:webHidden/>
              </w:rPr>
              <w:tab/>
            </w:r>
            <w:r w:rsidR="0018649E" w:rsidRPr="0018649E">
              <w:rPr>
                <w:noProof/>
                <w:webHidden/>
              </w:rPr>
              <w:fldChar w:fldCharType="begin"/>
            </w:r>
            <w:r w:rsidR="0018649E" w:rsidRPr="0018649E">
              <w:rPr>
                <w:noProof/>
                <w:webHidden/>
              </w:rPr>
              <w:instrText xml:space="preserve"> PAGEREF _Toc54797210 \h </w:instrText>
            </w:r>
            <w:r w:rsidR="0018649E" w:rsidRPr="0018649E">
              <w:rPr>
                <w:noProof/>
                <w:webHidden/>
              </w:rPr>
            </w:r>
            <w:r w:rsidR="0018649E" w:rsidRPr="0018649E">
              <w:rPr>
                <w:noProof/>
                <w:webHidden/>
              </w:rPr>
              <w:fldChar w:fldCharType="separate"/>
            </w:r>
            <w:r w:rsidR="00CB057B">
              <w:rPr>
                <w:noProof/>
                <w:webHidden/>
              </w:rPr>
              <w:t>24</w:t>
            </w:r>
            <w:r w:rsidR="0018649E" w:rsidRPr="0018649E">
              <w:rPr>
                <w:noProof/>
                <w:webHidden/>
              </w:rPr>
              <w:fldChar w:fldCharType="end"/>
            </w:r>
          </w:hyperlink>
        </w:p>
        <w:p w14:paraId="03AA2EF9" w14:textId="446295BE" w:rsidR="0018649E" w:rsidRPr="0018649E" w:rsidRDefault="006371BF" w:rsidP="0018649E">
          <w:pPr>
            <w:pStyle w:val="Sumrio1"/>
            <w:spacing w:line="360" w:lineRule="auto"/>
            <w:rPr>
              <w:rFonts w:ascii="Times New Roman" w:eastAsiaTheme="minorEastAsia" w:hAnsi="Times New Roman" w:cs="Times New Roman"/>
              <w:b/>
              <w:noProof/>
              <w:sz w:val="24"/>
              <w:szCs w:val="24"/>
              <w:lang w:eastAsia="pt-BR"/>
            </w:rPr>
          </w:pPr>
          <w:hyperlink w:anchor="_Toc54797211" w:history="1">
            <w:r w:rsidR="0018649E" w:rsidRPr="0018649E">
              <w:rPr>
                <w:rStyle w:val="Hyperlink"/>
                <w:rFonts w:ascii="Times New Roman" w:hAnsi="Times New Roman" w:cs="Times New Roman"/>
                <w:b/>
                <w:noProof/>
                <w:sz w:val="24"/>
                <w:szCs w:val="24"/>
              </w:rPr>
              <w:t>3</w:t>
            </w:r>
            <w:r w:rsidR="0018649E" w:rsidRPr="0018649E">
              <w:rPr>
                <w:rFonts w:ascii="Times New Roman" w:eastAsiaTheme="minorEastAsia" w:hAnsi="Times New Roman" w:cs="Times New Roman"/>
                <w:b/>
                <w:noProof/>
                <w:sz w:val="24"/>
                <w:szCs w:val="24"/>
                <w:lang w:eastAsia="pt-BR"/>
              </w:rPr>
              <w:tab/>
            </w:r>
            <w:r w:rsidR="0018649E" w:rsidRPr="0018649E">
              <w:rPr>
                <w:rStyle w:val="Hyperlink"/>
                <w:rFonts w:ascii="Times New Roman" w:hAnsi="Times New Roman" w:cs="Times New Roman"/>
                <w:b/>
                <w:noProof/>
                <w:sz w:val="24"/>
                <w:szCs w:val="24"/>
              </w:rPr>
              <w:t>METODOLOGIA</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_Toc54797211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26</w:t>
            </w:r>
            <w:r w:rsidR="0018649E" w:rsidRPr="0018649E">
              <w:rPr>
                <w:rFonts w:ascii="Times New Roman" w:hAnsi="Times New Roman" w:cs="Times New Roman"/>
                <w:b/>
                <w:noProof/>
                <w:webHidden/>
                <w:sz w:val="24"/>
                <w:szCs w:val="24"/>
              </w:rPr>
              <w:fldChar w:fldCharType="end"/>
            </w:r>
          </w:hyperlink>
        </w:p>
        <w:p w14:paraId="32D8A734" w14:textId="41378646" w:rsidR="0018649E" w:rsidRPr="0018649E" w:rsidRDefault="006371BF" w:rsidP="0018649E">
          <w:pPr>
            <w:pStyle w:val="Sumrio1"/>
            <w:spacing w:line="360" w:lineRule="auto"/>
            <w:rPr>
              <w:rFonts w:ascii="Times New Roman" w:eastAsiaTheme="minorEastAsia" w:hAnsi="Times New Roman" w:cs="Times New Roman"/>
              <w:b/>
              <w:noProof/>
              <w:sz w:val="24"/>
              <w:szCs w:val="24"/>
              <w:lang w:eastAsia="pt-BR"/>
            </w:rPr>
          </w:pPr>
          <w:hyperlink w:anchor="_Toc54797212" w:history="1">
            <w:r w:rsidR="0018649E" w:rsidRPr="0018649E">
              <w:rPr>
                <w:rStyle w:val="Hyperlink"/>
                <w:rFonts w:ascii="Times New Roman" w:hAnsi="Times New Roman" w:cs="Times New Roman"/>
                <w:b/>
                <w:noProof/>
                <w:sz w:val="24"/>
                <w:szCs w:val="24"/>
              </w:rPr>
              <w:t>4</w:t>
            </w:r>
            <w:r w:rsidR="0018649E" w:rsidRPr="0018649E">
              <w:rPr>
                <w:rFonts w:ascii="Times New Roman" w:eastAsiaTheme="minorEastAsia" w:hAnsi="Times New Roman" w:cs="Times New Roman"/>
                <w:b/>
                <w:noProof/>
                <w:sz w:val="24"/>
                <w:szCs w:val="24"/>
                <w:lang w:eastAsia="pt-BR"/>
              </w:rPr>
              <w:tab/>
            </w:r>
            <w:r w:rsidR="0018649E" w:rsidRPr="0018649E">
              <w:rPr>
                <w:rStyle w:val="Hyperlink"/>
                <w:rFonts w:ascii="Times New Roman" w:hAnsi="Times New Roman" w:cs="Times New Roman"/>
                <w:b/>
                <w:noProof/>
                <w:sz w:val="24"/>
                <w:szCs w:val="24"/>
              </w:rPr>
              <w:t>FONTES DE DADOS</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_Toc54797212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41</w:t>
            </w:r>
            <w:r w:rsidR="0018649E" w:rsidRPr="0018649E">
              <w:rPr>
                <w:rFonts w:ascii="Times New Roman" w:hAnsi="Times New Roman" w:cs="Times New Roman"/>
                <w:b/>
                <w:noProof/>
                <w:webHidden/>
                <w:sz w:val="24"/>
                <w:szCs w:val="24"/>
              </w:rPr>
              <w:fldChar w:fldCharType="end"/>
            </w:r>
          </w:hyperlink>
        </w:p>
        <w:p w14:paraId="3C9337D4" w14:textId="16C29114" w:rsidR="0018649E" w:rsidRPr="0018649E" w:rsidRDefault="006371BF" w:rsidP="0018649E">
          <w:pPr>
            <w:pStyle w:val="Sumrio1"/>
            <w:spacing w:line="360" w:lineRule="auto"/>
            <w:rPr>
              <w:rFonts w:ascii="Times New Roman" w:eastAsiaTheme="minorEastAsia" w:hAnsi="Times New Roman" w:cs="Times New Roman"/>
              <w:b/>
              <w:noProof/>
              <w:sz w:val="24"/>
              <w:szCs w:val="24"/>
              <w:lang w:eastAsia="pt-BR"/>
            </w:rPr>
          </w:pPr>
          <w:hyperlink w:anchor="_Toc54797213" w:history="1">
            <w:r w:rsidR="0018649E" w:rsidRPr="0018649E">
              <w:rPr>
                <w:rStyle w:val="Hyperlink"/>
                <w:rFonts w:ascii="Times New Roman" w:hAnsi="Times New Roman" w:cs="Times New Roman"/>
                <w:b/>
                <w:noProof/>
                <w:sz w:val="24"/>
                <w:szCs w:val="24"/>
              </w:rPr>
              <w:t>5</w:t>
            </w:r>
            <w:r w:rsidR="0018649E" w:rsidRPr="0018649E">
              <w:rPr>
                <w:rFonts w:ascii="Times New Roman" w:eastAsiaTheme="minorEastAsia" w:hAnsi="Times New Roman" w:cs="Times New Roman"/>
                <w:b/>
                <w:noProof/>
                <w:sz w:val="24"/>
                <w:szCs w:val="24"/>
                <w:lang w:eastAsia="pt-BR"/>
              </w:rPr>
              <w:tab/>
            </w:r>
            <w:r w:rsidR="0018649E" w:rsidRPr="0018649E">
              <w:rPr>
                <w:rStyle w:val="Hyperlink"/>
                <w:rFonts w:ascii="Times New Roman" w:hAnsi="Times New Roman" w:cs="Times New Roman"/>
                <w:b/>
                <w:noProof/>
                <w:sz w:val="24"/>
                <w:szCs w:val="24"/>
              </w:rPr>
              <w:t>RESULTADOS</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_Toc54797213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44</w:t>
            </w:r>
            <w:r w:rsidR="0018649E" w:rsidRPr="0018649E">
              <w:rPr>
                <w:rFonts w:ascii="Times New Roman" w:hAnsi="Times New Roman" w:cs="Times New Roman"/>
                <w:b/>
                <w:noProof/>
                <w:webHidden/>
                <w:sz w:val="24"/>
                <w:szCs w:val="24"/>
              </w:rPr>
              <w:fldChar w:fldCharType="end"/>
            </w:r>
          </w:hyperlink>
        </w:p>
        <w:p w14:paraId="76D193DB" w14:textId="75E63B88" w:rsidR="0018649E" w:rsidRPr="0018649E" w:rsidRDefault="006371BF" w:rsidP="0018649E">
          <w:pPr>
            <w:pStyle w:val="Sumrio1"/>
            <w:spacing w:line="360" w:lineRule="auto"/>
            <w:rPr>
              <w:rFonts w:ascii="Times New Roman" w:eastAsiaTheme="minorEastAsia" w:hAnsi="Times New Roman" w:cs="Times New Roman"/>
              <w:b/>
              <w:noProof/>
              <w:sz w:val="24"/>
              <w:szCs w:val="24"/>
              <w:lang w:eastAsia="pt-BR"/>
            </w:rPr>
          </w:pPr>
          <w:hyperlink w:anchor="_Toc54797214" w:history="1">
            <w:r w:rsidR="0018649E" w:rsidRPr="0018649E">
              <w:rPr>
                <w:rStyle w:val="Hyperlink"/>
                <w:rFonts w:ascii="Times New Roman" w:hAnsi="Times New Roman" w:cs="Times New Roman"/>
                <w:b/>
                <w:noProof/>
                <w:sz w:val="24"/>
                <w:szCs w:val="24"/>
              </w:rPr>
              <w:t>6</w:t>
            </w:r>
            <w:r w:rsidR="0018649E" w:rsidRPr="0018649E">
              <w:rPr>
                <w:rFonts w:ascii="Times New Roman" w:eastAsiaTheme="minorEastAsia" w:hAnsi="Times New Roman" w:cs="Times New Roman"/>
                <w:b/>
                <w:noProof/>
                <w:sz w:val="24"/>
                <w:szCs w:val="24"/>
                <w:lang w:eastAsia="pt-BR"/>
              </w:rPr>
              <w:tab/>
            </w:r>
            <w:r w:rsidR="0018649E" w:rsidRPr="0018649E">
              <w:rPr>
                <w:rStyle w:val="Hyperlink"/>
                <w:rFonts w:ascii="Times New Roman" w:hAnsi="Times New Roman" w:cs="Times New Roman"/>
                <w:b/>
                <w:noProof/>
                <w:sz w:val="24"/>
                <w:szCs w:val="24"/>
              </w:rPr>
              <w:t>CONCLUSÕES</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_Toc54797214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54</w:t>
            </w:r>
            <w:r w:rsidR="0018649E" w:rsidRPr="0018649E">
              <w:rPr>
                <w:rFonts w:ascii="Times New Roman" w:hAnsi="Times New Roman" w:cs="Times New Roman"/>
                <w:b/>
                <w:noProof/>
                <w:webHidden/>
                <w:sz w:val="24"/>
                <w:szCs w:val="24"/>
              </w:rPr>
              <w:fldChar w:fldCharType="end"/>
            </w:r>
          </w:hyperlink>
        </w:p>
        <w:p w14:paraId="61224293" w14:textId="780404C3" w:rsidR="0018649E" w:rsidRPr="0018649E" w:rsidRDefault="006371BF" w:rsidP="0018649E">
          <w:pPr>
            <w:pStyle w:val="Sumrio1"/>
            <w:spacing w:line="360" w:lineRule="auto"/>
            <w:rPr>
              <w:rFonts w:ascii="Times New Roman" w:eastAsiaTheme="minorEastAsia" w:hAnsi="Times New Roman" w:cs="Times New Roman"/>
              <w:b/>
              <w:noProof/>
              <w:sz w:val="24"/>
              <w:szCs w:val="24"/>
              <w:lang w:eastAsia="pt-BR"/>
            </w:rPr>
          </w:pPr>
          <w:hyperlink w:anchor="_Toc54797215" w:history="1">
            <w:r w:rsidR="0018649E" w:rsidRPr="0018649E">
              <w:rPr>
                <w:rStyle w:val="Hyperlink"/>
                <w:rFonts w:ascii="Times New Roman" w:hAnsi="Times New Roman" w:cs="Times New Roman"/>
                <w:b/>
                <w:noProof/>
                <w:sz w:val="24"/>
                <w:szCs w:val="24"/>
              </w:rPr>
              <w:t>REFERÊNCIAS</w:t>
            </w:r>
            <w:r w:rsidR="0018649E" w:rsidRPr="0018649E">
              <w:rPr>
                <w:rFonts w:ascii="Times New Roman" w:hAnsi="Times New Roman" w:cs="Times New Roman"/>
                <w:b/>
                <w:noProof/>
                <w:webHidden/>
                <w:sz w:val="24"/>
                <w:szCs w:val="24"/>
              </w:rPr>
              <w:tab/>
            </w:r>
            <w:r w:rsidR="0018649E" w:rsidRPr="0018649E">
              <w:rPr>
                <w:rFonts w:ascii="Times New Roman" w:hAnsi="Times New Roman" w:cs="Times New Roman"/>
                <w:b/>
                <w:noProof/>
                <w:webHidden/>
                <w:sz w:val="24"/>
                <w:szCs w:val="24"/>
              </w:rPr>
              <w:fldChar w:fldCharType="begin"/>
            </w:r>
            <w:r w:rsidR="0018649E" w:rsidRPr="0018649E">
              <w:rPr>
                <w:rFonts w:ascii="Times New Roman" w:hAnsi="Times New Roman" w:cs="Times New Roman"/>
                <w:b/>
                <w:noProof/>
                <w:webHidden/>
                <w:sz w:val="24"/>
                <w:szCs w:val="24"/>
              </w:rPr>
              <w:instrText xml:space="preserve"> PAGEREF _Toc54797215 \h </w:instrText>
            </w:r>
            <w:r w:rsidR="0018649E" w:rsidRPr="0018649E">
              <w:rPr>
                <w:rFonts w:ascii="Times New Roman" w:hAnsi="Times New Roman" w:cs="Times New Roman"/>
                <w:b/>
                <w:noProof/>
                <w:webHidden/>
                <w:sz w:val="24"/>
                <w:szCs w:val="24"/>
              </w:rPr>
            </w:r>
            <w:r w:rsidR="0018649E" w:rsidRPr="0018649E">
              <w:rPr>
                <w:rFonts w:ascii="Times New Roman" w:hAnsi="Times New Roman" w:cs="Times New Roman"/>
                <w:b/>
                <w:noProof/>
                <w:webHidden/>
                <w:sz w:val="24"/>
                <w:szCs w:val="24"/>
              </w:rPr>
              <w:fldChar w:fldCharType="separate"/>
            </w:r>
            <w:r w:rsidR="00CB057B">
              <w:rPr>
                <w:rFonts w:ascii="Times New Roman" w:hAnsi="Times New Roman" w:cs="Times New Roman"/>
                <w:b/>
                <w:noProof/>
                <w:webHidden/>
                <w:sz w:val="24"/>
                <w:szCs w:val="24"/>
              </w:rPr>
              <w:t>56</w:t>
            </w:r>
            <w:r w:rsidR="0018649E" w:rsidRPr="0018649E">
              <w:rPr>
                <w:rFonts w:ascii="Times New Roman" w:hAnsi="Times New Roman" w:cs="Times New Roman"/>
                <w:b/>
                <w:noProof/>
                <w:webHidden/>
                <w:sz w:val="24"/>
                <w:szCs w:val="24"/>
              </w:rPr>
              <w:fldChar w:fldCharType="end"/>
            </w:r>
          </w:hyperlink>
        </w:p>
        <w:p w14:paraId="6EBE75EC" w14:textId="53DC1C39" w:rsidR="00B82A98" w:rsidRPr="003F395A" w:rsidRDefault="00B82A98" w:rsidP="0018649E">
          <w:pPr>
            <w:spacing w:line="360" w:lineRule="auto"/>
            <w:jc w:val="left"/>
            <w:rPr>
              <w:szCs w:val="24"/>
            </w:rPr>
          </w:pPr>
          <w:r w:rsidRPr="0018649E">
            <w:rPr>
              <w:rFonts w:cs="Times New Roman"/>
              <w:b/>
              <w:bCs/>
              <w:szCs w:val="24"/>
            </w:rPr>
            <w:fldChar w:fldCharType="end"/>
          </w:r>
        </w:p>
      </w:sdtContent>
    </w:sdt>
    <w:p w14:paraId="37F580DA" w14:textId="77777777" w:rsidR="00B82A98" w:rsidRPr="003F395A" w:rsidRDefault="00B82A98" w:rsidP="00CF7802">
      <w:pPr>
        <w:spacing w:before="240" w:after="100" w:afterAutospacing="1" w:line="240" w:lineRule="auto"/>
        <w:rPr>
          <w:rFonts w:eastAsia="Times New Roman" w:cs="Times New Roman"/>
          <w:color w:val="000000"/>
          <w:szCs w:val="24"/>
          <w:lang w:eastAsia="pt-BR"/>
        </w:rPr>
      </w:pPr>
    </w:p>
    <w:p w14:paraId="5F91944B" w14:textId="77777777" w:rsidR="001C09F0" w:rsidRDefault="001C09F0">
      <w:pPr>
        <w:jc w:val="left"/>
        <w:rPr>
          <w:rFonts w:eastAsia="Times New Roman" w:cs="Times New Roman"/>
          <w:color w:val="000000"/>
          <w:szCs w:val="24"/>
          <w:lang w:eastAsia="pt-BR"/>
        </w:rPr>
        <w:sectPr w:rsidR="001C09F0" w:rsidSect="009E338F">
          <w:headerReference w:type="default" r:id="rId11"/>
          <w:pgSz w:w="11906" w:h="16838"/>
          <w:pgMar w:top="1418" w:right="1418" w:bottom="1418" w:left="1418" w:header="1134" w:footer="709" w:gutter="0"/>
          <w:pgNumType w:start="3"/>
          <w:cols w:space="708"/>
          <w:titlePg/>
          <w:docGrid w:linePitch="360"/>
        </w:sectPr>
      </w:pPr>
    </w:p>
    <w:p w14:paraId="0E5A9A03" w14:textId="64B4D65E" w:rsidR="005F1105" w:rsidRPr="00C9677A" w:rsidRDefault="005578D9" w:rsidP="00C9677A">
      <w:pPr>
        <w:pStyle w:val="Ttulo1"/>
        <w:numPr>
          <w:ilvl w:val="0"/>
          <w:numId w:val="25"/>
        </w:numPr>
        <w:ind w:hanging="720"/>
      </w:pPr>
      <w:bookmarkStart w:id="153" w:name="_Toc54713730"/>
      <w:bookmarkStart w:id="154" w:name="_Toc49960017"/>
      <w:bookmarkStart w:id="155" w:name="_Toc54797189"/>
      <w:bookmarkEnd w:id="153"/>
      <w:commentRangeStart w:id="156"/>
      <w:r w:rsidRPr="00D36F60">
        <w:lastRenderedPageBreak/>
        <w:t>INTRODUÇÃO</w:t>
      </w:r>
      <w:bookmarkEnd w:id="154"/>
      <w:commentRangeEnd w:id="156"/>
      <w:r w:rsidR="002A407D" w:rsidRPr="0018649E">
        <w:commentReference w:id="156"/>
      </w:r>
      <w:bookmarkEnd w:id="155"/>
    </w:p>
    <w:p w14:paraId="44D31618" w14:textId="2CEE3D7D" w:rsidR="005F1105" w:rsidRPr="00897ACF" w:rsidRDefault="005F1105" w:rsidP="002A407D">
      <w:pPr>
        <w:spacing w:after="120" w:line="360" w:lineRule="auto"/>
        <w:ind w:firstLine="708"/>
        <w:rPr>
          <w:rFonts w:cstheme="minorHAnsi"/>
          <w:szCs w:val="24"/>
        </w:rPr>
      </w:pPr>
      <w:r w:rsidRPr="002A407D">
        <w:rPr>
          <w:rFonts w:cstheme="minorHAnsi"/>
          <w:szCs w:val="24"/>
        </w:rPr>
        <w:t xml:space="preserve">O Conselho Administrativo de Defesa Econômica </w:t>
      </w:r>
      <w:del w:id="157" w:author="Felipe Neiva Mundim" w:date="2020-10-26T20:35:00Z">
        <w:r w:rsidRPr="002A407D" w:rsidDel="00240E89">
          <w:rPr>
            <w:rFonts w:cstheme="minorHAnsi"/>
            <w:szCs w:val="24"/>
          </w:rPr>
          <w:delText xml:space="preserve">- </w:delText>
        </w:r>
      </w:del>
      <w:ins w:id="158" w:author="Felipe Neiva Mundim" w:date="2020-10-26T20:35:00Z">
        <w:r w:rsidR="00240E89" w:rsidRPr="002A407D">
          <w:rPr>
            <w:rFonts w:cstheme="minorHAnsi"/>
            <w:szCs w:val="24"/>
          </w:rPr>
          <w:t>(</w:t>
        </w:r>
      </w:ins>
      <w:proofErr w:type="spellStart"/>
      <w:r w:rsidRPr="002A407D">
        <w:rPr>
          <w:rFonts w:cstheme="minorHAnsi"/>
          <w:szCs w:val="24"/>
        </w:rPr>
        <w:t>Cade</w:t>
      </w:r>
      <w:proofErr w:type="spellEnd"/>
      <w:ins w:id="159" w:author="Felipe Neiva Mundim" w:date="2020-10-26T20:35:00Z">
        <w:r w:rsidR="00240E89" w:rsidRPr="002A407D">
          <w:rPr>
            <w:rFonts w:cstheme="minorHAnsi"/>
            <w:szCs w:val="24"/>
          </w:rPr>
          <w:t>)</w:t>
        </w:r>
      </w:ins>
      <w:r w:rsidRPr="002A407D">
        <w:rPr>
          <w:rFonts w:cstheme="minorHAnsi"/>
          <w:szCs w:val="24"/>
        </w:rPr>
        <w:t xml:space="preserve"> é uma autarquia federal, vinculada ao Ministério da Justiça</w:t>
      </w:r>
      <w:ins w:id="160" w:author="Felipe Neiva Mundim" w:date="2020-10-26T20:35:00Z">
        <w:r w:rsidR="00240E89" w:rsidRPr="002A407D">
          <w:rPr>
            <w:rFonts w:cstheme="minorHAnsi"/>
            <w:szCs w:val="24"/>
          </w:rPr>
          <w:t xml:space="preserve"> e Segurança Pública</w:t>
        </w:r>
      </w:ins>
      <w:r w:rsidRPr="002A407D">
        <w:rPr>
          <w:rFonts w:cstheme="minorHAnsi"/>
          <w:szCs w:val="24"/>
        </w:rPr>
        <w:t xml:space="preserve">, </w:t>
      </w:r>
      <w:del w:id="161" w:author="Felipe Neiva Mundim" w:date="2020-10-26T20:37:00Z">
        <w:r w:rsidRPr="002A407D" w:rsidDel="00240E89">
          <w:rPr>
            <w:rFonts w:cstheme="minorHAnsi"/>
            <w:szCs w:val="24"/>
          </w:rPr>
          <w:delText xml:space="preserve">e a este compete, </w:delText>
        </w:r>
      </w:del>
      <w:r w:rsidRPr="002A407D">
        <w:rPr>
          <w:rFonts w:cstheme="minorHAnsi"/>
          <w:szCs w:val="24"/>
        </w:rPr>
        <w:t xml:space="preserve">com base nas atribuições estabelecidas pela Lei n° 12.529, de 30 de novembro de 2011, </w:t>
      </w:r>
      <w:ins w:id="162" w:author="Felipe Neiva Mundim" w:date="2020-10-26T20:37:00Z">
        <w:r w:rsidR="00240E89" w:rsidRPr="00FF3D29">
          <w:rPr>
            <w:rFonts w:cstheme="minorHAnsi"/>
            <w:szCs w:val="24"/>
          </w:rPr>
          <w:t xml:space="preserve">possui a competência de </w:t>
        </w:r>
      </w:ins>
      <w:r w:rsidRPr="00FF3D29">
        <w:rPr>
          <w:rFonts w:cstheme="minorHAnsi"/>
          <w:szCs w:val="24"/>
        </w:rPr>
        <w:t>analisar e decidir sobre as fusões, aquisições de controle, incorporações e outros atos de concentração</w:t>
      </w:r>
      <w:ins w:id="163" w:author="Felipe Neiva Mundim" w:date="2020-10-26T08:32:00Z">
        <w:r w:rsidR="008D0C32" w:rsidRPr="00A7367D">
          <w:rPr>
            <w:rFonts w:cstheme="minorHAnsi"/>
            <w:szCs w:val="24"/>
          </w:rPr>
          <w:t xml:space="preserve"> (AC)</w:t>
        </w:r>
      </w:ins>
      <w:r w:rsidRPr="00A7367D">
        <w:rPr>
          <w:rFonts w:cstheme="minorHAnsi"/>
          <w:szCs w:val="24"/>
        </w:rPr>
        <w:t xml:space="preserve"> econômica entre empresas que possam colocar em risco a livre concorrência</w:t>
      </w:r>
      <w:r w:rsidRPr="00897ACF">
        <w:rPr>
          <w:rFonts w:cstheme="minorHAnsi"/>
          <w:szCs w:val="24"/>
        </w:rPr>
        <w:t>.</w:t>
      </w:r>
    </w:p>
    <w:p w14:paraId="16853046" w14:textId="71BD13A3" w:rsidR="00A05411" w:rsidRPr="000633CF" w:rsidRDefault="00351291" w:rsidP="002A407D">
      <w:pPr>
        <w:spacing w:after="120" w:line="360" w:lineRule="auto"/>
        <w:ind w:firstLine="708"/>
        <w:rPr>
          <w:ins w:id="164" w:author="Felipe Neiva Mundim" w:date="2020-10-27T10:21:00Z"/>
          <w:rFonts w:cstheme="minorHAnsi"/>
          <w:szCs w:val="24"/>
        </w:rPr>
      </w:pPr>
      <w:ins w:id="165" w:author="Felipe Neiva Mundim" w:date="2020-10-27T10:12:00Z">
        <w:r w:rsidRPr="00842B70">
          <w:rPr>
            <w:rFonts w:cstheme="minorHAnsi"/>
            <w:szCs w:val="24"/>
          </w:rPr>
          <w:t>No Brasil, esse</w:t>
        </w:r>
      </w:ins>
      <w:ins w:id="166" w:author="Felipe Neiva Mundim" w:date="2020-10-27T10:10:00Z">
        <w:r w:rsidRPr="00842B70">
          <w:rPr>
            <w:rFonts w:cstheme="minorHAnsi"/>
            <w:szCs w:val="24"/>
          </w:rPr>
          <w:t xml:space="preserve"> controle de concentrações</w:t>
        </w:r>
      </w:ins>
      <w:ins w:id="167" w:author="Felipe Neiva Mundim" w:date="2020-10-27T10:12:00Z">
        <w:r w:rsidRPr="00842B70">
          <w:rPr>
            <w:rFonts w:cstheme="minorHAnsi"/>
            <w:szCs w:val="24"/>
          </w:rPr>
          <w:t>,</w:t>
        </w:r>
      </w:ins>
      <w:ins w:id="168" w:author="Felipe Neiva Mundim" w:date="2020-10-27T10:10:00Z">
        <w:r w:rsidRPr="00842B70">
          <w:rPr>
            <w:rFonts w:cstheme="minorHAnsi"/>
            <w:szCs w:val="24"/>
          </w:rPr>
          <w:t xml:space="preserve"> </w:t>
        </w:r>
      </w:ins>
      <w:ins w:id="169" w:author="Felipe Neiva Mundim" w:date="2020-10-27T10:12:00Z">
        <w:r w:rsidRPr="00842B70">
          <w:rPr>
            <w:rFonts w:cstheme="minorHAnsi"/>
            <w:szCs w:val="24"/>
          </w:rPr>
          <w:t xml:space="preserve">realizado </w:t>
        </w:r>
      </w:ins>
      <w:ins w:id="170" w:author="Felipe Neiva Mundim" w:date="2020-10-27T10:10:00Z">
        <w:r w:rsidRPr="00284D71">
          <w:rPr>
            <w:rFonts w:cstheme="minorHAnsi"/>
            <w:szCs w:val="24"/>
          </w:rPr>
          <w:t>pelo</w:t>
        </w:r>
      </w:ins>
      <w:ins w:id="171" w:author="Felipe Neiva Mundim" w:date="2020-10-27T10:11:00Z">
        <w:r w:rsidRPr="00284D71">
          <w:rPr>
            <w:rFonts w:cstheme="minorHAnsi"/>
            <w:szCs w:val="24"/>
          </w:rPr>
          <w:t xml:space="preserve"> Sistema Brasileiro de Defesa da Concorrência (SBDC)</w:t>
        </w:r>
      </w:ins>
      <w:ins w:id="172" w:author="Felipe Neiva Mundim" w:date="2020-10-27T10:12:00Z">
        <w:r w:rsidRPr="00284D71">
          <w:rPr>
            <w:rFonts w:cstheme="minorHAnsi"/>
            <w:szCs w:val="24"/>
          </w:rPr>
          <w:t xml:space="preserve">, é </w:t>
        </w:r>
      </w:ins>
      <w:ins w:id="173" w:author="Felipe Neiva Mundim" w:date="2020-10-27T10:13:00Z">
        <w:r w:rsidRPr="00284D71">
          <w:rPr>
            <w:rFonts w:cstheme="minorHAnsi"/>
            <w:szCs w:val="24"/>
          </w:rPr>
          <w:t xml:space="preserve">uma </w:t>
        </w:r>
      </w:ins>
      <w:ins w:id="174" w:author="Felipe Neiva Mundim" w:date="2020-10-27T10:12:00Z">
        <w:r w:rsidRPr="00284D71">
          <w:rPr>
            <w:rFonts w:cstheme="minorHAnsi"/>
            <w:szCs w:val="24"/>
          </w:rPr>
          <w:t>atribu</w:t>
        </w:r>
      </w:ins>
      <w:ins w:id="175" w:author="Felipe Neiva Mundim" w:date="2020-10-27T10:13:00Z">
        <w:r w:rsidRPr="00284D71">
          <w:rPr>
            <w:rFonts w:cstheme="minorHAnsi"/>
            <w:szCs w:val="24"/>
          </w:rPr>
          <w:t xml:space="preserve">ição do </w:t>
        </w:r>
        <w:proofErr w:type="spellStart"/>
        <w:r w:rsidRPr="00284D71">
          <w:rPr>
            <w:rFonts w:cstheme="minorHAnsi"/>
            <w:szCs w:val="24"/>
          </w:rPr>
          <w:t>Cade</w:t>
        </w:r>
      </w:ins>
      <w:proofErr w:type="spellEnd"/>
      <w:ins w:id="176" w:author="Felipe Neiva Mundim" w:date="2020-10-27T10:15:00Z">
        <w:r w:rsidRPr="00284D71">
          <w:rPr>
            <w:rFonts w:cstheme="minorHAnsi"/>
            <w:szCs w:val="24"/>
          </w:rPr>
          <w:t xml:space="preserve"> e possui um caráter preventivo</w:t>
        </w:r>
        <w:del w:id="177" w:author="João Isidio Martins" w:date="2020-10-31T19:28:00Z">
          <w:r w:rsidRPr="00284D71" w:rsidDel="006371BF">
            <w:rPr>
              <w:rFonts w:cstheme="minorHAnsi"/>
              <w:szCs w:val="24"/>
            </w:rPr>
            <w:delText xml:space="preserve"> da atuaç</w:delText>
          </w:r>
        </w:del>
      </w:ins>
      <w:ins w:id="178" w:author="Felipe Neiva Mundim" w:date="2020-10-27T10:16:00Z">
        <w:del w:id="179" w:author="João Isidio Martins" w:date="2020-10-31T19:28:00Z">
          <w:r w:rsidRPr="00284D71" w:rsidDel="006371BF">
            <w:rPr>
              <w:rFonts w:cstheme="minorHAnsi"/>
              <w:szCs w:val="24"/>
            </w:rPr>
            <w:delText>ão da agência antiruste bra</w:delText>
          </w:r>
          <w:r w:rsidRPr="000633CF" w:rsidDel="006371BF">
            <w:rPr>
              <w:rFonts w:cstheme="minorHAnsi"/>
              <w:szCs w:val="24"/>
            </w:rPr>
            <w:delText>sileira</w:delText>
          </w:r>
        </w:del>
        <w:r w:rsidRPr="000633CF">
          <w:rPr>
            <w:rFonts w:cstheme="minorHAnsi"/>
            <w:szCs w:val="24"/>
          </w:rPr>
          <w:t xml:space="preserve">. Pois, os AC submetidos ao </w:t>
        </w:r>
        <w:proofErr w:type="spellStart"/>
        <w:r w:rsidRPr="000633CF">
          <w:rPr>
            <w:rFonts w:cstheme="minorHAnsi"/>
            <w:szCs w:val="24"/>
          </w:rPr>
          <w:t>Cade</w:t>
        </w:r>
        <w:proofErr w:type="spellEnd"/>
        <w:r w:rsidRPr="000633CF">
          <w:rPr>
            <w:rFonts w:cstheme="minorHAnsi"/>
            <w:szCs w:val="24"/>
          </w:rPr>
          <w:t xml:space="preserve"> são</w:t>
        </w:r>
      </w:ins>
      <w:ins w:id="180" w:author="Felipe Neiva Mundim" w:date="2020-10-27T10:13:00Z">
        <w:r w:rsidRPr="000633CF">
          <w:rPr>
            <w:rFonts w:cstheme="minorHAnsi"/>
            <w:szCs w:val="24"/>
          </w:rPr>
          <w:t xml:space="preserve"> </w:t>
        </w:r>
      </w:ins>
      <w:ins w:id="181" w:author="Felipe Neiva Mundim" w:date="2020-10-27T10:18:00Z">
        <w:r w:rsidRPr="000633CF">
          <w:rPr>
            <w:rFonts w:cstheme="minorHAnsi"/>
            <w:szCs w:val="24"/>
          </w:rPr>
          <w:t>analisados e</w:t>
        </w:r>
      </w:ins>
      <w:ins w:id="182" w:author="Felipe Neiva Mundim" w:date="2020-10-27T10:17:00Z">
        <w:r w:rsidRPr="000633CF">
          <w:rPr>
            <w:rFonts w:cstheme="minorHAnsi"/>
            <w:szCs w:val="24"/>
          </w:rPr>
          <w:t xml:space="preserve"> aqueles que possam suscitar preocupações concorrenciais são rejeitados.</w:t>
        </w:r>
      </w:ins>
      <w:ins w:id="183" w:author="Felipe Neiva Mundim" w:date="2020-10-27T10:18:00Z">
        <w:r w:rsidRPr="000633CF">
          <w:rPr>
            <w:rFonts w:cstheme="minorHAnsi"/>
            <w:szCs w:val="24"/>
          </w:rPr>
          <w:t xml:space="preserve"> Dessa forma, o </w:t>
        </w:r>
      </w:ins>
      <w:proofErr w:type="spellStart"/>
      <w:ins w:id="184" w:author="Felipe Neiva Mundim" w:date="2020-10-27T10:19:00Z">
        <w:r w:rsidRPr="000633CF">
          <w:rPr>
            <w:rFonts w:cstheme="minorHAnsi"/>
            <w:szCs w:val="24"/>
          </w:rPr>
          <w:t>Cade</w:t>
        </w:r>
        <w:proofErr w:type="spellEnd"/>
        <w:r w:rsidRPr="000633CF">
          <w:rPr>
            <w:rFonts w:cstheme="minorHAnsi"/>
            <w:szCs w:val="24"/>
          </w:rPr>
          <w:t xml:space="preserve"> zela pela promoção de um ambiente concorrencial saudável ao impedir a concretização de operações que possam gerar efeitos deletérios </w:t>
        </w:r>
      </w:ins>
      <w:ins w:id="185" w:author="Felipe Neiva Mundim" w:date="2020-10-27T10:20:00Z">
        <w:r w:rsidRPr="000633CF">
          <w:rPr>
            <w:rFonts w:cstheme="minorHAnsi"/>
            <w:szCs w:val="24"/>
          </w:rPr>
          <w:t xml:space="preserve">à economia. </w:t>
        </w:r>
      </w:ins>
    </w:p>
    <w:p w14:paraId="7103689D" w14:textId="598C1FD8" w:rsidR="005F1105" w:rsidRPr="00FF3D29" w:rsidRDefault="00A05411" w:rsidP="002A407D">
      <w:pPr>
        <w:spacing w:after="120" w:line="360" w:lineRule="auto"/>
        <w:ind w:firstLine="708"/>
        <w:rPr>
          <w:rFonts w:cstheme="minorHAnsi"/>
          <w:szCs w:val="24"/>
        </w:rPr>
      </w:pPr>
      <w:ins w:id="186" w:author="Felipe Neiva Mundim" w:date="2020-10-27T10:20:00Z">
        <w:r w:rsidRPr="000633CF">
          <w:rPr>
            <w:rFonts w:cstheme="minorHAnsi"/>
            <w:szCs w:val="24"/>
          </w:rPr>
          <w:t xml:space="preserve">Na consecução </w:t>
        </w:r>
      </w:ins>
      <w:ins w:id="187" w:author="Felipe Neiva Mundim" w:date="2020-10-27T10:21:00Z">
        <w:r w:rsidRPr="000633CF">
          <w:rPr>
            <w:rFonts w:cstheme="minorHAnsi"/>
            <w:szCs w:val="24"/>
          </w:rPr>
          <w:t>de sua funç</w:t>
        </w:r>
      </w:ins>
      <w:ins w:id="188" w:author="Felipe Neiva Mundim" w:date="2020-10-27T10:22:00Z">
        <w:r w:rsidRPr="000633CF">
          <w:rPr>
            <w:rFonts w:cstheme="minorHAnsi"/>
            <w:szCs w:val="24"/>
          </w:rPr>
          <w:t>ão</w:t>
        </w:r>
      </w:ins>
      <w:ins w:id="189" w:author="Felipe Neiva Mundim" w:date="2020-10-27T10:20:00Z">
        <w:r w:rsidRPr="000633CF">
          <w:rPr>
            <w:rFonts w:cstheme="minorHAnsi"/>
            <w:szCs w:val="24"/>
          </w:rPr>
          <w:t xml:space="preserve"> </w:t>
        </w:r>
      </w:ins>
      <w:del w:id="190" w:author="Felipe Neiva Mundim" w:date="2020-10-27T10:20:00Z">
        <w:r w:rsidR="005F1105" w:rsidRPr="000633CF" w:rsidDel="00A05411">
          <w:rPr>
            <w:rFonts w:cstheme="minorHAnsi"/>
            <w:szCs w:val="24"/>
          </w:rPr>
          <w:delText xml:space="preserve">Para realizar a avaliação dos atos de concentração </w:delText>
        </w:r>
      </w:del>
      <w:r w:rsidR="005F1105" w:rsidRPr="000633CF">
        <w:rPr>
          <w:rFonts w:cstheme="minorHAnsi"/>
          <w:szCs w:val="24"/>
        </w:rPr>
        <w:t xml:space="preserve">a autarquia despende recursos materiais e humanos. O uso </w:t>
      </w:r>
      <w:del w:id="191" w:author="Felipe Neiva Mundim" w:date="2020-10-27T10:21:00Z">
        <w:r w:rsidR="005F1105" w:rsidRPr="000633CF" w:rsidDel="00A05411">
          <w:rPr>
            <w:rFonts w:cstheme="minorHAnsi"/>
            <w:szCs w:val="24"/>
          </w:rPr>
          <w:delText xml:space="preserve">destes </w:delText>
        </w:r>
      </w:del>
      <w:ins w:id="192" w:author="Felipe Neiva Mundim" w:date="2020-10-27T10:21:00Z">
        <w:r w:rsidRPr="000633CF">
          <w:rPr>
            <w:rFonts w:cstheme="minorHAnsi"/>
            <w:szCs w:val="24"/>
          </w:rPr>
          <w:t xml:space="preserve">desses </w:t>
        </w:r>
      </w:ins>
      <w:r w:rsidR="005F1105" w:rsidRPr="000633CF">
        <w:rPr>
          <w:rFonts w:cstheme="minorHAnsi"/>
          <w:szCs w:val="24"/>
        </w:rPr>
        <w:t>recursos se torna ainda mais intenso na medida em que mais casos têm de ser avaliados.</w:t>
      </w:r>
      <w:ins w:id="193" w:author="Felipe Neiva Mundim" w:date="2020-10-27T10:22:00Z">
        <w:r w:rsidRPr="000633CF">
          <w:rPr>
            <w:rFonts w:cstheme="minorHAnsi"/>
            <w:szCs w:val="24"/>
          </w:rPr>
          <w:t xml:space="preserve"> De outro lado, a notificação de um AC gera obrigação de recolhimento de uma taxa processual</w:t>
        </w:r>
      </w:ins>
      <w:ins w:id="194" w:author="Felipe Neiva Mundim" w:date="2020-10-27T10:24:00Z">
        <w:r w:rsidRPr="002A407D">
          <w:rPr>
            <w:rStyle w:val="Refdenotaderodap"/>
            <w:rFonts w:cstheme="minorHAnsi"/>
            <w:szCs w:val="24"/>
          </w:rPr>
          <w:footnoteReference w:id="1"/>
        </w:r>
        <w:r w:rsidRPr="002A407D">
          <w:rPr>
            <w:rFonts w:cstheme="minorHAnsi"/>
            <w:szCs w:val="24"/>
          </w:rPr>
          <w:t>.</w:t>
        </w:r>
      </w:ins>
      <w:ins w:id="201" w:author="Felipe Neiva Mundim" w:date="2020-10-27T10:26:00Z">
        <w:r w:rsidRPr="002A407D">
          <w:rPr>
            <w:rFonts w:cstheme="minorHAnsi"/>
            <w:szCs w:val="24"/>
          </w:rPr>
          <w:t xml:space="preserve"> </w:t>
        </w:r>
      </w:ins>
      <w:ins w:id="202" w:author="Felipe Neiva Mundim" w:date="2020-10-27T10:25:00Z">
        <w:r w:rsidRPr="002A407D">
          <w:rPr>
            <w:rFonts w:cstheme="minorHAnsi"/>
            <w:szCs w:val="24"/>
          </w:rPr>
          <w:t>Desse modo,</w:t>
        </w:r>
      </w:ins>
      <w:ins w:id="203" w:author="Felipe Neiva Mundim" w:date="2020-10-27T10:22:00Z">
        <w:r w:rsidRPr="002A407D">
          <w:rPr>
            <w:rFonts w:cstheme="minorHAnsi"/>
            <w:szCs w:val="24"/>
          </w:rPr>
          <w:t xml:space="preserve"> </w:t>
        </w:r>
      </w:ins>
      <w:ins w:id="204" w:author="Felipe Neiva Mundim" w:date="2020-10-27T10:26:00Z">
        <w:r w:rsidRPr="002A407D">
          <w:rPr>
            <w:rFonts w:cstheme="minorHAnsi"/>
            <w:szCs w:val="24"/>
          </w:rPr>
          <w:t>a previsibilidade da quantidade de AC notificados e analisados em um determinado período contribui com a gestão adequada dos recursos da autarquia.</w:t>
        </w:r>
      </w:ins>
      <w:del w:id="205" w:author="Felipe Neiva Mundim" w:date="2020-10-27T10:27:00Z">
        <w:r w:rsidR="005F1105" w:rsidRPr="002A407D" w:rsidDel="00A05411">
          <w:rPr>
            <w:rFonts w:cstheme="minorHAnsi"/>
            <w:szCs w:val="24"/>
          </w:rPr>
          <w:delText xml:space="preserve"> Convém, portanto, prever o número de atos de concent</w:delText>
        </w:r>
        <w:r w:rsidR="005F1105" w:rsidRPr="00FF3D29" w:rsidDel="00A05411">
          <w:rPr>
            <w:rFonts w:cstheme="minorHAnsi"/>
            <w:szCs w:val="24"/>
          </w:rPr>
          <w:delText>ração com a finalidade de calibrar as necessidades orçamentárias e financeiras da instituição.</w:delText>
        </w:r>
      </w:del>
    </w:p>
    <w:p w14:paraId="382AA7BE" w14:textId="6DB3C90A" w:rsidR="005F1105" w:rsidRPr="000633CF" w:rsidRDefault="005F1105" w:rsidP="002A407D">
      <w:pPr>
        <w:spacing w:after="120" w:line="360" w:lineRule="auto"/>
        <w:ind w:firstLine="708"/>
        <w:rPr>
          <w:rFonts w:cstheme="minorHAnsi"/>
          <w:szCs w:val="24"/>
        </w:rPr>
      </w:pPr>
      <w:del w:id="206" w:author="Felipe Neiva Mundim" w:date="2020-10-27T10:27:00Z">
        <w:r w:rsidRPr="00FF3D29" w:rsidDel="00A05411">
          <w:rPr>
            <w:rFonts w:cstheme="minorHAnsi"/>
            <w:szCs w:val="24"/>
          </w:rPr>
          <w:delText>Com regularidade anual</w:delText>
        </w:r>
      </w:del>
      <w:ins w:id="207" w:author="Felipe Neiva Mundim" w:date="2020-10-27T10:27:00Z">
        <w:r w:rsidR="00A05411" w:rsidRPr="00FF3D29">
          <w:rPr>
            <w:rFonts w:cstheme="minorHAnsi"/>
            <w:szCs w:val="24"/>
          </w:rPr>
          <w:t>Anualmente</w:t>
        </w:r>
      </w:ins>
      <w:r w:rsidRPr="00FF3D29">
        <w:rPr>
          <w:rFonts w:cstheme="minorHAnsi"/>
          <w:szCs w:val="24"/>
        </w:rPr>
        <w:t xml:space="preserve">, o Departamento de Estudos Econômicos (DEE) </w:t>
      </w:r>
      <w:del w:id="208" w:author="Felipe Neiva Mundim" w:date="2020-10-27T10:28:00Z">
        <w:r w:rsidRPr="00A7367D" w:rsidDel="00A05411">
          <w:rPr>
            <w:rFonts w:cstheme="minorHAnsi"/>
            <w:szCs w:val="24"/>
          </w:rPr>
          <w:delText>tem feito previsões</w:delText>
        </w:r>
      </w:del>
      <w:ins w:id="209" w:author="Felipe Neiva Mundim" w:date="2020-10-27T10:28:00Z">
        <w:r w:rsidR="00A05411" w:rsidRPr="00A7367D">
          <w:rPr>
            <w:rFonts w:cstheme="minorHAnsi"/>
            <w:szCs w:val="24"/>
          </w:rPr>
          <w:t>é instado a se manifestar quanto a previsão</w:t>
        </w:r>
      </w:ins>
      <w:r w:rsidRPr="00A7367D">
        <w:rPr>
          <w:rFonts w:cstheme="minorHAnsi"/>
          <w:szCs w:val="24"/>
        </w:rPr>
        <w:t xml:space="preserve"> do número de </w:t>
      </w:r>
      <w:del w:id="210" w:author="Felipe Neiva Mundim" w:date="2020-10-27T10:31:00Z">
        <w:r w:rsidRPr="00A7367D" w:rsidDel="00C01068">
          <w:rPr>
            <w:rFonts w:cstheme="minorHAnsi"/>
            <w:szCs w:val="24"/>
          </w:rPr>
          <w:delText>atos de concentração</w:delText>
        </w:r>
      </w:del>
      <w:ins w:id="211" w:author="Felipe Neiva Mundim" w:date="2020-10-27T10:31:00Z">
        <w:r w:rsidR="00C01068" w:rsidRPr="00897ACF">
          <w:rPr>
            <w:rFonts w:cstheme="minorHAnsi"/>
            <w:szCs w:val="24"/>
          </w:rPr>
          <w:t>AC</w:t>
        </w:r>
      </w:ins>
      <w:r w:rsidRPr="00897ACF">
        <w:rPr>
          <w:rFonts w:cstheme="minorHAnsi"/>
          <w:szCs w:val="24"/>
        </w:rPr>
        <w:t>. As previsões estão consubstanciadas nas Notas Técnicas 19/2016/DEE/CADE (SEI 0213733), 9/2017/DEE/CADE (SEI 0309067)</w:t>
      </w:r>
      <w:ins w:id="212" w:author="Felipe Neiva Mundim" w:date="2020-10-27T10:30:00Z">
        <w:r w:rsidR="00C01068" w:rsidRPr="00842B70">
          <w:rPr>
            <w:rFonts w:cstheme="minorHAnsi"/>
            <w:szCs w:val="24"/>
          </w:rPr>
          <w:t>,</w:t>
        </w:r>
      </w:ins>
      <w:r w:rsidRPr="00842B70">
        <w:rPr>
          <w:rFonts w:cstheme="minorHAnsi"/>
          <w:szCs w:val="24"/>
        </w:rPr>
        <w:t xml:space="preserve"> </w:t>
      </w:r>
      <w:del w:id="213" w:author="Felipe Neiva Mundim" w:date="2020-10-27T10:30:00Z">
        <w:r w:rsidRPr="00842B70" w:rsidDel="00C01068">
          <w:rPr>
            <w:rFonts w:cstheme="minorHAnsi"/>
            <w:szCs w:val="24"/>
          </w:rPr>
          <w:delText xml:space="preserve">e </w:delText>
        </w:r>
      </w:del>
      <w:r w:rsidRPr="00284D71">
        <w:rPr>
          <w:rFonts w:cstheme="minorHAnsi"/>
          <w:szCs w:val="24"/>
        </w:rPr>
        <w:t>9/2019/DEE/CADE (SEI 0606107)</w:t>
      </w:r>
      <w:ins w:id="214" w:author="Felipe Neiva Mundim" w:date="2020-10-27T10:31:00Z">
        <w:r w:rsidR="00C01068" w:rsidRPr="00284D71">
          <w:rPr>
            <w:rFonts w:cstheme="minorHAnsi"/>
            <w:szCs w:val="24"/>
          </w:rPr>
          <w:t>, 24/2019/DEE/CADE (SEI 0629638) e 18/2020/DEE/CADE (SEI 0747835)</w:t>
        </w:r>
      </w:ins>
      <w:r w:rsidRPr="000633CF">
        <w:rPr>
          <w:rFonts w:cstheme="minorHAnsi"/>
          <w:szCs w:val="24"/>
        </w:rPr>
        <w:t>.</w:t>
      </w:r>
      <w:r w:rsidR="00B82A98" w:rsidRPr="000633CF">
        <w:rPr>
          <w:rFonts w:cstheme="minorHAnsi"/>
          <w:szCs w:val="24"/>
        </w:rPr>
        <w:t xml:space="preserve"> </w:t>
      </w:r>
      <w:r w:rsidRPr="000633CF">
        <w:rPr>
          <w:rFonts w:cstheme="minorHAnsi"/>
          <w:szCs w:val="24"/>
        </w:rPr>
        <w:t xml:space="preserve">Dada </w:t>
      </w:r>
      <w:ins w:id="215" w:author="Felipe Neiva Mundim" w:date="2020-10-27T10:43:00Z">
        <w:r w:rsidR="002A407D" w:rsidRPr="000633CF">
          <w:rPr>
            <w:rFonts w:cstheme="minorHAnsi"/>
            <w:szCs w:val="24"/>
          </w:rPr>
          <w:t xml:space="preserve">a </w:t>
        </w:r>
      </w:ins>
      <w:r w:rsidRPr="000633CF">
        <w:rPr>
          <w:rFonts w:cstheme="minorHAnsi"/>
          <w:szCs w:val="24"/>
        </w:rPr>
        <w:t>importância perene do assunto</w:t>
      </w:r>
      <w:del w:id="216" w:author="Felipe Neiva Mundim" w:date="2020-10-27T10:42:00Z">
        <w:r w:rsidRPr="000633CF" w:rsidDel="002A407D">
          <w:rPr>
            <w:rFonts w:cstheme="minorHAnsi"/>
            <w:szCs w:val="24"/>
          </w:rPr>
          <w:delText>, justifica</w:delText>
        </w:r>
        <w:r w:rsidR="009A56B9" w:rsidRPr="000633CF" w:rsidDel="002A407D">
          <w:rPr>
            <w:rFonts w:cstheme="minorHAnsi"/>
            <w:szCs w:val="24"/>
          </w:rPr>
          <w:delText>m</w:delText>
        </w:r>
        <w:r w:rsidRPr="000633CF" w:rsidDel="002A407D">
          <w:rPr>
            <w:rFonts w:cstheme="minorHAnsi"/>
            <w:szCs w:val="24"/>
          </w:rPr>
          <w:delText>-se</w:delText>
        </w:r>
      </w:del>
      <w:ins w:id="217" w:author="Felipe Neiva Mundim" w:date="2020-10-27T10:42:00Z">
        <w:r w:rsidR="002A407D" w:rsidRPr="000633CF">
          <w:rPr>
            <w:rFonts w:cstheme="minorHAnsi"/>
            <w:szCs w:val="24"/>
          </w:rPr>
          <w:t xml:space="preserve"> é salutar a</w:t>
        </w:r>
      </w:ins>
      <w:r w:rsidRPr="000633CF">
        <w:rPr>
          <w:rFonts w:cstheme="minorHAnsi"/>
          <w:szCs w:val="24"/>
        </w:rPr>
        <w:t xml:space="preserve"> </w:t>
      </w:r>
      <w:ins w:id="218" w:author="Felipe Neiva Mundim" w:date="2020-10-27T10:44:00Z">
        <w:r w:rsidR="002A407D" w:rsidRPr="000633CF">
          <w:rPr>
            <w:rFonts w:cstheme="minorHAnsi"/>
            <w:szCs w:val="24"/>
          </w:rPr>
          <w:t xml:space="preserve">execução de </w:t>
        </w:r>
      </w:ins>
      <w:r w:rsidRPr="000633CF">
        <w:rPr>
          <w:rFonts w:cstheme="minorHAnsi"/>
          <w:szCs w:val="24"/>
        </w:rPr>
        <w:t xml:space="preserve">revisões </w:t>
      </w:r>
      <w:r w:rsidR="009A56B9" w:rsidRPr="000633CF">
        <w:rPr>
          <w:rFonts w:cstheme="minorHAnsi"/>
          <w:szCs w:val="24"/>
        </w:rPr>
        <w:t xml:space="preserve">regulares </w:t>
      </w:r>
      <w:r w:rsidRPr="000633CF">
        <w:rPr>
          <w:rFonts w:cstheme="minorHAnsi"/>
          <w:szCs w:val="24"/>
        </w:rPr>
        <w:t xml:space="preserve">dos métodos adotados </w:t>
      </w:r>
      <w:del w:id="219" w:author="Felipe Neiva Mundim" w:date="2020-10-27T10:44:00Z">
        <w:r w:rsidR="009A56B9" w:rsidRPr="000633CF" w:rsidDel="002A407D">
          <w:rPr>
            <w:rFonts w:cstheme="minorHAnsi"/>
            <w:szCs w:val="24"/>
          </w:rPr>
          <w:delText xml:space="preserve">nestas </w:delText>
        </w:r>
      </w:del>
      <w:ins w:id="220" w:author="Felipe Neiva Mundim" w:date="2020-10-27T10:44:00Z">
        <w:r w:rsidR="002A407D" w:rsidRPr="000633CF">
          <w:rPr>
            <w:rFonts w:cstheme="minorHAnsi"/>
            <w:szCs w:val="24"/>
          </w:rPr>
          <w:t xml:space="preserve">para </w:t>
        </w:r>
      </w:ins>
      <w:ins w:id="221" w:author="Felipe Neiva Mundim" w:date="2020-10-27T10:45:00Z">
        <w:r w:rsidR="002A407D" w:rsidRPr="000633CF">
          <w:rPr>
            <w:rFonts w:cstheme="minorHAnsi"/>
            <w:szCs w:val="24"/>
          </w:rPr>
          <w:t>o resultado das</w:t>
        </w:r>
      </w:ins>
      <w:ins w:id="222" w:author="Felipe Neiva Mundim" w:date="2020-10-27T10:44:00Z">
        <w:r w:rsidR="002A407D" w:rsidRPr="000633CF">
          <w:rPr>
            <w:rFonts w:cstheme="minorHAnsi"/>
            <w:szCs w:val="24"/>
          </w:rPr>
          <w:t xml:space="preserve"> </w:t>
        </w:r>
      </w:ins>
      <w:r w:rsidR="009A56B9" w:rsidRPr="000633CF">
        <w:rPr>
          <w:rFonts w:cstheme="minorHAnsi"/>
          <w:szCs w:val="24"/>
        </w:rPr>
        <w:t>previsões</w:t>
      </w:r>
      <w:r w:rsidRPr="000633CF">
        <w:rPr>
          <w:rFonts w:cstheme="minorHAnsi"/>
          <w:szCs w:val="24"/>
        </w:rPr>
        <w:t xml:space="preserve">. </w:t>
      </w:r>
    </w:p>
    <w:p w14:paraId="4E07686C" w14:textId="073427BD" w:rsidR="009A56B9" w:rsidRPr="002A407D" w:rsidRDefault="002A407D" w:rsidP="002A407D">
      <w:pPr>
        <w:spacing w:after="120" w:line="360" w:lineRule="auto"/>
        <w:ind w:firstLine="708"/>
        <w:rPr>
          <w:rFonts w:cstheme="minorHAnsi"/>
          <w:szCs w:val="24"/>
        </w:rPr>
      </w:pPr>
      <w:ins w:id="223" w:author="Felipe Neiva Mundim" w:date="2020-10-27T10:46:00Z">
        <w:r w:rsidRPr="000633CF">
          <w:rPr>
            <w:rFonts w:cstheme="minorHAnsi"/>
            <w:szCs w:val="24"/>
          </w:rPr>
          <w:t xml:space="preserve">Nesse sentido, </w:t>
        </w:r>
      </w:ins>
      <w:r w:rsidRPr="000633CF">
        <w:rPr>
          <w:rFonts w:cstheme="minorHAnsi"/>
          <w:szCs w:val="24"/>
        </w:rPr>
        <w:t xml:space="preserve">o </w:t>
      </w:r>
      <w:r w:rsidR="009A56B9" w:rsidRPr="000633CF">
        <w:rPr>
          <w:rFonts w:cstheme="minorHAnsi"/>
          <w:szCs w:val="24"/>
        </w:rPr>
        <w:t xml:space="preserve">objetivo é aprimorar a previsão do número de </w:t>
      </w:r>
      <w:del w:id="224" w:author="Felipe Neiva Mundim" w:date="2020-10-27T10:47:00Z">
        <w:r w:rsidR="009A56B9" w:rsidRPr="000633CF" w:rsidDel="002A407D">
          <w:rPr>
            <w:rFonts w:cstheme="minorHAnsi"/>
            <w:szCs w:val="24"/>
          </w:rPr>
          <w:delText>atos de concentração</w:delText>
        </w:r>
      </w:del>
      <w:ins w:id="225" w:author="Felipe Neiva Mundim" w:date="2020-10-27T10:47:00Z">
        <w:r w:rsidRPr="000633CF">
          <w:rPr>
            <w:rFonts w:cstheme="minorHAnsi"/>
            <w:szCs w:val="24"/>
          </w:rPr>
          <w:t>AC</w:t>
        </w:r>
      </w:ins>
      <w:r w:rsidR="009A56B9" w:rsidRPr="000633CF">
        <w:rPr>
          <w:rFonts w:cstheme="minorHAnsi"/>
          <w:szCs w:val="24"/>
        </w:rPr>
        <w:t xml:space="preserve"> notificados ao </w:t>
      </w:r>
      <w:proofErr w:type="spellStart"/>
      <w:r w:rsidR="009A56B9" w:rsidRPr="000633CF">
        <w:rPr>
          <w:rFonts w:cstheme="minorHAnsi"/>
          <w:szCs w:val="24"/>
        </w:rPr>
        <w:t>Cade</w:t>
      </w:r>
      <w:proofErr w:type="spellEnd"/>
      <w:r w:rsidR="009A56B9" w:rsidRPr="000633CF">
        <w:rPr>
          <w:rFonts w:cstheme="minorHAnsi"/>
          <w:szCs w:val="24"/>
        </w:rPr>
        <w:t xml:space="preserve"> por meio da aplicação do método de </w:t>
      </w:r>
      <w:r w:rsidR="009A56B9" w:rsidRPr="000633CF">
        <w:rPr>
          <w:i/>
          <w:iCs/>
          <w:szCs w:val="24"/>
        </w:rPr>
        <w:t xml:space="preserve">time series </w:t>
      </w:r>
      <w:proofErr w:type="spellStart"/>
      <w:r w:rsidR="009A56B9" w:rsidRPr="000633CF">
        <w:rPr>
          <w:i/>
          <w:iCs/>
          <w:szCs w:val="24"/>
        </w:rPr>
        <w:t>cross-validation</w:t>
      </w:r>
      <w:proofErr w:type="spellEnd"/>
      <w:ins w:id="226" w:author="Felipe Neiva Mundim" w:date="2020-10-26T08:23:00Z">
        <w:r w:rsidR="00BD4035" w:rsidRPr="002A407D">
          <w:rPr>
            <w:rStyle w:val="Refdenotaderodap"/>
            <w:i/>
            <w:iCs/>
            <w:szCs w:val="24"/>
          </w:rPr>
          <w:footnoteReference w:id="2"/>
        </w:r>
      </w:ins>
      <w:r w:rsidR="009A56B9" w:rsidRPr="002A407D">
        <w:rPr>
          <w:rFonts w:cstheme="minorHAnsi"/>
          <w:szCs w:val="24"/>
        </w:rPr>
        <w:t xml:space="preserve"> para seleção do modelo de previsão. A hipótese testada é que o modelo selecionado por </w:t>
      </w:r>
      <w:del w:id="229" w:author="Felipe Neiva Mundim" w:date="2020-10-27T10:47:00Z">
        <w:r w:rsidR="009A56B9" w:rsidRPr="002A407D" w:rsidDel="002A407D">
          <w:rPr>
            <w:rFonts w:cstheme="minorHAnsi"/>
            <w:szCs w:val="24"/>
          </w:rPr>
          <w:delText xml:space="preserve">este </w:delText>
        </w:r>
      </w:del>
      <w:ins w:id="230" w:author="Felipe Neiva Mundim" w:date="2020-10-27T10:47:00Z">
        <w:r w:rsidRPr="002A407D">
          <w:rPr>
            <w:rFonts w:cstheme="minorHAnsi"/>
            <w:szCs w:val="24"/>
          </w:rPr>
          <w:t xml:space="preserve">esse </w:t>
        </w:r>
      </w:ins>
      <w:r w:rsidR="009A56B9" w:rsidRPr="002A407D">
        <w:rPr>
          <w:rFonts w:cstheme="minorHAnsi"/>
          <w:szCs w:val="24"/>
        </w:rPr>
        <w:t>método é capaz de fazer previsões mais acuradas do que a mera utilização de uma média histórica.</w:t>
      </w:r>
    </w:p>
    <w:p w14:paraId="49338F55" w14:textId="44088D3C" w:rsidR="005F1105" w:rsidRPr="000633CF" w:rsidRDefault="005F1105" w:rsidP="002A407D">
      <w:pPr>
        <w:spacing w:after="120" w:line="360" w:lineRule="auto"/>
        <w:ind w:firstLine="708"/>
        <w:rPr>
          <w:rFonts w:cstheme="minorHAnsi"/>
          <w:szCs w:val="24"/>
        </w:rPr>
      </w:pPr>
      <w:r w:rsidRPr="00FF3D29">
        <w:rPr>
          <w:rFonts w:cstheme="minorHAnsi"/>
          <w:szCs w:val="24"/>
        </w:rPr>
        <w:t xml:space="preserve">Este documento divide-se em sete seções, incluindo esta introdução. </w:t>
      </w:r>
      <w:r w:rsidR="00B97CEA" w:rsidRPr="00FF3D29">
        <w:rPr>
          <w:szCs w:val="24"/>
        </w:rPr>
        <w:t xml:space="preserve">A seção </w:t>
      </w:r>
      <w:del w:id="231" w:author="Felipe Neiva Mundim" w:date="2020-10-27T10:47:00Z">
        <w:r w:rsidR="00B97CEA" w:rsidRPr="00FF3D29" w:rsidDel="002A407D">
          <w:rPr>
            <w:szCs w:val="24"/>
          </w:rPr>
          <w:delText>1</w:delText>
        </w:r>
        <w:r w:rsidRPr="00FF3D29" w:rsidDel="002A407D">
          <w:rPr>
            <w:szCs w:val="24"/>
          </w:rPr>
          <w:delText xml:space="preserve"> </w:delText>
        </w:r>
      </w:del>
      <w:ins w:id="232" w:author="Felipe Neiva Mundim" w:date="2020-10-27T10:47:00Z">
        <w:r w:rsidR="002A407D" w:rsidRPr="00FF3D29">
          <w:rPr>
            <w:szCs w:val="24"/>
          </w:rPr>
          <w:t xml:space="preserve">2 </w:t>
        </w:r>
      </w:ins>
      <w:r w:rsidRPr="00FF3D29">
        <w:rPr>
          <w:szCs w:val="24"/>
        </w:rPr>
        <w:t xml:space="preserve">faz uma breve </w:t>
      </w:r>
      <w:r w:rsidR="00B97CEA" w:rsidRPr="00A7367D">
        <w:rPr>
          <w:szCs w:val="24"/>
        </w:rPr>
        <w:t xml:space="preserve">apresentação </w:t>
      </w:r>
      <w:r w:rsidRPr="00A7367D">
        <w:rPr>
          <w:szCs w:val="24"/>
        </w:rPr>
        <w:t>d</w:t>
      </w:r>
      <w:r w:rsidR="00B97CEA" w:rsidRPr="00A7367D">
        <w:rPr>
          <w:szCs w:val="24"/>
        </w:rPr>
        <w:t>o que são os atos de concentração no Brasil e da</w:t>
      </w:r>
      <w:r w:rsidRPr="00A7367D">
        <w:rPr>
          <w:szCs w:val="24"/>
        </w:rPr>
        <w:t xml:space="preserve"> literatura</w:t>
      </w:r>
      <w:r w:rsidR="00B97CEA" w:rsidRPr="00A7367D">
        <w:rPr>
          <w:szCs w:val="24"/>
        </w:rPr>
        <w:t xml:space="preserve"> sobre os modelos </w:t>
      </w:r>
      <w:r w:rsidR="00B97CEA" w:rsidRPr="00A7367D">
        <w:rPr>
          <w:szCs w:val="24"/>
        </w:rPr>
        <w:lastRenderedPageBreak/>
        <w:t>de previsão</w:t>
      </w:r>
      <w:r w:rsidR="0040030B" w:rsidRPr="00897ACF">
        <w:rPr>
          <w:szCs w:val="24"/>
        </w:rPr>
        <w:t xml:space="preserve"> utilizados pelo </w:t>
      </w:r>
      <w:proofErr w:type="spellStart"/>
      <w:r w:rsidR="0040030B" w:rsidRPr="00897ACF">
        <w:rPr>
          <w:szCs w:val="24"/>
        </w:rPr>
        <w:t>Cade</w:t>
      </w:r>
      <w:proofErr w:type="spellEnd"/>
      <w:r w:rsidR="00B97CEA" w:rsidRPr="00EF5F5D">
        <w:rPr>
          <w:szCs w:val="24"/>
        </w:rPr>
        <w:t>, bem como sobre</w:t>
      </w:r>
      <w:r w:rsidRPr="00842B70">
        <w:rPr>
          <w:rFonts w:cstheme="minorHAnsi"/>
          <w:szCs w:val="24"/>
        </w:rPr>
        <w:t xml:space="preserve"> </w:t>
      </w:r>
      <w:r w:rsidR="0072484A" w:rsidRPr="00842B70">
        <w:rPr>
          <w:rFonts w:cstheme="minorHAnsi"/>
          <w:szCs w:val="24"/>
        </w:rPr>
        <w:t>a</w:t>
      </w:r>
      <w:r w:rsidRPr="00284D71">
        <w:rPr>
          <w:rFonts w:cstheme="minorHAnsi"/>
          <w:szCs w:val="24"/>
        </w:rPr>
        <w:t xml:space="preserve">s principais </w:t>
      </w:r>
      <w:r w:rsidR="0072484A" w:rsidRPr="00284D71">
        <w:rPr>
          <w:rFonts w:cstheme="minorHAnsi"/>
          <w:szCs w:val="24"/>
        </w:rPr>
        <w:t xml:space="preserve">variáveis macroeconômicas </w:t>
      </w:r>
      <w:r w:rsidRPr="000633CF">
        <w:rPr>
          <w:rFonts w:cstheme="minorHAnsi"/>
          <w:szCs w:val="24"/>
        </w:rPr>
        <w:t xml:space="preserve">que </w:t>
      </w:r>
      <w:r w:rsidR="00B97CEA" w:rsidRPr="000633CF">
        <w:rPr>
          <w:rFonts w:cstheme="minorHAnsi"/>
          <w:szCs w:val="24"/>
        </w:rPr>
        <w:t>podem impactar</w:t>
      </w:r>
      <w:r w:rsidRPr="000633CF">
        <w:rPr>
          <w:rFonts w:cstheme="minorHAnsi"/>
          <w:szCs w:val="24"/>
        </w:rPr>
        <w:t xml:space="preserve"> o número de </w:t>
      </w:r>
      <w:del w:id="233" w:author="Felipe Neiva Mundim" w:date="2020-10-27T10:47:00Z">
        <w:r w:rsidRPr="000633CF" w:rsidDel="002A407D">
          <w:rPr>
            <w:rFonts w:cstheme="minorHAnsi"/>
            <w:szCs w:val="24"/>
          </w:rPr>
          <w:delText>atos de concentração</w:delText>
        </w:r>
      </w:del>
      <w:ins w:id="234" w:author="Felipe Neiva Mundim" w:date="2020-10-27T10:47:00Z">
        <w:r w:rsidR="002A407D" w:rsidRPr="000633CF">
          <w:rPr>
            <w:rFonts w:cstheme="minorHAnsi"/>
            <w:szCs w:val="24"/>
          </w:rPr>
          <w:t>AC</w:t>
        </w:r>
      </w:ins>
      <w:r w:rsidRPr="000633CF">
        <w:rPr>
          <w:rFonts w:cstheme="minorHAnsi"/>
          <w:szCs w:val="24"/>
        </w:rPr>
        <w:t>, elencando os efeitos esperados de cada um</w:t>
      </w:r>
      <w:r w:rsidR="0072484A" w:rsidRPr="000633CF">
        <w:rPr>
          <w:rFonts w:cstheme="minorHAnsi"/>
          <w:szCs w:val="24"/>
        </w:rPr>
        <w:t>a</w:t>
      </w:r>
      <w:r w:rsidRPr="000633CF">
        <w:rPr>
          <w:rFonts w:cstheme="minorHAnsi"/>
          <w:szCs w:val="24"/>
        </w:rPr>
        <w:t xml:space="preserve">. </w:t>
      </w:r>
      <w:r w:rsidR="00B97CEA" w:rsidRPr="000633CF">
        <w:rPr>
          <w:rFonts w:cstheme="minorHAnsi"/>
          <w:szCs w:val="24"/>
        </w:rPr>
        <w:t xml:space="preserve">A seção </w:t>
      </w:r>
      <w:del w:id="235" w:author="Felipe Neiva Mundim" w:date="2020-10-27T10:48:00Z">
        <w:r w:rsidR="00B97CEA" w:rsidRPr="000633CF" w:rsidDel="002A407D">
          <w:rPr>
            <w:rFonts w:cstheme="minorHAnsi"/>
            <w:szCs w:val="24"/>
          </w:rPr>
          <w:delText>2</w:delText>
        </w:r>
        <w:r w:rsidRPr="000633CF" w:rsidDel="002A407D">
          <w:rPr>
            <w:rFonts w:cstheme="minorHAnsi"/>
            <w:szCs w:val="24"/>
          </w:rPr>
          <w:delText xml:space="preserve"> </w:delText>
        </w:r>
      </w:del>
      <w:ins w:id="236" w:author="Felipe Neiva Mundim" w:date="2020-10-27T10:48:00Z">
        <w:r w:rsidR="002A407D" w:rsidRPr="000633CF">
          <w:rPr>
            <w:rFonts w:cstheme="minorHAnsi"/>
            <w:szCs w:val="24"/>
          </w:rPr>
          <w:t xml:space="preserve">3 </w:t>
        </w:r>
      </w:ins>
      <w:r w:rsidR="00B97CEA" w:rsidRPr="000633CF">
        <w:rPr>
          <w:rFonts w:cstheme="minorHAnsi"/>
          <w:szCs w:val="24"/>
        </w:rPr>
        <w:t xml:space="preserve">apresenta a metodologia utilizada, </w:t>
      </w:r>
      <w:r w:rsidRPr="000633CF">
        <w:rPr>
          <w:rFonts w:cstheme="minorHAnsi"/>
          <w:szCs w:val="24"/>
        </w:rPr>
        <w:t>seguid</w:t>
      </w:r>
      <w:r w:rsidR="00B97CEA" w:rsidRPr="000633CF">
        <w:rPr>
          <w:rFonts w:cstheme="minorHAnsi"/>
          <w:szCs w:val="24"/>
        </w:rPr>
        <w:t>a</w:t>
      </w:r>
      <w:r w:rsidRPr="000633CF">
        <w:rPr>
          <w:rFonts w:cstheme="minorHAnsi"/>
          <w:szCs w:val="24"/>
        </w:rPr>
        <w:t xml:space="preserve"> pel</w:t>
      </w:r>
      <w:r w:rsidR="00B97CEA" w:rsidRPr="000633CF">
        <w:rPr>
          <w:rFonts w:cstheme="minorHAnsi"/>
          <w:szCs w:val="24"/>
        </w:rPr>
        <w:t>a</w:t>
      </w:r>
      <w:r w:rsidRPr="000633CF">
        <w:rPr>
          <w:rFonts w:cstheme="minorHAnsi"/>
          <w:szCs w:val="24"/>
        </w:rPr>
        <w:t xml:space="preserve"> </w:t>
      </w:r>
      <w:r w:rsidR="00B97CEA" w:rsidRPr="000633CF">
        <w:rPr>
          <w:rFonts w:cstheme="minorHAnsi"/>
          <w:szCs w:val="24"/>
        </w:rPr>
        <w:t>seção</w:t>
      </w:r>
      <w:r w:rsidRPr="000633CF">
        <w:rPr>
          <w:rFonts w:cstheme="minorHAnsi"/>
          <w:szCs w:val="24"/>
        </w:rPr>
        <w:t xml:space="preserve"> </w:t>
      </w:r>
      <w:del w:id="237" w:author="Felipe Neiva Mundim" w:date="2020-10-27T10:48:00Z">
        <w:r w:rsidR="00B97CEA" w:rsidRPr="000633CF" w:rsidDel="002A407D">
          <w:rPr>
            <w:rFonts w:cstheme="minorHAnsi"/>
            <w:szCs w:val="24"/>
          </w:rPr>
          <w:delText>3</w:delText>
        </w:r>
        <w:r w:rsidRPr="000633CF" w:rsidDel="002A407D">
          <w:rPr>
            <w:rFonts w:cstheme="minorHAnsi"/>
            <w:szCs w:val="24"/>
          </w:rPr>
          <w:delText xml:space="preserve"> </w:delText>
        </w:r>
      </w:del>
      <w:ins w:id="238" w:author="Felipe Neiva Mundim" w:date="2020-10-27T10:48:00Z">
        <w:r w:rsidR="002A407D" w:rsidRPr="000633CF">
          <w:rPr>
            <w:rFonts w:cstheme="minorHAnsi"/>
            <w:szCs w:val="24"/>
          </w:rPr>
          <w:t xml:space="preserve">4 </w:t>
        </w:r>
      </w:ins>
      <w:r w:rsidRPr="000633CF">
        <w:rPr>
          <w:rFonts w:cstheme="minorHAnsi"/>
          <w:szCs w:val="24"/>
        </w:rPr>
        <w:t xml:space="preserve">que </w:t>
      </w:r>
      <w:r w:rsidR="00B97CEA" w:rsidRPr="000633CF">
        <w:rPr>
          <w:rFonts w:cstheme="minorHAnsi"/>
          <w:szCs w:val="24"/>
        </w:rPr>
        <w:t>trata das fontes dos dados disponíveis</w:t>
      </w:r>
      <w:r w:rsidRPr="000633CF">
        <w:rPr>
          <w:rFonts w:cstheme="minorHAnsi"/>
          <w:szCs w:val="24"/>
        </w:rPr>
        <w:t>.</w:t>
      </w:r>
      <w:r w:rsidR="00B97CEA" w:rsidRPr="000633CF">
        <w:rPr>
          <w:rFonts w:cstheme="minorHAnsi"/>
          <w:szCs w:val="24"/>
        </w:rPr>
        <w:t xml:space="preserve"> A </w:t>
      </w:r>
      <w:del w:id="239" w:author="Felipe Neiva Mundim" w:date="2020-10-27T10:48:00Z">
        <w:r w:rsidR="00B97CEA" w:rsidRPr="000633CF" w:rsidDel="002A407D">
          <w:rPr>
            <w:rFonts w:cstheme="minorHAnsi"/>
            <w:szCs w:val="24"/>
          </w:rPr>
          <w:delText xml:space="preserve">quarta </w:delText>
        </w:r>
      </w:del>
      <w:ins w:id="240" w:author="Felipe Neiva Mundim" w:date="2020-10-27T10:48:00Z">
        <w:r w:rsidR="002A407D" w:rsidRPr="000633CF">
          <w:rPr>
            <w:rFonts w:cstheme="minorHAnsi"/>
            <w:szCs w:val="24"/>
          </w:rPr>
          <w:t xml:space="preserve">quinta </w:t>
        </w:r>
      </w:ins>
      <w:r w:rsidR="00B97CEA" w:rsidRPr="000633CF">
        <w:rPr>
          <w:rFonts w:cstheme="minorHAnsi"/>
          <w:szCs w:val="24"/>
        </w:rPr>
        <w:t>seção</w:t>
      </w:r>
      <w:r w:rsidRPr="000633CF">
        <w:rPr>
          <w:rFonts w:cstheme="minorHAnsi"/>
          <w:szCs w:val="24"/>
        </w:rPr>
        <w:t xml:space="preserve"> apresenta os resultados. O documento se encerra na seção </w:t>
      </w:r>
      <w:del w:id="241" w:author="Felipe Neiva Mundim" w:date="2020-10-27T10:48:00Z">
        <w:r w:rsidR="00B97CEA" w:rsidRPr="000633CF" w:rsidDel="002A407D">
          <w:rPr>
            <w:rFonts w:cstheme="minorHAnsi"/>
            <w:szCs w:val="24"/>
          </w:rPr>
          <w:delText>5</w:delText>
        </w:r>
        <w:r w:rsidRPr="000633CF" w:rsidDel="002A407D">
          <w:rPr>
            <w:rFonts w:cstheme="minorHAnsi"/>
            <w:szCs w:val="24"/>
          </w:rPr>
          <w:delText xml:space="preserve"> </w:delText>
        </w:r>
      </w:del>
      <w:ins w:id="242" w:author="Felipe Neiva Mundim" w:date="2020-10-27T10:48:00Z">
        <w:r w:rsidR="002A407D" w:rsidRPr="000633CF">
          <w:rPr>
            <w:rFonts w:cstheme="minorHAnsi"/>
            <w:szCs w:val="24"/>
          </w:rPr>
          <w:t xml:space="preserve">6 </w:t>
        </w:r>
      </w:ins>
      <w:r w:rsidRPr="000633CF">
        <w:rPr>
          <w:rFonts w:cstheme="minorHAnsi"/>
          <w:szCs w:val="24"/>
        </w:rPr>
        <w:t>com as conclusões</w:t>
      </w:r>
      <w:r w:rsidR="0072484A" w:rsidRPr="000633CF">
        <w:rPr>
          <w:rFonts w:cstheme="minorHAnsi"/>
          <w:szCs w:val="24"/>
        </w:rPr>
        <w:t>.</w:t>
      </w:r>
    </w:p>
    <w:p w14:paraId="21574D70" w14:textId="77777777" w:rsidR="00866390" w:rsidRPr="002A407D" w:rsidRDefault="00866390" w:rsidP="00F542BD">
      <w:pPr>
        <w:spacing w:after="120" w:line="360" w:lineRule="auto"/>
        <w:rPr>
          <w:rFonts w:cstheme="minorHAnsi"/>
          <w:szCs w:val="24"/>
        </w:rPr>
      </w:pPr>
    </w:p>
    <w:p w14:paraId="2D02F6CA" w14:textId="1907B634" w:rsidR="00950273" w:rsidRPr="00C9677A" w:rsidRDefault="00284D71" w:rsidP="00C9677A">
      <w:pPr>
        <w:pStyle w:val="Ttulo1"/>
        <w:numPr>
          <w:ilvl w:val="0"/>
          <w:numId w:val="25"/>
        </w:numPr>
        <w:ind w:hanging="720"/>
      </w:pPr>
      <w:bookmarkStart w:id="243" w:name="_Toc49960018"/>
      <w:bookmarkStart w:id="244" w:name="_Toc49960019"/>
      <w:bookmarkStart w:id="245" w:name="_Toc54797190"/>
      <w:bookmarkEnd w:id="243"/>
      <w:r w:rsidRPr="00C9677A">
        <w:t>A</w:t>
      </w:r>
      <w:r w:rsidR="00B82A98" w:rsidRPr="00C9677A">
        <w:t>TOS DE CONCENTRAÇÃO E MODELOS PARA SUA PREVISÃO</w:t>
      </w:r>
      <w:bookmarkEnd w:id="244"/>
      <w:bookmarkEnd w:id="245"/>
    </w:p>
    <w:p w14:paraId="10EF8635" w14:textId="77777777" w:rsidR="00B42D7A" w:rsidRPr="00B42D7A" w:rsidRDefault="00B42D7A" w:rsidP="00B42D7A">
      <w:pPr>
        <w:pStyle w:val="PargrafodaLista"/>
        <w:keepNext/>
        <w:keepLines/>
        <w:numPr>
          <w:ilvl w:val="0"/>
          <w:numId w:val="6"/>
        </w:numPr>
        <w:spacing w:before="120" w:after="240" w:line="240" w:lineRule="auto"/>
        <w:contextualSpacing w:val="0"/>
        <w:jc w:val="left"/>
        <w:outlineLvl w:val="1"/>
        <w:rPr>
          <w:ins w:id="246" w:author="Felipe Neiva Mundim" w:date="2020-10-28T16:27:00Z"/>
          <w:rFonts w:cs="Times New Roman"/>
          <w:b/>
          <w:vanish/>
        </w:rPr>
      </w:pPr>
      <w:bookmarkStart w:id="247" w:name="_Toc54797191"/>
      <w:bookmarkEnd w:id="247"/>
    </w:p>
    <w:p w14:paraId="1FD04CA8" w14:textId="77777777" w:rsidR="00B42D7A" w:rsidRPr="00B42D7A" w:rsidRDefault="00B42D7A" w:rsidP="00B42D7A">
      <w:pPr>
        <w:pStyle w:val="PargrafodaLista"/>
        <w:keepNext/>
        <w:keepLines/>
        <w:numPr>
          <w:ilvl w:val="0"/>
          <w:numId w:val="6"/>
        </w:numPr>
        <w:spacing w:before="120" w:after="240" w:line="240" w:lineRule="auto"/>
        <w:contextualSpacing w:val="0"/>
        <w:jc w:val="left"/>
        <w:outlineLvl w:val="1"/>
        <w:rPr>
          <w:ins w:id="248" w:author="Felipe Neiva Mundim" w:date="2020-10-28T16:27:00Z"/>
          <w:rFonts w:cs="Times New Roman"/>
          <w:b/>
          <w:vanish/>
        </w:rPr>
      </w:pPr>
      <w:bookmarkStart w:id="249" w:name="_Toc54797192"/>
      <w:bookmarkEnd w:id="249"/>
    </w:p>
    <w:p w14:paraId="16CEF057" w14:textId="5CC4E752" w:rsidR="00284D71" w:rsidRPr="00B42D7A" w:rsidRDefault="00284D71" w:rsidP="00B42D7A">
      <w:pPr>
        <w:pStyle w:val="Ttulo2"/>
        <w:numPr>
          <w:ilvl w:val="1"/>
          <w:numId w:val="6"/>
        </w:numPr>
        <w:ind w:hanging="720"/>
      </w:pPr>
      <w:bookmarkStart w:id="250" w:name="_Toc54797193"/>
      <w:r w:rsidRPr="00B42D7A">
        <w:t>Atos de concentração no Brasil</w:t>
      </w:r>
      <w:bookmarkEnd w:id="250"/>
    </w:p>
    <w:p w14:paraId="733DCC21" w14:textId="52D38A43" w:rsidR="00481DBF" w:rsidRPr="00F542BD" w:rsidRDefault="00481DBF" w:rsidP="00481DBF">
      <w:pPr>
        <w:spacing w:after="120" w:line="360" w:lineRule="auto"/>
        <w:ind w:firstLine="708"/>
        <w:rPr>
          <w:rFonts w:cstheme="minorHAnsi"/>
          <w:szCs w:val="24"/>
        </w:rPr>
      </w:pPr>
      <w:r>
        <w:rPr>
          <w:rFonts w:cstheme="minorHAnsi"/>
          <w:szCs w:val="24"/>
        </w:rPr>
        <w:t xml:space="preserve">A Lei nº </w:t>
      </w:r>
      <w:r w:rsidRPr="00F542BD">
        <w:rPr>
          <w:rFonts w:cstheme="minorHAnsi"/>
          <w:szCs w:val="24"/>
        </w:rPr>
        <w:t>12.529/2011</w:t>
      </w:r>
      <w:r>
        <w:rPr>
          <w:rFonts w:cstheme="minorHAnsi"/>
          <w:szCs w:val="24"/>
        </w:rPr>
        <w:t xml:space="preserve"> no seu artigo 90 define o conceito de </w:t>
      </w:r>
      <w:del w:id="251" w:author="Felipe Neiva Mundim" w:date="2020-10-27T11:07:00Z">
        <w:r w:rsidRPr="00F542BD" w:rsidDel="00481DBF">
          <w:rPr>
            <w:rFonts w:cstheme="minorHAnsi"/>
            <w:szCs w:val="24"/>
          </w:rPr>
          <w:delText>Sobre o</w:delText>
        </w:r>
      </w:del>
      <w:r w:rsidRPr="00F542BD">
        <w:rPr>
          <w:rFonts w:cstheme="minorHAnsi"/>
          <w:szCs w:val="24"/>
        </w:rPr>
        <w:t xml:space="preserve"> </w:t>
      </w:r>
      <w:r w:rsidRPr="00F542BD">
        <w:rPr>
          <w:rFonts w:cstheme="minorHAnsi"/>
          <w:b/>
          <w:szCs w:val="24"/>
        </w:rPr>
        <w:t>ato de concentração</w:t>
      </w:r>
      <w:del w:id="252" w:author="Felipe Neiva Mundim" w:date="2020-10-27T11:07:00Z">
        <w:r w:rsidRPr="00F542BD" w:rsidDel="00481DBF">
          <w:rPr>
            <w:rFonts w:cstheme="minorHAnsi"/>
            <w:szCs w:val="24"/>
          </w:rPr>
          <w:delText>, o Art. 90, também da Lei</w:delText>
        </w:r>
      </w:del>
      <w:del w:id="253" w:author="Felipe Neiva Mundim" w:date="2020-10-27T11:05:00Z">
        <w:r w:rsidRPr="00F542BD" w:rsidDel="00481DBF">
          <w:rPr>
            <w:rFonts w:cstheme="minorHAnsi"/>
            <w:szCs w:val="24"/>
          </w:rPr>
          <w:delText xml:space="preserve"> 12.529/2011</w:delText>
        </w:r>
      </w:del>
      <w:del w:id="254" w:author="Felipe Neiva Mundim" w:date="2020-10-27T11:07:00Z">
        <w:r w:rsidRPr="00F542BD" w:rsidDel="00481DBF">
          <w:rPr>
            <w:rFonts w:cstheme="minorHAnsi"/>
            <w:szCs w:val="24"/>
          </w:rPr>
          <w:delText>, define</w:delText>
        </w:r>
      </w:del>
      <w:r w:rsidRPr="00F542BD">
        <w:rPr>
          <w:rFonts w:cstheme="minorHAnsi"/>
          <w:szCs w:val="24"/>
        </w:rPr>
        <w:t>:</w:t>
      </w:r>
    </w:p>
    <w:p w14:paraId="24CD08F3" w14:textId="77777777" w:rsidR="00481DBF" w:rsidRPr="003F395A" w:rsidRDefault="00481DBF" w:rsidP="00481DBF">
      <w:pPr>
        <w:autoSpaceDE w:val="0"/>
        <w:autoSpaceDN w:val="0"/>
        <w:adjustRightInd w:val="0"/>
        <w:spacing w:after="120" w:line="240" w:lineRule="auto"/>
        <w:ind w:left="1984"/>
        <w:rPr>
          <w:rFonts w:cstheme="minorHAnsi"/>
          <w:sz w:val="20"/>
          <w:szCs w:val="20"/>
        </w:rPr>
      </w:pPr>
      <w:r w:rsidRPr="003F395A">
        <w:rPr>
          <w:rFonts w:cstheme="minorHAnsi"/>
          <w:sz w:val="20"/>
          <w:szCs w:val="20"/>
        </w:rPr>
        <w:t xml:space="preserve">Art. 90.  Para os efeitos do art. 88 desta Lei, realiza-se um </w:t>
      </w:r>
      <w:r w:rsidRPr="003F395A">
        <w:rPr>
          <w:rFonts w:cstheme="minorHAnsi"/>
          <w:b/>
          <w:sz w:val="20"/>
          <w:szCs w:val="20"/>
        </w:rPr>
        <w:t>ato de concentração</w:t>
      </w:r>
      <w:r w:rsidRPr="003F395A">
        <w:rPr>
          <w:rFonts w:cstheme="minorHAnsi"/>
          <w:sz w:val="20"/>
          <w:szCs w:val="20"/>
        </w:rPr>
        <w:t xml:space="preserve"> quando: </w:t>
      </w:r>
    </w:p>
    <w:p w14:paraId="68DD0899" w14:textId="77777777" w:rsidR="00481DBF" w:rsidRPr="003F395A" w:rsidRDefault="00481DBF" w:rsidP="00481DBF">
      <w:pPr>
        <w:autoSpaceDE w:val="0"/>
        <w:autoSpaceDN w:val="0"/>
        <w:adjustRightInd w:val="0"/>
        <w:spacing w:after="120" w:line="240" w:lineRule="auto"/>
        <w:ind w:left="1984"/>
        <w:rPr>
          <w:rFonts w:cstheme="minorHAnsi"/>
          <w:sz w:val="20"/>
          <w:szCs w:val="20"/>
        </w:rPr>
      </w:pPr>
      <w:r w:rsidRPr="003F395A">
        <w:rPr>
          <w:rFonts w:cstheme="minorHAnsi"/>
          <w:sz w:val="20"/>
          <w:szCs w:val="20"/>
        </w:rPr>
        <w:t xml:space="preserve">I - 2 (duas) ou mais empresas anteriormente independentes se fundem; </w:t>
      </w:r>
    </w:p>
    <w:p w14:paraId="029FC9E0" w14:textId="77777777" w:rsidR="00481DBF" w:rsidRPr="003F395A" w:rsidRDefault="00481DBF" w:rsidP="00481DBF">
      <w:pPr>
        <w:autoSpaceDE w:val="0"/>
        <w:autoSpaceDN w:val="0"/>
        <w:adjustRightInd w:val="0"/>
        <w:spacing w:after="120" w:line="240" w:lineRule="auto"/>
        <w:ind w:left="1984"/>
        <w:rPr>
          <w:rFonts w:cstheme="minorHAnsi"/>
          <w:sz w:val="20"/>
          <w:szCs w:val="20"/>
        </w:rPr>
      </w:pPr>
      <w:r w:rsidRPr="003F395A">
        <w:rPr>
          <w:rFonts w:cstheme="minorHAnsi"/>
          <w:sz w:val="20"/>
          <w:szCs w:val="20"/>
        </w:rPr>
        <w:t xml:space="preserve">II - 1 (uma) ou mais empresas adquirem, direta ou indiretamente, por compra ou permuta de ações, quotas, títulos ou valores mobiliários conversíveis em ações, ou ativos, tangíveis ou intangíveis, por via contratual ou por qualquer outro meio ou forma, o controle ou partes de uma ou outras empresas; </w:t>
      </w:r>
    </w:p>
    <w:p w14:paraId="47104641" w14:textId="77777777" w:rsidR="00481DBF" w:rsidRPr="003F395A" w:rsidRDefault="00481DBF" w:rsidP="00481DBF">
      <w:pPr>
        <w:autoSpaceDE w:val="0"/>
        <w:autoSpaceDN w:val="0"/>
        <w:adjustRightInd w:val="0"/>
        <w:spacing w:after="120" w:line="240" w:lineRule="auto"/>
        <w:ind w:left="1984"/>
        <w:rPr>
          <w:rFonts w:cstheme="minorHAnsi"/>
          <w:sz w:val="20"/>
          <w:szCs w:val="20"/>
        </w:rPr>
      </w:pPr>
      <w:r w:rsidRPr="003F395A">
        <w:rPr>
          <w:rFonts w:cstheme="minorHAnsi"/>
          <w:sz w:val="20"/>
          <w:szCs w:val="20"/>
        </w:rPr>
        <w:t xml:space="preserve">III - 1 (uma) ou mais empresas incorporam outra ou outras empresas; ou </w:t>
      </w:r>
    </w:p>
    <w:p w14:paraId="56640813" w14:textId="77777777" w:rsidR="00481DBF" w:rsidRPr="003F395A" w:rsidRDefault="00481DBF" w:rsidP="00481DBF">
      <w:pPr>
        <w:autoSpaceDE w:val="0"/>
        <w:autoSpaceDN w:val="0"/>
        <w:adjustRightInd w:val="0"/>
        <w:spacing w:after="120" w:line="240" w:lineRule="auto"/>
        <w:ind w:left="1984"/>
        <w:rPr>
          <w:rFonts w:cstheme="minorHAnsi"/>
          <w:sz w:val="20"/>
          <w:szCs w:val="20"/>
        </w:rPr>
      </w:pPr>
      <w:r w:rsidRPr="003F395A">
        <w:rPr>
          <w:rFonts w:cstheme="minorHAnsi"/>
          <w:sz w:val="20"/>
          <w:szCs w:val="20"/>
        </w:rPr>
        <w:t xml:space="preserve">IV - 2 (duas) ou mais empresas celebram contrato associativo, consórcio ou joint venture. </w:t>
      </w:r>
    </w:p>
    <w:p w14:paraId="5696B74A" w14:textId="77777777" w:rsidR="00481DBF" w:rsidRPr="003F395A" w:rsidRDefault="00481DBF" w:rsidP="00481DBF">
      <w:pPr>
        <w:autoSpaceDE w:val="0"/>
        <w:autoSpaceDN w:val="0"/>
        <w:adjustRightInd w:val="0"/>
        <w:spacing w:after="120" w:line="240" w:lineRule="auto"/>
        <w:ind w:left="1984"/>
        <w:rPr>
          <w:rFonts w:cstheme="minorHAnsi"/>
          <w:sz w:val="20"/>
          <w:szCs w:val="20"/>
        </w:rPr>
      </w:pPr>
      <w:r w:rsidRPr="003F395A">
        <w:rPr>
          <w:rFonts w:cstheme="minorHAnsi"/>
          <w:sz w:val="20"/>
          <w:szCs w:val="20"/>
        </w:rPr>
        <w:t xml:space="preserve">Parágrafo único.  Não serão considerados atos de concentração, para os efeitos do disposto no art. 88 desta Lei, os descritos no inciso IV do caput, quando destinados às licitações promovidas pela administração pública direta e indireta e aos contratos delas decorrentes. </w:t>
      </w:r>
    </w:p>
    <w:p w14:paraId="6CE11834" w14:textId="752C5EB5" w:rsidR="00950273" w:rsidRPr="00F542BD" w:rsidRDefault="00950273" w:rsidP="00F542BD">
      <w:pPr>
        <w:spacing w:after="120" w:line="360" w:lineRule="auto"/>
        <w:ind w:firstLine="708"/>
        <w:rPr>
          <w:rFonts w:cstheme="minorHAnsi"/>
          <w:szCs w:val="24"/>
        </w:rPr>
      </w:pPr>
      <w:r w:rsidRPr="00F542BD">
        <w:rPr>
          <w:rFonts w:cstheme="minorHAnsi"/>
          <w:szCs w:val="24"/>
        </w:rPr>
        <w:t xml:space="preserve">Segundo o </w:t>
      </w:r>
      <w:del w:id="255" w:author="Felipe Neiva Mundim" w:date="2020-10-27T10:58:00Z">
        <w:r w:rsidRPr="00F542BD" w:rsidDel="00F542BD">
          <w:rPr>
            <w:rFonts w:cstheme="minorHAnsi"/>
            <w:szCs w:val="24"/>
          </w:rPr>
          <w:delText>Art.</w:delText>
        </w:r>
      </w:del>
      <w:ins w:id="256" w:author="Felipe Neiva Mundim" w:date="2020-10-27T10:58:00Z">
        <w:r w:rsidR="00F542BD">
          <w:rPr>
            <w:rFonts w:cstheme="minorHAnsi"/>
            <w:szCs w:val="24"/>
          </w:rPr>
          <w:t>artigo</w:t>
        </w:r>
      </w:ins>
      <w:r w:rsidRPr="00F542BD">
        <w:rPr>
          <w:rFonts w:cstheme="minorHAnsi"/>
          <w:szCs w:val="24"/>
        </w:rPr>
        <w:t xml:space="preserve"> 88 da Lei </w:t>
      </w:r>
      <w:ins w:id="257" w:author="Felipe Neiva Mundim" w:date="2020-10-27T10:58:00Z">
        <w:r w:rsidR="00F542BD">
          <w:rPr>
            <w:rFonts w:cstheme="minorHAnsi"/>
            <w:szCs w:val="24"/>
          </w:rPr>
          <w:t xml:space="preserve">nº </w:t>
        </w:r>
      </w:ins>
      <w:r w:rsidRPr="00F542BD">
        <w:rPr>
          <w:rFonts w:cstheme="minorHAnsi"/>
          <w:szCs w:val="24"/>
        </w:rPr>
        <w:t xml:space="preserve">12.529/2011, com valores atualizados pela Portaria Interministerial 994, de 30 de maio de 2012, devem ser notificados ao </w:t>
      </w:r>
      <w:proofErr w:type="spellStart"/>
      <w:r w:rsidRPr="00F542BD">
        <w:rPr>
          <w:rFonts w:cstheme="minorHAnsi"/>
          <w:szCs w:val="24"/>
        </w:rPr>
        <w:t>Cade</w:t>
      </w:r>
      <w:proofErr w:type="spellEnd"/>
      <w:r w:rsidRPr="00F542BD">
        <w:rPr>
          <w:rFonts w:cstheme="minorHAnsi"/>
          <w:szCs w:val="24"/>
        </w:rPr>
        <w:t xml:space="preserve"> os atos de concentração em que pelo menos um dos grupos envolvidos na operação tenha registrado faturamento bruto anual ou volume de negócios total no Brasil, no ano anterior à operação, equivalente ou superior a R$ 750 milhões, e pelo menos um outro grupo envolvido na operação tenha registrado faturamento bruto anual ou volume de negócios total no Brasil, no ano anterior à operação, equivalente ou superior a R$ 75 milhões.</w:t>
      </w:r>
    </w:p>
    <w:p w14:paraId="126A649A" w14:textId="39AE80E4" w:rsidR="00950273" w:rsidRDefault="00F542BD" w:rsidP="00F542BD">
      <w:pPr>
        <w:spacing w:after="120" w:line="360" w:lineRule="auto"/>
        <w:ind w:firstLine="708"/>
        <w:rPr>
          <w:rFonts w:cstheme="minorHAnsi"/>
          <w:szCs w:val="24"/>
        </w:rPr>
      </w:pPr>
      <w:ins w:id="258" w:author="Felipe Neiva Mundim" w:date="2020-10-27T11:01:00Z">
        <w:r>
          <w:rPr>
            <w:rFonts w:cstheme="minorHAnsi"/>
            <w:szCs w:val="24"/>
          </w:rPr>
          <w:t xml:space="preserve">Isso posto, </w:t>
        </w:r>
      </w:ins>
      <w:ins w:id="259" w:author="Felipe Neiva Mundim" w:date="2020-10-27T11:02:00Z">
        <w:r w:rsidR="00481DBF">
          <w:rPr>
            <w:rFonts w:cstheme="minorHAnsi"/>
            <w:szCs w:val="24"/>
          </w:rPr>
          <w:t xml:space="preserve">diante dos liminares de notificação de obrigatória ao </w:t>
        </w:r>
        <w:proofErr w:type="spellStart"/>
        <w:r w:rsidR="00481DBF">
          <w:rPr>
            <w:rFonts w:cstheme="minorHAnsi"/>
            <w:szCs w:val="24"/>
          </w:rPr>
          <w:t>Cade</w:t>
        </w:r>
        <w:proofErr w:type="spellEnd"/>
        <w:r w:rsidR="00481DBF">
          <w:rPr>
            <w:rFonts w:cstheme="minorHAnsi"/>
            <w:szCs w:val="24"/>
          </w:rPr>
          <w:t xml:space="preserve"> </w:t>
        </w:r>
      </w:ins>
      <w:del w:id="260" w:author="Felipe Neiva Mundim" w:date="2020-10-27T11:01:00Z">
        <w:r w:rsidR="00950273" w:rsidRPr="00F542BD" w:rsidDel="00F542BD">
          <w:rPr>
            <w:rFonts w:cstheme="minorHAnsi"/>
            <w:szCs w:val="24"/>
          </w:rPr>
          <w:delText>D</w:delText>
        </w:r>
      </w:del>
      <w:ins w:id="261" w:author="Felipe Neiva Mundim" w:date="2020-10-27T11:01:00Z">
        <w:r>
          <w:rPr>
            <w:rFonts w:cstheme="minorHAnsi"/>
            <w:szCs w:val="24"/>
          </w:rPr>
          <w:t>d</w:t>
        </w:r>
      </w:ins>
      <w:r w:rsidR="00950273" w:rsidRPr="00F542BD">
        <w:rPr>
          <w:rFonts w:cstheme="minorHAnsi"/>
          <w:szCs w:val="24"/>
        </w:rPr>
        <w:t>ecorre</w:t>
      </w:r>
      <w:ins w:id="262" w:author="Felipe Neiva Mundim" w:date="2020-10-27T11:03:00Z">
        <w:r w:rsidR="00481DBF">
          <w:rPr>
            <w:rFonts w:cstheme="minorHAnsi"/>
            <w:szCs w:val="24"/>
          </w:rPr>
          <w:t>ntes</w:t>
        </w:r>
      </w:ins>
      <w:r w:rsidR="00950273" w:rsidRPr="00F542BD">
        <w:rPr>
          <w:rFonts w:cstheme="minorHAnsi"/>
          <w:szCs w:val="24"/>
        </w:rPr>
        <w:t xml:space="preserve"> dos parâmetros estabelecidos pelo </w:t>
      </w:r>
      <w:del w:id="263" w:author="Felipe Neiva Mundim" w:date="2020-10-27T11:03:00Z">
        <w:r w:rsidR="00950273" w:rsidRPr="00F542BD" w:rsidDel="00481DBF">
          <w:rPr>
            <w:rFonts w:cstheme="minorHAnsi"/>
            <w:szCs w:val="24"/>
          </w:rPr>
          <w:delText>Art. 88 da Lei 12.529/2011</w:delText>
        </w:r>
      </w:del>
      <w:ins w:id="264" w:author="Felipe Neiva Mundim" w:date="2020-10-27T11:03:00Z">
        <w:r w:rsidR="00481DBF">
          <w:rPr>
            <w:rFonts w:cstheme="minorHAnsi"/>
            <w:szCs w:val="24"/>
          </w:rPr>
          <w:t>artigo supracitado,</w:t>
        </w:r>
      </w:ins>
      <w:r w:rsidR="00950273" w:rsidRPr="00F542BD">
        <w:rPr>
          <w:rFonts w:cstheme="minorHAnsi"/>
          <w:szCs w:val="24"/>
        </w:rPr>
        <w:t xml:space="preserve"> </w:t>
      </w:r>
      <w:ins w:id="265" w:author="Felipe Neiva Mundim" w:date="2020-10-27T11:03:00Z">
        <w:r w:rsidR="00481DBF">
          <w:rPr>
            <w:rFonts w:cstheme="minorHAnsi"/>
            <w:szCs w:val="24"/>
          </w:rPr>
          <w:t xml:space="preserve">observa-se </w:t>
        </w:r>
      </w:ins>
      <w:r w:rsidR="00950273" w:rsidRPr="00F542BD">
        <w:rPr>
          <w:rFonts w:cstheme="minorHAnsi"/>
          <w:szCs w:val="24"/>
        </w:rPr>
        <w:t xml:space="preserve">que o número de </w:t>
      </w:r>
      <w:del w:id="266" w:author="Felipe Neiva Mundim" w:date="2020-10-27T11:02:00Z">
        <w:r w:rsidR="00950273" w:rsidRPr="00F542BD" w:rsidDel="00F542BD">
          <w:rPr>
            <w:rFonts w:cstheme="minorHAnsi"/>
            <w:szCs w:val="24"/>
          </w:rPr>
          <w:delText>atos de concentração</w:delText>
        </w:r>
      </w:del>
      <w:ins w:id="267" w:author="Felipe Neiva Mundim" w:date="2020-10-27T11:02:00Z">
        <w:r>
          <w:rPr>
            <w:rFonts w:cstheme="minorHAnsi"/>
            <w:szCs w:val="24"/>
          </w:rPr>
          <w:t>AC</w:t>
        </w:r>
      </w:ins>
      <w:r w:rsidR="00950273" w:rsidRPr="00F542BD">
        <w:rPr>
          <w:rFonts w:cstheme="minorHAnsi"/>
          <w:szCs w:val="24"/>
        </w:rPr>
        <w:t xml:space="preserve"> avaliados pelo </w:t>
      </w:r>
      <w:proofErr w:type="spellStart"/>
      <w:r w:rsidR="00950273" w:rsidRPr="00F542BD">
        <w:rPr>
          <w:rFonts w:cstheme="minorHAnsi"/>
          <w:szCs w:val="24"/>
        </w:rPr>
        <w:t>Cade</w:t>
      </w:r>
      <w:proofErr w:type="spellEnd"/>
      <w:r w:rsidR="00950273" w:rsidRPr="00F542BD">
        <w:rPr>
          <w:rFonts w:cstheme="minorHAnsi"/>
          <w:szCs w:val="24"/>
        </w:rPr>
        <w:t xml:space="preserve"> é inferior ao número </w:t>
      </w:r>
      <w:del w:id="268" w:author="Felipe Neiva Mundim" w:date="2020-10-27T11:03:00Z">
        <w:r w:rsidR="00950273" w:rsidRPr="00F542BD" w:rsidDel="00481DBF">
          <w:rPr>
            <w:rFonts w:cstheme="minorHAnsi"/>
            <w:szCs w:val="24"/>
          </w:rPr>
          <w:delText>global de atos de concentração</w:delText>
        </w:r>
      </w:del>
      <w:ins w:id="269" w:author="Felipe Neiva Mundim" w:date="2020-10-27T11:03:00Z">
        <w:r w:rsidR="00481DBF">
          <w:rPr>
            <w:rFonts w:cstheme="minorHAnsi"/>
            <w:szCs w:val="24"/>
          </w:rPr>
          <w:t>total</w:t>
        </w:r>
      </w:ins>
      <w:r w:rsidR="00950273" w:rsidRPr="00F542BD">
        <w:rPr>
          <w:rFonts w:cstheme="minorHAnsi"/>
          <w:szCs w:val="24"/>
        </w:rPr>
        <w:t xml:space="preserve"> que ocorrem dentro do país em um mesmo ano.</w:t>
      </w:r>
    </w:p>
    <w:p w14:paraId="76936B1D" w14:textId="6AF254E5" w:rsidR="00481DBF" w:rsidRDefault="00481DBF" w:rsidP="00F542BD">
      <w:pPr>
        <w:spacing w:after="120" w:line="360" w:lineRule="auto"/>
        <w:ind w:firstLine="708"/>
        <w:rPr>
          <w:rFonts w:cstheme="minorHAnsi"/>
          <w:szCs w:val="24"/>
        </w:rPr>
      </w:pPr>
    </w:p>
    <w:p w14:paraId="1EE9B020" w14:textId="0C96E645" w:rsidR="00481DBF" w:rsidRPr="00B42D7A" w:rsidRDefault="00481DBF" w:rsidP="00B42D7A">
      <w:pPr>
        <w:pStyle w:val="Ttulo2"/>
        <w:numPr>
          <w:ilvl w:val="1"/>
          <w:numId w:val="6"/>
        </w:numPr>
        <w:ind w:hanging="720"/>
      </w:pPr>
      <w:bookmarkStart w:id="270" w:name="_Toc54797194"/>
      <w:r w:rsidRPr="00B42D7A">
        <w:lastRenderedPageBreak/>
        <w:t>Modelos para a previsão de atos de concentração</w:t>
      </w:r>
      <w:bookmarkEnd w:id="270"/>
    </w:p>
    <w:p w14:paraId="38D7CF4D" w14:textId="2171230B" w:rsidR="00FF3D29" w:rsidRDefault="00950273" w:rsidP="00FF3D29">
      <w:pPr>
        <w:spacing w:after="120" w:line="360" w:lineRule="auto"/>
        <w:ind w:firstLine="708"/>
        <w:rPr>
          <w:ins w:id="271" w:author="Felipe Neiva Mundim" w:date="2020-10-27T11:13:00Z"/>
          <w:szCs w:val="24"/>
        </w:rPr>
      </w:pPr>
      <w:r w:rsidRPr="003F395A">
        <w:rPr>
          <w:szCs w:val="24"/>
        </w:rPr>
        <w:t xml:space="preserve">Esta seção apresenta os modelos econométricos utilizados de 2016 a 2019 pelo Departamento de Estudos Econômicos do </w:t>
      </w:r>
      <w:proofErr w:type="spellStart"/>
      <w:r w:rsidRPr="003F395A">
        <w:rPr>
          <w:szCs w:val="24"/>
        </w:rPr>
        <w:t>Cade</w:t>
      </w:r>
      <w:proofErr w:type="spellEnd"/>
      <w:r w:rsidRPr="003F395A">
        <w:rPr>
          <w:szCs w:val="24"/>
        </w:rPr>
        <w:t xml:space="preserve"> para a estimativa do número de atos de concentração.</w:t>
      </w:r>
    </w:p>
    <w:p w14:paraId="338C81E7" w14:textId="2E42CCD1" w:rsidR="00950273" w:rsidRPr="003F395A" w:rsidRDefault="00950273" w:rsidP="00FF3D29">
      <w:pPr>
        <w:spacing w:after="120" w:line="360" w:lineRule="auto"/>
        <w:ind w:firstLine="708"/>
        <w:rPr>
          <w:szCs w:val="24"/>
        </w:rPr>
      </w:pPr>
      <w:r w:rsidRPr="003F395A">
        <w:rPr>
          <w:szCs w:val="24"/>
        </w:rPr>
        <w:t xml:space="preserve">Em 2016, foi empregado um modelo de séries temporais que contemplava dados de junho de 2012 a abril de 2016 e continha como variáveis explicativas: (i) uma </w:t>
      </w:r>
      <w:r w:rsidRPr="003F395A">
        <w:rPr>
          <w:i/>
          <w:szCs w:val="24"/>
        </w:rPr>
        <w:t>proxy</w:t>
      </w:r>
      <w:ins w:id="272" w:author="Felipe Neiva Mundim" w:date="2020-10-27T11:13:00Z">
        <w:r w:rsidR="00FF3D29">
          <w:rPr>
            <w:rStyle w:val="Refdenotaderodap"/>
            <w:i/>
            <w:szCs w:val="24"/>
          </w:rPr>
          <w:footnoteReference w:id="3"/>
        </w:r>
      </w:ins>
      <w:r w:rsidRPr="003F395A">
        <w:rPr>
          <w:szCs w:val="24"/>
        </w:rPr>
        <w:t xml:space="preserve"> para nível de atividade e ambiente de investimentos do empresariado, dada pelo índice de confiança do empresário industrial (ICEI) da </w:t>
      </w:r>
      <w:ins w:id="275" w:author="Felipe Neiva Mundim" w:date="2020-10-27T11:15:00Z">
        <w:r w:rsidR="00FF3D29" w:rsidRPr="00FF3D29">
          <w:rPr>
            <w:szCs w:val="24"/>
          </w:rPr>
          <w:t xml:space="preserve">Confederação Nacional da Indústria </w:t>
        </w:r>
        <w:r w:rsidR="00FF3D29">
          <w:rPr>
            <w:szCs w:val="24"/>
          </w:rPr>
          <w:t>(</w:t>
        </w:r>
      </w:ins>
      <w:r w:rsidRPr="003F395A">
        <w:rPr>
          <w:szCs w:val="24"/>
        </w:rPr>
        <w:t>CNI</w:t>
      </w:r>
      <w:ins w:id="276" w:author="Felipe Neiva Mundim" w:date="2020-10-27T11:15:00Z">
        <w:r w:rsidR="00FF3D29">
          <w:rPr>
            <w:szCs w:val="24"/>
          </w:rPr>
          <w:t>)</w:t>
        </w:r>
      </w:ins>
      <w:r w:rsidRPr="003F395A">
        <w:rPr>
          <w:szCs w:val="24"/>
        </w:rPr>
        <w:t>; (</w:t>
      </w:r>
      <w:proofErr w:type="spellStart"/>
      <w:r w:rsidRPr="003F395A">
        <w:rPr>
          <w:szCs w:val="24"/>
        </w:rPr>
        <w:t>ii</w:t>
      </w:r>
      <w:proofErr w:type="spellEnd"/>
      <w:r w:rsidRPr="003F395A">
        <w:rPr>
          <w:szCs w:val="24"/>
        </w:rPr>
        <w:t>) a variável mês, que controlava a sazonalidade da notificação de atos de concentração, (</w:t>
      </w:r>
      <w:proofErr w:type="spellStart"/>
      <w:r w:rsidRPr="003F395A">
        <w:rPr>
          <w:szCs w:val="24"/>
        </w:rPr>
        <w:t>iii</w:t>
      </w:r>
      <w:proofErr w:type="spellEnd"/>
      <w:r w:rsidRPr="003F395A">
        <w:rPr>
          <w:szCs w:val="24"/>
        </w:rPr>
        <w:t xml:space="preserve">) uma variável </w:t>
      </w:r>
      <w:proofErr w:type="spellStart"/>
      <w:r w:rsidRPr="003F395A">
        <w:rPr>
          <w:i/>
          <w:szCs w:val="24"/>
        </w:rPr>
        <w:t>dummy</w:t>
      </w:r>
      <w:proofErr w:type="spellEnd"/>
      <w:ins w:id="277" w:author="Felipe Neiva Mundim" w:date="2020-10-26T08:27:00Z">
        <w:r w:rsidR="00BD4035">
          <w:rPr>
            <w:rStyle w:val="Refdenotaderodap"/>
            <w:i/>
            <w:szCs w:val="24"/>
          </w:rPr>
          <w:footnoteReference w:id="4"/>
        </w:r>
      </w:ins>
      <w:r w:rsidRPr="003F395A">
        <w:rPr>
          <w:szCs w:val="24"/>
        </w:rPr>
        <w:t xml:space="preserve"> para capturar o período de acomodação dos agentes em resposta à mudança da Lei da Concorrência (Lei 12.529/2011); (</w:t>
      </w:r>
      <w:proofErr w:type="spellStart"/>
      <w:r w:rsidRPr="003F395A">
        <w:rPr>
          <w:szCs w:val="24"/>
        </w:rPr>
        <w:t>iv</w:t>
      </w:r>
      <w:proofErr w:type="spellEnd"/>
      <w:r w:rsidRPr="003F395A">
        <w:rPr>
          <w:szCs w:val="24"/>
        </w:rPr>
        <w:t xml:space="preserve">) uma variável </w:t>
      </w:r>
      <w:proofErr w:type="spellStart"/>
      <w:r w:rsidRPr="003F395A">
        <w:rPr>
          <w:i/>
          <w:szCs w:val="24"/>
        </w:rPr>
        <w:t>dummy</w:t>
      </w:r>
      <w:proofErr w:type="spellEnd"/>
      <w:r w:rsidRPr="003F395A">
        <w:rPr>
          <w:szCs w:val="24"/>
        </w:rPr>
        <w:t xml:space="preserve"> para capturar o efeito da introdução da Resolução 10, que regulamentou a notificação de contratos associativos; além do intercepto e um termo de erro aleatório. A tabela </w:t>
      </w:r>
      <w:r w:rsidR="006B5191">
        <w:rPr>
          <w:szCs w:val="24"/>
        </w:rPr>
        <w:t xml:space="preserve">1 </w:t>
      </w:r>
      <w:r w:rsidRPr="003F395A">
        <w:rPr>
          <w:szCs w:val="24"/>
        </w:rPr>
        <w:t xml:space="preserve">a seguir traz os coeficientes estimados nesse modelo. </w:t>
      </w:r>
    </w:p>
    <w:p w14:paraId="3060562F" w14:textId="77777777" w:rsidR="00950273" w:rsidRPr="003F395A" w:rsidRDefault="00950273" w:rsidP="00FF3D29">
      <w:pPr>
        <w:spacing w:after="120" w:line="360" w:lineRule="auto"/>
        <w:rPr>
          <w:szCs w:val="24"/>
        </w:rPr>
      </w:pPr>
    </w:p>
    <w:p w14:paraId="7AD705B0" w14:textId="72C88706" w:rsidR="00950273" w:rsidRPr="006B5191" w:rsidDel="00FF3D29" w:rsidRDefault="00950273" w:rsidP="006B5191">
      <w:pPr>
        <w:pStyle w:val="TtuloTabela"/>
        <w:rPr>
          <w:del w:id="281" w:author="Felipe Neiva Mundim" w:date="2020-10-27T11:17:00Z"/>
          <w:sz w:val="20"/>
        </w:rPr>
      </w:pPr>
      <w:del w:id="282" w:author="Felipe Neiva Mundim" w:date="2020-10-27T11:17:00Z">
        <w:r w:rsidRPr="006B5191" w:rsidDel="00FF3D29">
          <w:rPr>
            <w:sz w:val="20"/>
          </w:rPr>
          <w:delText xml:space="preserve">TABELA </w:delText>
        </w:r>
        <w:r w:rsidR="00A17850" w:rsidRPr="006B5191" w:rsidDel="00FF3D29">
          <w:rPr>
            <w:sz w:val="20"/>
          </w:rPr>
          <w:delText>1</w:delText>
        </w:r>
        <w:r w:rsidRPr="006B5191" w:rsidDel="00FF3D29">
          <w:rPr>
            <w:sz w:val="20"/>
          </w:rPr>
          <w:delText>: Modelo de 2016 para a previsão de Atos de Concentração</w:delText>
        </w:r>
      </w:del>
    </w:p>
    <w:p w14:paraId="5D7DB10D" w14:textId="395821C3" w:rsidR="00FF3D29" w:rsidRPr="00FF3D29" w:rsidRDefault="00FF3D29" w:rsidP="00FF3D29">
      <w:pPr>
        <w:pStyle w:val="Legenda"/>
        <w:keepNext/>
        <w:jc w:val="center"/>
        <w:rPr>
          <w:ins w:id="283" w:author="Felipe Neiva Mundim" w:date="2020-10-27T11:17:00Z"/>
          <w:b/>
          <w:i w:val="0"/>
          <w:iCs w:val="0"/>
          <w:color w:val="auto"/>
          <w:sz w:val="24"/>
          <w:szCs w:val="24"/>
        </w:rPr>
      </w:pPr>
      <w:bookmarkStart w:id="284" w:name="_Toc54948775"/>
      <w:ins w:id="285" w:author="Felipe Neiva Mundim" w:date="2020-10-27T11:17:00Z">
        <w:r w:rsidRPr="00FF3D29">
          <w:rPr>
            <w:b/>
            <w:i w:val="0"/>
            <w:iCs w:val="0"/>
            <w:color w:val="auto"/>
            <w:sz w:val="24"/>
            <w:szCs w:val="24"/>
          </w:rPr>
          <w:t xml:space="preserve">Tabela </w:t>
        </w:r>
        <w:r w:rsidRPr="00FF3D29">
          <w:rPr>
            <w:b/>
            <w:i w:val="0"/>
            <w:iCs w:val="0"/>
            <w:color w:val="auto"/>
            <w:sz w:val="24"/>
            <w:szCs w:val="24"/>
          </w:rPr>
          <w:fldChar w:fldCharType="begin"/>
        </w:r>
        <w:r w:rsidRPr="00FF3D29">
          <w:rPr>
            <w:b/>
            <w:i w:val="0"/>
            <w:iCs w:val="0"/>
            <w:color w:val="auto"/>
            <w:sz w:val="24"/>
            <w:szCs w:val="24"/>
          </w:rPr>
          <w:instrText xml:space="preserve"> SEQ Tabela \* ARABIC </w:instrText>
        </w:r>
      </w:ins>
      <w:r w:rsidRPr="00FF3D29">
        <w:rPr>
          <w:b/>
          <w:i w:val="0"/>
          <w:iCs w:val="0"/>
          <w:color w:val="auto"/>
          <w:sz w:val="24"/>
          <w:szCs w:val="24"/>
        </w:rPr>
        <w:fldChar w:fldCharType="separate"/>
      </w:r>
      <w:ins w:id="286" w:author="Felipe Neiva Mundim" w:date="2020-10-27T17:21:00Z">
        <w:r w:rsidR="00EF5F5D">
          <w:rPr>
            <w:b/>
            <w:i w:val="0"/>
            <w:iCs w:val="0"/>
            <w:noProof/>
            <w:color w:val="auto"/>
            <w:sz w:val="24"/>
            <w:szCs w:val="24"/>
          </w:rPr>
          <w:t>1</w:t>
        </w:r>
      </w:ins>
      <w:ins w:id="287" w:author="Felipe Neiva Mundim" w:date="2020-10-27T11:17:00Z">
        <w:r w:rsidRPr="00FF3D29">
          <w:rPr>
            <w:b/>
            <w:i w:val="0"/>
            <w:iCs w:val="0"/>
            <w:color w:val="auto"/>
            <w:sz w:val="24"/>
            <w:szCs w:val="24"/>
          </w:rPr>
          <w:fldChar w:fldCharType="end"/>
        </w:r>
        <w:r w:rsidRPr="00FF3D29">
          <w:rPr>
            <w:b/>
            <w:i w:val="0"/>
            <w:iCs w:val="0"/>
            <w:color w:val="auto"/>
            <w:sz w:val="24"/>
            <w:szCs w:val="24"/>
          </w:rPr>
          <w:t xml:space="preserve"> - Modelo de 2016 para a previsão de Atos de </w:t>
        </w:r>
        <w:commentRangeStart w:id="288"/>
        <w:r w:rsidRPr="00FF3D29">
          <w:rPr>
            <w:b/>
            <w:i w:val="0"/>
            <w:iCs w:val="0"/>
            <w:color w:val="auto"/>
            <w:sz w:val="24"/>
            <w:szCs w:val="24"/>
          </w:rPr>
          <w:t>Concentração</w:t>
        </w:r>
      </w:ins>
      <w:bookmarkEnd w:id="284"/>
      <w:commentRangeEnd w:id="288"/>
      <w:r w:rsidR="008E0618">
        <w:rPr>
          <w:rStyle w:val="Refdecomentrio"/>
          <w:i w:val="0"/>
          <w:iCs w:val="0"/>
          <w:color w:val="auto"/>
        </w:rPr>
        <w:commentReference w:id="288"/>
      </w:r>
    </w:p>
    <w:p w14:paraId="26022F1E" w14:textId="77777777" w:rsidR="00950273" w:rsidRPr="003F395A" w:rsidRDefault="00950273" w:rsidP="00A7367D">
      <w:pPr>
        <w:spacing w:after="0" w:line="360" w:lineRule="auto"/>
        <w:rPr>
          <w:szCs w:val="24"/>
        </w:rPr>
      </w:pPr>
      <w:r w:rsidRPr="003F395A">
        <w:rPr>
          <w:noProof/>
          <w:szCs w:val="24"/>
          <w:lang w:eastAsia="pt-BR"/>
        </w:rPr>
        <w:drawing>
          <wp:inline distT="0" distB="0" distL="0" distR="0" wp14:anchorId="05D4B110" wp14:editId="4B995401">
            <wp:extent cx="5400040" cy="25654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65400"/>
                    </a:xfrm>
                    <a:prstGeom prst="rect">
                      <a:avLst/>
                    </a:prstGeom>
                  </pic:spPr>
                </pic:pic>
              </a:graphicData>
            </a:graphic>
          </wp:inline>
        </w:drawing>
      </w:r>
    </w:p>
    <w:p w14:paraId="3CD6673E" w14:textId="7BAAAA48" w:rsidR="00950273" w:rsidRPr="006B5191" w:rsidRDefault="00950273" w:rsidP="00560CCB">
      <w:pPr>
        <w:spacing w:after="0" w:line="360" w:lineRule="auto"/>
        <w:rPr>
          <w:sz w:val="20"/>
          <w:szCs w:val="24"/>
        </w:rPr>
      </w:pPr>
      <w:r w:rsidRPr="006B5191">
        <w:rPr>
          <w:sz w:val="20"/>
          <w:szCs w:val="24"/>
        </w:rPr>
        <w:t xml:space="preserve">Fonte: </w:t>
      </w:r>
      <w:del w:id="289" w:author="Felipe Neiva Mundim" w:date="2020-10-29T21:01:00Z">
        <w:r w:rsidR="006B5191" w:rsidDel="0078225D">
          <w:rPr>
            <w:sz w:val="20"/>
            <w:szCs w:val="24"/>
          </w:rPr>
          <w:delText xml:space="preserve">Nota Técnica </w:delText>
        </w:r>
        <w:r w:rsidRPr="006B5191" w:rsidDel="0078225D">
          <w:rPr>
            <w:sz w:val="20"/>
            <w:szCs w:val="24"/>
          </w:rPr>
          <w:delText>19/2016/DEE/CADE (SEI 0213733)</w:delText>
        </w:r>
      </w:del>
      <w:ins w:id="290" w:author="Felipe Neiva Mundim" w:date="2020-10-29T21:01:00Z">
        <w:r w:rsidR="0078225D">
          <w:rPr>
            <w:sz w:val="20"/>
            <w:szCs w:val="24"/>
          </w:rPr>
          <w:t>DEE/</w:t>
        </w:r>
        <w:proofErr w:type="spellStart"/>
        <w:r w:rsidR="0078225D">
          <w:rPr>
            <w:sz w:val="20"/>
            <w:szCs w:val="24"/>
          </w:rPr>
          <w:t>Cade</w:t>
        </w:r>
        <w:proofErr w:type="spellEnd"/>
        <w:r w:rsidR="0078225D">
          <w:rPr>
            <w:sz w:val="20"/>
            <w:szCs w:val="24"/>
          </w:rPr>
          <w:t>.</w:t>
        </w:r>
      </w:ins>
    </w:p>
    <w:p w14:paraId="08438B18" w14:textId="77777777" w:rsidR="00950273" w:rsidRPr="00A7367D" w:rsidRDefault="00950273" w:rsidP="00A7367D">
      <w:pPr>
        <w:spacing w:after="120" w:line="360" w:lineRule="auto"/>
        <w:rPr>
          <w:szCs w:val="24"/>
        </w:rPr>
      </w:pPr>
    </w:p>
    <w:p w14:paraId="223BDBD5" w14:textId="390187B3" w:rsidR="00950273" w:rsidRPr="00A7367D" w:rsidRDefault="00950273" w:rsidP="00A7367D">
      <w:pPr>
        <w:spacing w:after="120" w:line="360" w:lineRule="auto"/>
        <w:ind w:firstLine="709"/>
        <w:rPr>
          <w:szCs w:val="24"/>
        </w:rPr>
      </w:pPr>
      <w:r w:rsidRPr="00FF3D29">
        <w:rPr>
          <w:szCs w:val="24"/>
        </w:rPr>
        <w:lastRenderedPageBreak/>
        <w:t>Como o</w:t>
      </w:r>
      <w:r w:rsidRPr="00A7367D">
        <w:rPr>
          <w:szCs w:val="24"/>
        </w:rPr>
        <w:t xml:space="preserve"> último dado disponível era de abril de 2016, era necessário estimar o número de atos de concentração no restante dos meses de 2016 e nos anos subsequentes. Note-se que, para isso, é necessário utilizar alguma previsão da </w:t>
      </w:r>
      <w:r w:rsidRPr="00A7367D">
        <w:rPr>
          <w:i/>
          <w:szCs w:val="24"/>
        </w:rPr>
        <w:t xml:space="preserve">proxy </w:t>
      </w:r>
      <w:r w:rsidRPr="00A7367D">
        <w:rPr>
          <w:szCs w:val="24"/>
        </w:rPr>
        <w:t xml:space="preserve">do nível de atividade, ou seja, do ICEI no caso. No caso em questão, foi empregada a média dos 12 meses anteriores do ICEI para 2016, que </w:t>
      </w:r>
      <w:del w:id="291" w:author="Felipe Neiva Mundim" w:date="2020-10-27T11:19:00Z">
        <w:r w:rsidRPr="00A7367D" w:rsidDel="00FF3D29">
          <w:rPr>
            <w:szCs w:val="24"/>
          </w:rPr>
          <w:delText xml:space="preserve">equivalia </w:delText>
        </w:r>
      </w:del>
      <w:ins w:id="292" w:author="Felipe Neiva Mundim" w:date="2020-10-27T11:19:00Z">
        <w:r w:rsidR="00FF3D29">
          <w:rPr>
            <w:szCs w:val="24"/>
          </w:rPr>
          <w:t>equivaleria</w:t>
        </w:r>
        <w:r w:rsidR="00FF3D29" w:rsidRPr="00A7367D">
          <w:rPr>
            <w:szCs w:val="24"/>
          </w:rPr>
          <w:t xml:space="preserve"> </w:t>
        </w:r>
      </w:ins>
      <w:r w:rsidRPr="00A7367D">
        <w:rPr>
          <w:szCs w:val="24"/>
        </w:rPr>
        <w:t>a 28,3</w:t>
      </w:r>
      <w:ins w:id="293" w:author="Felipe Neiva Mundim" w:date="2020-10-27T11:20:00Z">
        <w:r w:rsidR="00FF3D29">
          <w:rPr>
            <w:szCs w:val="24"/>
          </w:rPr>
          <w:t xml:space="preserve"> pontos</w:t>
        </w:r>
      </w:ins>
      <w:r w:rsidRPr="00A7367D">
        <w:rPr>
          <w:szCs w:val="24"/>
        </w:rPr>
        <w:t>, valor ligeiramente superior ao último dado disponível de abril de 2016 (27,3). Já para o ano de 2017, quando se esperava leve retomada da atividade, adotou-se a média dos 24 meses anteriores, equivalente a 32,3.</w:t>
      </w:r>
    </w:p>
    <w:p w14:paraId="6D6D3220" w14:textId="663157DF" w:rsidR="00950273" w:rsidRPr="00A7367D" w:rsidRDefault="00950273" w:rsidP="00A7367D">
      <w:pPr>
        <w:spacing w:after="120" w:line="360" w:lineRule="auto"/>
        <w:ind w:firstLine="709"/>
        <w:rPr>
          <w:szCs w:val="24"/>
        </w:rPr>
      </w:pPr>
      <w:r w:rsidRPr="00A7367D">
        <w:rPr>
          <w:szCs w:val="24"/>
        </w:rPr>
        <w:t xml:space="preserve">Por um lado, esse tipo de abordagem permite a simulação de modelos com base em diferentes cenários para o nível de atividade, </w:t>
      </w:r>
      <w:del w:id="294" w:author="Felipe Neiva Mundim" w:date="2020-10-27T11:22:00Z">
        <w:r w:rsidRPr="00A7367D" w:rsidDel="00FF3D29">
          <w:rPr>
            <w:szCs w:val="24"/>
          </w:rPr>
          <w:delText>d</w:delText>
        </w:r>
        <w:r w:rsidRPr="00FF3D29" w:rsidDel="00FF3D29">
          <w:rPr>
            <w:szCs w:val="24"/>
          </w:rPr>
          <w:delText xml:space="preserve">ado </w:delText>
        </w:r>
      </w:del>
      <w:ins w:id="295" w:author="Felipe Neiva Mundim" w:date="2020-10-27T11:22:00Z">
        <w:r w:rsidR="00FF3D29">
          <w:rPr>
            <w:szCs w:val="24"/>
          </w:rPr>
          <w:t>determinado</w:t>
        </w:r>
        <w:r w:rsidR="00FF3D29" w:rsidRPr="00FF3D29">
          <w:rPr>
            <w:szCs w:val="24"/>
          </w:rPr>
          <w:t xml:space="preserve"> </w:t>
        </w:r>
      </w:ins>
      <w:r w:rsidRPr="00FF3D29">
        <w:rPr>
          <w:szCs w:val="24"/>
        </w:rPr>
        <w:t xml:space="preserve">no modelo pela variável ICEI. Por outro, </w:t>
      </w:r>
      <w:r w:rsidRPr="00A7367D">
        <w:rPr>
          <w:szCs w:val="24"/>
        </w:rPr>
        <w:t xml:space="preserve">a previsão do número de </w:t>
      </w:r>
      <w:del w:id="296" w:author="Felipe Neiva Mundim" w:date="2020-10-27T11:21:00Z">
        <w:r w:rsidRPr="00A7367D" w:rsidDel="00FF3D29">
          <w:rPr>
            <w:szCs w:val="24"/>
          </w:rPr>
          <w:delText>Atos de Concentração</w:delText>
        </w:r>
      </w:del>
      <w:ins w:id="297" w:author="Felipe Neiva Mundim" w:date="2020-10-27T11:21:00Z">
        <w:r w:rsidR="00FF3D29">
          <w:rPr>
            <w:szCs w:val="24"/>
          </w:rPr>
          <w:t>AC</w:t>
        </w:r>
      </w:ins>
      <w:r w:rsidRPr="00A7367D">
        <w:rPr>
          <w:szCs w:val="24"/>
        </w:rPr>
        <w:t xml:space="preserve"> acaba fortemente dependente da premissa adotada, a qual, por si só, traz substancial incerteza.</w:t>
      </w:r>
    </w:p>
    <w:p w14:paraId="1128D4DD" w14:textId="493B794C" w:rsidR="00950273" w:rsidRPr="00A7367D" w:rsidRDefault="00950273" w:rsidP="00A7367D">
      <w:pPr>
        <w:spacing w:after="120" w:line="360" w:lineRule="auto"/>
        <w:ind w:firstLine="709"/>
        <w:rPr>
          <w:szCs w:val="24"/>
        </w:rPr>
      </w:pPr>
      <w:r w:rsidRPr="00A7367D">
        <w:rPr>
          <w:szCs w:val="24"/>
        </w:rPr>
        <w:t>Em 2017</w:t>
      </w:r>
      <w:r w:rsidRPr="00A7367D">
        <w:rPr>
          <w:rStyle w:val="Refdenotaderodap"/>
          <w:szCs w:val="24"/>
        </w:rPr>
        <w:footnoteReference w:id="5"/>
      </w:r>
      <w:r w:rsidRPr="00A7367D">
        <w:rPr>
          <w:szCs w:val="24"/>
        </w:rPr>
        <w:t xml:space="preserve">, esse mesmo modelo econométrico foi adotado, </w:t>
      </w:r>
      <w:del w:id="298" w:author="Felipe Neiva Mundim" w:date="2020-10-27T11:22:00Z">
        <w:r w:rsidRPr="00A7367D" w:rsidDel="00A7367D">
          <w:rPr>
            <w:szCs w:val="24"/>
          </w:rPr>
          <w:delText xml:space="preserve">desta </w:delText>
        </w:r>
      </w:del>
      <w:ins w:id="299" w:author="Felipe Neiva Mundim" w:date="2020-10-27T11:22:00Z">
        <w:r w:rsidR="00A7367D">
          <w:rPr>
            <w:szCs w:val="24"/>
          </w:rPr>
          <w:t>dessa</w:t>
        </w:r>
        <w:r w:rsidR="00A7367D" w:rsidRPr="00A7367D">
          <w:rPr>
            <w:szCs w:val="24"/>
          </w:rPr>
          <w:t xml:space="preserve"> </w:t>
        </w:r>
      </w:ins>
      <w:r w:rsidRPr="00A7367D">
        <w:rPr>
          <w:szCs w:val="24"/>
        </w:rPr>
        <w:t xml:space="preserve">vez com dados de junho de 2012 a fevereiro de 2017. Em outras palavras, o modelo foi </w:t>
      </w:r>
      <w:del w:id="300" w:author="Felipe Neiva Mundim" w:date="2020-10-26T08:30:00Z">
        <w:r w:rsidRPr="00A7367D" w:rsidDel="00BD4035">
          <w:rPr>
            <w:szCs w:val="24"/>
          </w:rPr>
          <w:delText>reestimado</w:delText>
        </w:r>
      </w:del>
      <w:ins w:id="301" w:author="Felipe Neiva Mundim" w:date="2020-10-26T08:30:00Z">
        <w:r w:rsidR="00BD4035" w:rsidRPr="00A7367D">
          <w:rPr>
            <w:szCs w:val="24"/>
          </w:rPr>
          <w:t>estimado novamente</w:t>
        </w:r>
      </w:ins>
      <w:r w:rsidRPr="00A7367D">
        <w:rPr>
          <w:szCs w:val="24"/>
        </w:rPr>
        <w:t xml:space="preserve">, tendo em vista as novas informações, mas </w:t>
      </w:r>
      <w:proofErr w:type="gramStart"/>
      <w:r w:rsidRPr="00A7367D">
        <w:rPr>
          <w:szCs w:val="24"/>
        </w:rPr>
        <w:t>mantendo-se a mesma</w:t>
      </w:r>
      <w:proofErr w:type="gramEnd"/>
      <w:r w:rsidRPr="00A7367D">
        <w:rPr>
          <w:szCs w:val="24"/>
        </w:rPr>
        <w:t xml:space="preserve"> fórmula funcional com as</w:t>
      </w:r>
      <w:r w:rsidR="006B5191" w:rsidRPr="00A7367D">
        <w:rPr>
          <w:szCs w:val="24"/>
        </w:rPr>
        <w:t xml:space="preserve"> mesmas variáveis explicativas, como mostra a tabela 2.</w:t>
      </w:r>
    </w:p>
    <w:p w14:paraId="667AD0AA" w14:textId="77777777" w:rsidR="00950273" w:rsidRPr="00A7367D" w:rsidRDefault="00950273" w:rsidP="00A7367D">
      <w:pPr>
        <w:spacing w:after="120" w:line="360" w:lineRule="auto"/>
        <w:ind w:firstLine="709"/>
        <w:rPr>
          <w:szCs w:val="24"/>
        </w:rPr>
      </w:pPr>
    </w:p>
    <w:p w14:paraId="10A3F44F" w14:textId="2B901C06" w:rsidR="00950273" w:rsidRPr="00A7367D" w:rsidDel="00A7367D" w:rsidRDefault="00950273" w:rsidP="00A7367D">
      <w:pPr>
        <w:pStyle w:val="TtuloTabela"/>
        <w:spacing w:after="120"/>
        <w:jc w:val="center"/>
        <w:rPr>
          <w:del w:id="302" w:author="Felipe Neiva Mundim" w:date="2020-10-27T11:23:00Z"/>
          <w:b/>
        </w:rPr>
      </w:pPr>
      <w:del w:id="303" w:author="Felipe Neiva Mundim" w:date="2020-10-27T11:23:00Z">
        <w:r w:rsidRPr="00A7367D" w:rsidDel="00A7367D">
          <w:rPr>
            <w:b/>
          </w:rPr>
          <w:delText xml:space="preserve">TABELA </w:delText>
        </w:r>
        <w:r w:rsidR="00A17850" w:rsidRPr="00A7367D" w:rsidDel="00A7367D">
          <w:rPr>
            <w:b/>
          </w:rPr>
          <w:delText>2</w:delText>
        </w:r>
        <w:r w:rsidRPr="00A7367D" w:rsidDel="00A7367D">
          <w:rPr>
            <w:b/>
          </w:rPr>
          <w:delText>: Modelo de 2017 para a previsão de Atos de Concentração</w:delText>
        </w:r>
      </w:del>
    </w:p>
    <w:p w14:paraId="4A0C9F3D" w14:textId="0832B853" w:rsidR="00A7367D" w:rsidRPr="00A7367D" w:rsidRDefault="00A7367D" w:rsidP="00A7367D">
      <w:pPr>
        <w:pStyle w:val="Legenda"/>
        <w:keepNext/>
        <w:jc w:val="center"/>
        <w:rPr>
          <w:ins w:id="304" w:author="Felipe Neiva Mundim" w:date="2020-10-27T11:23:00Z"/>
          <w:b/>
          <w:i w:val="0"/>
          <w:iCs w:val="0"/>
          <w:color w:val="auto"/>
          <w:sz w:val="24"/>
          <w:szCs w:val="24"/>
        </w:rPr>
      </w:pPr>
      <w:bookmarkStart w:id="305" w:name="_Toc54948776"/>
      <w:ins w:id="306" w:author="Felipe Neiva Mundim" w:date="2020-10-27T11:23:00Z">
        <w:r w:rsidRPr="00A7367D">
          <w:rPr>
            <w:b/>
            <w:i w:val="0"/>
            <w:iCs w:val="0"/>
            <w:color w:val="auto"/>
            <w:sz w:val="24"/>
            <w:szCs w:val="24"/>
          </w:rPr>
          <w:t xml:space="preserve">Tabela </w:t>
        </w:r>
      </w:ins>
      <w:r w:rsidRPr="00A7367D">
        <w:rPr>
          <w:b/>
          <w:i w:val="0"/>
          <w:iCs w:val="0"/>
          <w:color w:val="auto"/>
          <w:sz w:val="24"/>
          <w:szCs w:val="24"/>
        </w:rPr>
        <w:fldChar w:fldCharType="begin"/>
      </w:r>
      <w:r w:rsidRPr="00A7367D">
        <w:rPr>
          <w:b/>
          <w:i w:val="0"/>
          <w:iCs w:val="0"/>
          <w:color w:val="auto"/>
          <w:sz w:val="24"/>
          <w:szCs w:val="24"/>
        </w:rPr>
        <w:instrText xml:space="preserve"> SEQ Tabela \* ARABIC </w:instrText>
      </w:r>
      <w:r w:rsidRPr="00A7367D">
        <w:rPr>
          <w:b/>
          <w:i w:val="0"/>
          <w:iCs w:val="0"/>
          <w:color w:val="auto"/>
          <w:sz w:val="24"/>
          <w:szCs w:val="24"/>
        </w:rPr>
        <w:fldChar w:fldCharType="separate"/>
      </w:r>
      <w:ins w:id="307" w:author="Felipe Neiva Mundim" w:date="2020-10-27T17:21:00Z">
        <w:r w:rsidR="00EF5F5D">
          <w:rPr>
            <w:b/>
            <w:i w:val="0"/>
            <w:iCs w:val="0"/>
            <w:noProof/>
            <w:color w:val="auto"/>
            <w:sz w:val="24"/>
            <w:szCs w:val="24"/>
          </w:rPr>
          <w:t>2</w:t>
        </w:r>
      </w:ins>
      <w:ins w:id="308" w:author="Felipe Neiva Mundim" w:date="2020-10-27T11:23:00Z">
        <w:r w:rsidRPr="00A7367D">
          <w:rPr>
            <w:b/>
            <w:i w:val="0"/>
            <w:iCs w:val="0"/>
            <w:color w:val="auto"/>
            <w:sz w:val="24"/>
            <w:szCs w:val="24"/>
          </w:rPr>
          <w:fldChar w:fldCharType="end"/>
        </w:r>
        <w:r w:rsidRPr="00A7367D">
          <w:rPr>
            <w:b/>
            <w:i w:val="0"/>
            <w:iCs w:val="0"/>
            <w:color w:val="auto"/>
            <w:sz w:val="24"/>
            <w:szCs w:val="24"/>
          </w:rPr>
          <w:t xml:space="preserve"> - Modelo de 2017 para a previsão de Atos de </w:t>
        </w:r>
        <w:commentRangeStart w:id="309"/>
        <w:r w:rsidRPr="00A7367D">
          <w:rPr>
            <w:b/>
            <w:i w:val="0"/>
            <w:iCs w:val="0"/>
            <w:color w:val="auto"/>
            <w:sz w:val="24"/>
            <w:szCs w:val="24"/>
          </w:rPr>
          <w:t>Concentração</w:t>
        </w:r>
      </w:ins>
      <w:bookmarkEnd w:id="305"/>
      <w:commentRangeEnd w:id="309"/>
      <w:r w:rsidR="008E0618">
        <w:rPr>
          <w:rStyle w:val="Refdecomentrio"/>
          <w:i w:val="0"/>
          <w:iCs w:val="0"/>
          <w:color w:val="auto"/>
        </w:rPr>
        <w:commentReference w:id="309"/>
      </w:r>
    </w:p>
    <w:p w14:paraId="7CE03969" w14:textId="77777777" w:rsidR="00950273" w:rsidRPr="003F395A" w:rsidRDefault="00950273" w:rsidP="00A7367D">
      <w:pPr>
        <w:spacing w:after="0" w:line="360" w:lineRule="auto"/>
        <w:rPr>
          <w:szCs w:val="24"/>
        </w:rPr>
      </w:pPr>
      <w:r w:rsidRPr="003F395A">
        <w:rPr>
          <w:noProof/>
          <w:szCs w:val="24"/>
          <w:lang w:eastAsia="pt-BR"/>
        </w:rPr>
        <w:drawing>
          <wp:inline distT="0" distB="0" distL="0" distR="0" wp14:anchorId="5438961C" wp14:editId="35C8612D">
            <wp:extent cx="2765921" cy="3002346"/>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646" r="-3" b="5643"/>
                    <a:stretch/>
                  </pic:blipFill>
                  <pic:spPr bwMode="auto">
                    <a:xfrm>
                      <a:off x="0" y="0"/>
                      <a:ext cx="2773976" cy="3011090"/>
                    </a:xfrm>
                    <a:prstGeom prst="rect">
                      <a:avLst/>
                    </a:prstGeom>
                    <a:ln>
                      <a:noFill/>
                    </a:ln>
                    <a:extLst>
                      <a:ext uri="{53640926-AAD7-44D8-BBD7-CCE9431645EC}">
                        <a14:shadowObscured xmlns:a14="http://schemas.microsoft.com/office/drawing/2010/main"/>
                      </a:ext>
                    </a:extLst>
                  </pic:spPr>
                </pic:pic>
              </a:graphicData>
            </a:graphic>
          </wp:inline>
        </w:drawing>
      </w:r>
    </w:p>
    <w:p w14:paraId="4107729F" w14:textId="0A6D4AC2" w:rsidR="00950273" w:rsidRPr="006B5191" w:rsidRDefault="00950273" w:rsidP="00560CCB">
      <w:pPr>
        <w:spacing w:after="0" w:line="360" w:lineRule="auto"/>
        <w:rPr>
          <w:sz w:val="20"/>
          <w:szCs w:val="24"/>
        </w:rPr>
      </w:pPr>
      <w:r w:rsidRPr="006B5191">
        <w:rPr>
          <w:sz w:val="20"/>
          <w:szCs w:val="24"/>
        </w:rPr>
        <w:t xml:space="preserve">Fonte: </w:t>
      </w:r>
      <w:del w:id="310" w:author="Felipe Neiva Mundim" w:date="2020-10-29T21:00:00Z">
        <w:r w:rsidRPr="006B5191" w:rsidDel="0078225D">
          <w:rPr>
            <w:sz w:val="20"/>
            <w:szCs w:val="24"/>
          </w:rPr>
          <w:delText>Nota Técnica 9/2017/DEE/CADE (SEI 0309067)</w:delText>
        </w:r>
      </w:del>
      <w:ins w:id="311" w:author="Felipe Neiva Mundim" w:date="2020-10-29T21:00:00Z">
        <w:r w:rsidR="0078225D">
          <w:rPr>
            <w:sz w:val="20"/>
            <w:szCs w:val="24"/>
          </w:rPr>
          <w:t>DEE/</w:t>
        </w:r>
        <w:proofErr w:type="spellStart"/>
        <w:r w:rsidR="0078225D">
          <w:rPr>
            <w:sz w:val="20"/>
            <w:szCs w:val="24"/>
          </w:rPr>
          <w:t>Cade</w:t>
        </w:r>
      </w:ins>
      <w:proofErr w:type="spellEnd"/>
      <w:ins w:id="312" w:author="Felipe Neiva Mundim" w:date="2020-10-29T21:01:00Z">
        <w:r w:rsidR="0078225D">
          <w:rPr>
            <w:sz w:val="20"/>
            <w:szCs w:val="24"/>
          </w:rPr>
          <w:t>.</w:t>
        </w:r>
      </w:ins>
    </w:p>
    <w:p w14:paraId="04875A1F" w14:textId="77777777" w:rsidR="00A7367D" w:rsidRDefault="00A7367D" w:rsidP="00A7367D">
      <w:pPr>
        <w:spacing w:after="120" w:line="360" w:lineRule="auto"/>
        <w:ind w:firstLine="709"/>
        <w:rPr>
          <w:szCs w:val="24"/>
        </w:rPr>
      </w:pPr>
    </w:p>
    <w:p w14:paraId="55C512CE" w14:textId="767869FF" w:rsidR="00950273" w:rsidRPr="003F395A" w:rsidRDefault="00950273" w:rsidP="00A7367D">
      <w:pPr>
        <w:spacing w:after="120" w:line="360" w:lineRule="auto"/>
        <w:ind w:firstLine="709"/>
        <w:rPr>
          <w:szCs w:val="24"/>
        </w:rPr>
      </w:pPr>
      <w:r w:rsidRPr="003F395A">
        <w:rPr>
          <w:szCs w:val="24"/>
        </w:rPr>
        <w:t xml:space="preserve">Novamente, construiu-se um cenário para a atividade econômica (aproximada pelo </w:t>
      </w:r>
      <w:del w:id="313" w:author="Felipe Neiva Mundim" w:date="2020-10-27T11:24:00Z">
        <w:r w:rsidRPr="003F395A" w:rsidDel="00A7367D">
          <w:rPr>
            <w:szCs w:val="24"/>
          </w:rPr>
          <w:delText xml:space="preserve">índice de confiança do empresário industrial - </w:delText>
        </w:r>
      </w:del>
      <w:r w:rsidRPr="003F395A">
        <w:rPr>
          <w:szCs w:val="24"/>
        </w:rPr>
        <w:t xml:space="preserve">ICEI), com base no qual foram elaboradas as estimativas do número de </w:t>
      </w:r>
      <w:del w:id="314" w:author="Felipe Neiva Mundim" w:date="2020-10-27T11:25:00Z">
        <w:r w:rsidRPr="003F395A" w:rsidDel="00A7367D">
          <w:rPr>
            <w:szCs w:val="24"/>
          </w:rPr>
          <w:delText>atos de concentração</w:delText>
        </w:r>
      </w:del>
      <w:ins w:id="315" w:author="Felipe Neiva Mundim" w:date="2020-10-27T11:25:00Z">
        <w:r w:rsidR="00A7367D">
          <w:rPr>
            <w:szCs w:val="24"/>
          </w:rPr>
          <w:t>AC</w:t>
        </w:r>
      </w:ins>
      <w:r w:rsidRPr="003F395A">
        <w:rPr>
          <w:szCs w:val="24"/>
        </w:rPr>
        <w:t xml:space="preserve">. Para os meses de março a dezembro de 2017, utilizou-se a média dos últimos 24 meses da série do ICEI, que equivalia a 33,35. Já para 2018, adotou-se a média dos 24 meses de janeiro de 2016 a dezembro de 2017. </w:t>
      </w:r>
    </w:p>
    <w:p w14:paraId="046F48E6" w14:textId="3B41107B" w:rsidR="00950273" w:rsidRDefault="00950273" w:rsidP="00A7367D">
      <w:pPr>
        <w:spacing w:after="120" w:line="360" w:lineRule="auto"/>
        <w:ind w:firstLine="709"/>
        <w:rPr>
          <w:szCs w:val="24"/>
        </w:rPr>
      </w:pPr>
      <w:r w:rsidRPr="003F395A">
        <w:rPr>
          <w:szCs w:val="24"/>
        </w:rPr>
        <w:t>Em 2019</w:t>
      </w:r>
      <w:r w:rsidRPr="003F395A">
        <w:rPr>
          <w:rStyle w:val="Refdenotaderodap"/>
          <w:szCs w:val="24"/>
        </w:rPr>
        <w:footnoteReference w:id="6"/>
      </w:r>
      <w:r w:rsidRPr="003F395A">
        <w:rPr>
          <w:szCs w:val="24"/>
        </w:rPr>
        <w:t xml:space="preserve">, </w:t>
      </w:r>
      <w:del w:id="316" w:author="Felipe Neiva Mundim" w:date="2020-10-27T11:26:00Z">
        <w:r w:rsidRPr="003F395A" w:rsidDel="00A7367D">
          <w:rPr>
            <w:szCs w:val="24"/>
          </w:rPr>
          <w:delText>buscou-se</w:delText>
        </w:r>
      </w:del>
      <w:ins w:id="317" w:author="Felipe Neiva Mundim" w:date="2020-10-27T11:26:00Z">
        <w:r w:rsidR="00A7367D">
          <w:rPr>
            <w:szCs w:val="24"/>
          </w:rPr>
          <w:t>o DEE buscou</w:t>
        </w:r>
      </w:ins>
      <w:r w:rsidRPr="003F395A">
        <w:rPr>
          <w:szCs w:val="24"/>
        </w:rPr>
        <w:t xml:space="preserve"> aprimorar o modelo para estimação do número de </w:t>
      </w:r>
      <w:del w:id="318" w:author="Felipe Neiva Mundim" w:date="2020-10-27T11:26:00Z">
        <w:r w:rsidRPr="003F395A" w:rsidDel="00A7367D">
          <w:rPr>
            <w:szCs w:val="24"/>
          </w:rPr>
          <w:delText>atos de concentração</w:delText>
        </w:r>
      </w:del>
      <w:ins w:id="319" w:author="Felipe Neiva Mundim" w:date="2020-10-27T11:26:00Z">
        <w:r w:rsidR="00A7367D">
          <w:rPr>
            <w:szCs w:val="24"/>
          </w:rPr>
          <w:t>AC</w:t>
        </w:r>
      </w:ins>
      <w:r w:rsidRPr="003F395A">
        <w:rPr>
          <w:szCs w:val="24"/>
        </w:rPr>
        <w:t xml:space="preserve">. O novo modelo considerou como variáveis explicativas o </w:t>
      </w:r>
      <w:ins w:id="320" w:author="Felipe Neiva Mundim" w:date="2020-10-28T18:20:00Z">
        <w:r w:rsidR="008C78E4">
          <w:rPr>
            <w:szCs w:val="24"/>
          </w:rPr>
          <w:t>Produto Interno Bruto (</w:t>
        </w:r>
      </w:ins>
      <w:r w:rsidRPr="003F395A">
        <w:rPr>
          <w:szCs w:val="24"/>
        </w:rPr>
        <w:t>PIB</w:t>
      </w:r>
      <w:ins w:id="321" w:author="Felipe Neiva Mundim" w:date="2020-10-28T18:20:00Z">
        <w:r w:rsidR="008C78E4">
          <w:rPr>
            <w:szCs w:val="24"/>
          </w:rPr>
          <w:t>)</w:t>
        </w:r>
      </w:ins>
      <w:r w:rsidRPr="003F395A">
        <w:rPr>
          <w:szCs w:val="24"/>
        </w:rPr>
        <w:t xml:space="preserve"> e a taxa de juros, sendo </w:t>
      </w:r>
      <w:del w:id="322" w:author="Felipe Neiva Mundim" w:date="2020-10-27T11:26:00Z">
        <w:r w:rsidRPr="003F395A" w:rsidDel="00A7367D">
          <w:rPr>
            <w:szCs w:val="24"/>
          </w:rPr>
          <w:delText xml:space="preserve">estas </w:delText>
        </w:r>
      </w:del>
      <w:ins w:id="323" w:author="Felipe Neiva Mundim" w:date="2020-10-27T11:26:00Z">
        <w:r w:rsidR="00A7367D">
          <w:rPr>
            <w:szCs w:val="24"/>
          </w:rPr>
          <w:t>essas</w:t>
        </w:r>
        <w:r w:rsidR="00A7367D" w:rsidRPr="003F395A">
          <w:rPr>
            <w:szCs w:val="24"/>
          </w:rPr>
          <w:t xml:space="preserve"> </w:t>
        </w:r>
      </w:ins>
      <w:r w:rsidRPr="003F395A">
        <w:rPr>
          <w:szCs w:val="24"/>
        </w:rPr>
        <w:t xml:space="preserve">medidas da atividade econômica e do custo de capital. Tais variáveis foram defasadas em 12 meses, tendo em vista que “existe um </w:t>
      </w:r>
      <w:proofErr w:type="spellStart"/>
      <w:r w:rsidRPr="003F395A">
        <w:rPr>
          <w:i/>
          <w:szCs w:val="24"/>
        </w:rPr>
        <w:t>delay</w:t>
      </w:r>
      <w:proofErr w:type="spellEnd"/>
      <w:ins w:id="324" w:author="Felipe Neiva Mundim" w:date="2020-10-27T11:28:00Z">
        <w:r w:rsidR="00A7367D">
          <w:rPr>
            <w:rStyle w:val="Refdenotaderodap"/>
            <w:i/>
            <w:szCs w:val="24"/>
          </w:rPr>
          <w:footnoteReference w:id="7"/>
        </w:r>
      </w:ins>
      <w:r w:rsidRPr="003F395A">
        <w:rPr>
          <w:szCs w:val="24"/>
        </w:rPr>
        <w:t xml:space="preserve"> entre a mudança nos incentivos dos agentes, a decisão desses agentes em realizar o ato de concentração e a apresentação para o </w:t>
      </w:r>
      <w:proofErr w:type="spellStart"/>
      <w:r w:rsidRPr="003F395A">
        <w:rPr>
          <w:szCs w:val="24"/>
        </w:rPr>
        <w:t>Cade</w:t>
      </w:r>
      <w:proofErr w:type="spellEnd"/>
      <w:r w:rsidRPr="003F395A">
        <w:rPr>
          <w:szCs w:val="24"/>
        </w:rPr>
        <w:t xml:space="preserve">” (DEE, 2019, pág. 3). O modelo incluiu efeitos fixos para os meses, além do termo de erro, e seus resultados são apresentados na tabela </w:t>
      </w:r>
      <w:r w:rsidR="006B5191">
        <w:rPr>
          <w:szCs w:val="24"/>
        </w:rPr>
        <w:t xml:space="preserve">3 </w:t>
      </w:r>
      <w:r w:rsidRPr="003F395A">
        <w:rPr>
          <w:szCs w:val="24"/>
        </w:rPr>
        <w:t>a seguir.</w:t>
      </w:r>
    </w:p>
    <w:p w14:paraId="122E7C57" w14:textId="77777777" w:rsidR="00A7367D" w:rsidRPr="003F395A" w:rsidRDefault="00A7367D" w:rsidP="00A7367D">
      <w:pPr>
        <w:spacing w:after="120" w:line="360" w:lineRule="auto"/>
        <w:ind w:firstLine="709"/>
        <w:rPr>
          <w:szCs w:val="24"/>
        </w:rPr>
      </w:pPr>
    </w:p>
    <w:p w14:paraId="3C4C4DC9" w14:textId="63DC0357" w:rsidR="00950273" w:rsidRPr="006B5191" w:rsidDel="00897ACF" w:rsidRDefault="00950273" w:rsidP="003F395A">
      <w:pPr>
        <w:spacing w:line="360" w:lineRule="auto"/>
        <w:rPr>
          <w:del w:id="326" w:author="Felipe Neiva Mundim" w:date="2020-10-27T17:04:00Z"/>
          <w:sz w:val="20"/>
          <w:szCs w:val="24"/>
        </w:rPr>
      </w:pPr>
      <w:del w:id="327" w:author="Felipe Neiva Mundim" w:date="2020-10-27T17:04:00Z">
        <w:r w:rsidRPr="006B5191" w:rsidDel="00897ACF">
          <w:rPr>
            <w:sz w:val="20"/>
            <w:szCs w:val="24"/>
          </w:rPr>
          <w:delText>TABELA</w:delText>
        </w:r>
        <w:r w:rsidR="001166D1" w:rsidRPr="006B5191" w:rsidDel="00897ACF">
          <w:rPr>
            <w:sz w:val="20"/>
            <w:szCs w:val="24"/>
          </w:rPr>
          <w:delText xml:space="preserve"> 3</w:delText>
        </w:r>
        <w:r w:rsidRPr="006B5191" w:rsidDel="00897ACF">
          <w:rPr>
            <w:sz w:val="20"/>
            <w:szCs w:val="24"/>
          </w:rPr>
          <w:delText>: Modelo de 2019 para a previsão de Atos de Concentração</w:delText>
        </w:r>
      </w:del>
    </w:p>
    <w:p w14:paraId="0D4A36E0" w14:textId="546BAA85" w:rsidR="00A7367D" w:rsidRPr="00A7367D" w:rsidRDefault="00A7367D" w:rsidP="00A7367D">
      <w:pPr>
        <w:pStyle w:val="Legenda"/>
        <w:keepNext/>
        <w:jc w:val="center"/>
        <w:rPr>
          <w:ins w:id="328" w:author="Felipe Neiva Mundim" w:date="2020-10-27T11:29:00Z"/>
          <w:b/>
          <w:i w:val="0"/>
          <w:iCs w:val="0"/>
          <w:color w:val="auto"/>
          <w:sz w:val="24"/>
          <w:szCs w:val="24"/>
        </w:rPr>
      </w:pPr>
      <w:bookmarkStart w:id="329" w:name="_Toc54948777"/>
      <w:ins w:id="330" w:author="Felipe Neiva Mundim" w:date="2020-10-27T11:29:00Z">
        <w:r w:rsidRPr="00A7367D">
          <w:rPr>
            <w:b/>
            <w:i w:val="0"/>
            <w:iCs w:val="0"/>
            <w:color w:val="auto"/>
            <w:sz w:val="24"/>
            <w:szCs w:val="24"/>
          </w:rPr>
          <w:t xml:space="preserve">Tabela </w:t>
        </w:r>
        <w:r w:rsidRPr="00A7367D">
          <w:rPr>
            <w:b/>
            <w:i w:val="0"/>
            <w:iCs w:val="0"/>
            <w:color w:val="auto"/>
            <w:sz w:val="24"/>
            <w:szCs w:val="24"/>
          </w:rPr>
          <w:fldChar w:fldCharType="begin"/>
        </w:r>
        <w:r w:rsidRPr="00A7367D">
          <w:rPr>
            <w:b/>
            <w:i w:val="0"/>
            <w:iCs w:val="0"/>
            <w:color w:val="auto"/>
            <w:sz w:val="24"/>
            <w:szCs w:val="24"/>
          </w:rPr>
          <w:instrText xml:space="preserve"> SEQ Tabela \* ARABIC </w:instrText>
        </w:r>
      </w:ins>
      <w:r w:rsidRPr="00A7367D">
        <w:rPr>
          <w:b/>
          <w:i w:val="0"/>
          <w:iCs w:val="0"/>
          <w:color w:val="auto"/>
          <w:sz w:val="24"/>
          <w:szCs w:val="24"/>
        </w:rPr>
        <w:fldChar w:fldCharType="separate"/>
      </w:r>
      <w:ins w:id="331" w:author="Felipe Neiva Mundim" w:date="2020-10-27T17:21:00Z">
        <w:r w:rsidR="00EF5F5D">
          <w:rPr>
            <w:b/>
            <w:i w:val="0"/>
            <w:iCs w:val="0"/>
            <w:noProof/>
            <w:color w:val="auto"/>
            <w:sz w:val="24"/>
            <w:szCs w:val="24"/>
          </w:rPr>
          <w:t>3</w:t>
        </w:r>
      </w:ins>
      <w:ins w:id="332" w:author="Felipe Neiva Mundim" w:date="2020-10-27T11:29:00Z">
        <w:r w:rsidRPr="00A7367D">
          <w:rPr>
            <w:b/>
            <w:i w:val="0"/>
            <w:iCs w:val="0"/>
            <w:color w:val="auto"/>
            <w:sz w:val="24"/>
            <w:szCs w:val="24"/>
          </w:rPr>
          <w:fldChar w:fldCharType="end"/>
        </w:r>
        <w:r w:rsidRPr="00A7367D">
          <w:rPr>
            <w:b/>
            <w:i w:val="0"/>
            <w:iCs w:val="0"/>
            <w:color w:val="auto"/>
            <w:sz w:val="24"/>
            <w:szCs w:val="24"/>
          </w:rPr>
          <w:t xml:space="preserve"> - Modelo de 2019 para a previsão de Atos de Concentração</w:t>
        </w:r>
        <w:bookmarkEnd w:id="329"/>
      </w:ins>
    </w:p>
    <w:p w14:paraId="5650F4A1" w14:textId="77777777" w:rsidR="00950273" w:rsidRPr="003F395A" w:rsidRDefault="00950273" w:rsidP="00A7367D">
      <w:pPr>
        <w:spacing w:after="0" w:line="360" w:lineRule="auto"/>
        <w:rPr>
          <w:szCs w:val="24"/>
        </w:rPr>
      </w:pPr>
      <w:r w:rsidRPr="003F395A">
        <w:rPr>
          <w:noProof/>
          <w:szCs w:val="24"/>
          <w:lang w:eastAsia="pt-BR"/>
        </w:rPr>
        <w:drawing>
          <wp:inline distT="0" distB="0" distL="0" distR="0" wp14:anchorId="4A579992" wp14:editId="75B1EED9">
            <wp:extent cx="5399891" cy="21431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84" b="11015"/>
                    <a:stretch/>
                  </pic:blipFill>
                  <pic:spPr bwMode="auto">
                    <a:xfrm>
                      <a:off x="0" y="0"/>
                      <a:ext cx="5400040" cy="2143184"/>
                    </a:xfrm>
                    <a:prstGeom prst="rect">
                      <a:avLst/>
                    </a:prstGeom>
                    <a:ln>
                      <a:noFill/>
                    </a:ln>
                    <a:extLst>
                      <a:ext uri="{53640926-AAD7-44D8-BBD7-CCE9431645EC}">
                        <a14:shadowObscured xmlns:a14="http://schemas.microsoft.com/office/drawing/2010/main"/>
                      </a:ext>
                    </a:extLst>
                  </pic:spPr>
                </pic:pic>
              </a:graphicData>
            </a:graphic>
          </wp:inline>
        </w:drawing>
      </w:r>
    </w:p>
    <w:p w14:paraId="7AC5B1CE" w14:textId="3873693D" w:rsidR="00950273" w:rsidRPr="006B5191" w:rsidRDefault="00950273" w:rsidP="00560CCB">
      <w:pPr>
        <w:spacing w:after="0" w:line="360" w:lineRule="auto"/>
        <w:rPr>
          <w:sz w:val="20"/>
          <w:szCs w:val="24"/>
        </w:rPr>
      </w:pPr>
      <w:r w:rsidRPr="006B5191">
        <w:rPr>
          <w:sz w:val="20"/>
          <w:szCs w:val="24"/>
        </w:rPr>
        <w:t xml:space="preserve">Fonte: </w:t>
      </w:r>
      <w:del w:id="333" w:author="Felipe Neiva Mundim" w:date="2020-10-29T21:00:00Z">
        <w:r w:rsidRPr="006B5191" w:rsidDel="0078225D">
          <w:rPr>
            <w:sz w:val="20"/>
            <w:szCs w:val="24"/>
          </w:rPr>
          <w:delText>Nota Técnica 9/2019/DEE/CADE (SEI 0606107).</w:delText>
        </w:r>
      </w:del>
      <w:ins w:id="334" w:author="Felipe Neiva Mundim" w:date="2020-10-29T21:00:00Z">
        <w:r w:rsidR="0078225D">
          <w:rPr>
            <w:sz w:val="20"/>
            <w:szCs w:val="24"/>
          </w:rPr>
          <w:t>DEE/</w:t>
        </w:r>
        <w:proofErr w:type="spellStart"/>
        <w:r w:rsidR="0078225D">
          <w:rPr>
            <w:sz w:val="20"/>
            <w:szCs w:val="24"/>
          </w:rPr>
          <w:t>Cade</w:t>
        </w:r>
        <w:proofErr w:type="spellEnd"/>
        <w:r w:rsidR="0078225D">
          <w:rPr>
            <w:sz w:val="20"/>
            <w:szCs w:val="24"/>
          </w:rPr>
          <w:t>.</w:t>
        </w:r>
      </w:ins>
    </w:p>
    <w:p w14:paraId="0D432C91" w14:textId="77777777" w:rsidR="00950273" w:rsidRPr="003F395A" w:rsidRDefault="00950273" w:rsidP="00A7367D">
      <w:pPr>
        <w:spacing w:after="120" w:line="360" w:lineRule="auto"/>
        <w:ind w:firstLine="709"/>
        <w:rPr>
          <w:szCs w:val="24"/>
        </w:rPr>
      </w:pPr>
    </w:p>
    <w:p w14:paraId="65116C8C" w14:textId="6FA63279" w:rsidR="00950273" w:rsidRPr="003F395A" w:rsidRDefault="00950273" w:rsidP="00A7367D">
      <w:pPr>
        <w:spacing w:after="120" w:line="360" w:lineRule="auto"/>
        <w:ind w:firstLine="709"/>
        <w:rPr>
          <w:szCs w:val="24"/>
        </w:rPr>
      </w:pPr>
      <w:r w:rsidRPr="003F395A">
        <w:rPr>
          <w:szCs w:val="24"/>
        </w:rPr>
        <w:t xml:space="preserve">É interessante perceber que a inclusão de defasagens nas variáveis PIB e taxa de juros permitiu realizar a estimativa do número de AC para os 12 meses subsequentes, sem a necessidade de adotar uma estimativa para as variáveis explicativas, como no caso dos modelos anteriores. Assim, os dados para fevereiro de 2019 a fevereiro de 2020 foram previstos pelo </w:t>
      </w:r>
      <w:r w:rsidRPr="003F395A">
        <w:rPr>
          <w:szCs w:val="24"/>
        </w:rPr>
        <w:lastRenderedPageBreak/>
        <w:t xml:space="preserve">modelo com base nas informações já disponíveis. Para os meses seguintes, foram adotadas as previsões de crescimento obtidas no terminal </w:t>
      </w:r>
      <w:r w:rsidRPr="003F395A">
        <w:rPr>
          <w:i/>
          <w:szCs w:val="24"/>
        </w:rPr>
        <w:t>Bloomberg</w:t>
      </w:r>
      <w:ins w:id="335" w:author="Felipe Neiva Mundim" w:date="2020-10-26T08:33:00Z">
        <w:r w:rsidR="008D0C32">
          <w:rPr>
            <w:i/>
            <w:szCs w:val="24"/>
          </w:rPr>
          <w:t xml:space="preserve"> Professional</w:t>
        </w:r>
      </w:ins>
      <w:r w:rsidRPr="003F395A">
        <w:rPr>
          <w:i/>
          <w:szCs w:val="24"/>
        </w:rPr>
        <w:t xml:space="preserve">, </w:t>
      </w:r>
      <w:r w:rsidRPr="003F395A">
        <w:rPr>
          <w:szCs w:val="24"/>
        </w:rPr>
        <w:t xml:space="preserve">que compila e realizada a média ponderada das previsões dessas variáveis para um conjunto de analistas. Desse modo, apesar de ainda depender de premissas sobre as variáveis explicativas, ao adotar variáveis macroeconômicas como PIB e taxa de juros, o novo modelo permitiu obter essas estimativas de cenário do mercado, em vez de arbitrá-los. </w:t>
      </w:r>
    </w:p>
    <w:p w14:paraId="5B64D1CA" w14:textId="4E041EBC" w:rsidR="00AA724F" w:rsidRDefault="00950273" w:rsidP="00A7367D">
      <w:pPr>
        <w:spacing w:after="120" w:line="360" w:lineRule="auto"/>
        <w:ind w:firstLine="709"/>
        <w:rPr>
          <w:szCs w:val="24"/>
        </w:rPr>
      </w:pPr>
      <w:r w:rsidRPr="003F395A">
        <w:rPr>
          <w:szCs w:val="24"/>
        </w:rPr>
        <w:t xml:space="preserve">Nota-se, portanto, que houve evolução no modelo para a previsão do número de </w:t>
      </w:r>
      <w:del w:id="336" w:author="Felipe Neiva Mundim" w:date="2020-10-27T11:33:00Z">
        <w:r w:rsidRPr="003F395A" w:rsidDel="001A195A">
          <w:rPr>
            <w:szCs w:val="24"/>
          </w:rPr>
          <w:delText>atos de concentração</w:delText>
        </w:r>
      </w:del>
      <w:ins w:id="337" w:author="Felipe Neiva Mundim" w:date="2020-10-27T11:33:00Z">
        <w:r w:rsidR="001A195A">
          <w:rPr>
            <w:szCs w:val="24"/>
          </w:rPr>
          <w:t>AC</w:t>
        </w:r>
      </w:ins>
      <w:r w:rsidRPr="003F395A">
        <w:rPr>
          <w:szCs w:val="24"/>
        </w:rPr>
        <w:t xml:space="preserve"> adotado pelo </w:t>
      </w:r>
      <w:del w:id="338" w:author="Felipe Neiva Mundim" w:date="2020-10-27T11:33:00Z">
        <w:r w:rsidRPr="003F395A" w:rsidDel="001A195A">
          <w:rPr>
            <w:szCs w:val="24"/>
          </w:rPr>
          <w:delText>Departamento de Estudos Econômicos</w:delText>
        </w:r>
      </w:del>
      <w:ins w:id="339" w:author="Felipe Neiva Mundim" w:date="2020-10-27T11:33:00Z">
        <w:r w:rsidR="001A195A">
          <w:rPr>
            <w:szCs w:val="24"/>
          </w:rPr>
          <w:t>DEE</w:t>
        </w:r>
      </w:ins>
      <w:r w:rsidRPr="003F395A">
        <w:rPr>
          <w:szCs w:val="24"/>
        </w:rPr>
        <w:t xml:space="preserve"> do </w:t>
      </w:r>
      <w:proofErr w:type="spellStart"/>
      <w:r w:rsidRPr="003F395A">
        <w:rPr>
          <w:szCs w:val="24"/>
        </w:rPr>
        <w:t>Cade</w:t>
      </w:r>
      <w:proofErr w:type="spellEnd"/>
      <w:r w:rsidRPr="003F395A">
        <w:rPr>
          <w:szCs w:val="24"/>
        </w:rPr>
        <w:t xml:space="preserve"> ao longo dos anos. Contudo, a revisão da literatura aponta diferentes variáveis que podem afetar o número de </w:t>
      </w:r>
      <w:del w:id="340" w:author="Felipe Neiva Mundim" w:date="2020-10-27T11:33:00Z">
        <w:r w:rsidRPr="003F395A" w:rsidDel="001A195A">
          <w:rPr>
            <w:szCs w:val="24"/>
          </w:rPr>
          <w:delText>atos de concentração</w:delText>
        </w:r>
      </w:del>
      <w:ins w:id="341" w:author="Felipe Neiva Mundim" w:date="2020-10-27T11:33:00Z">
        <w:r w:rsidR="001A195A">
          <w:rPr>
            <w:szCs w:val="24"/>
          </w:rPr>
          <w:t>AC</w:t>
        </w:r>
      </w:ins>
      <w:r w:rsidRPr="003F395A">
        <w:rPr>
          <w:szCs w:val="24"/>
        </w:rPr>
        <w:t xml:space="preserve"> e que seriam, portanto, boas candidatas a compor o rol de variáveis explicativas adotado</w:t>
      </w:r>
      <w:r w:rsidR="00AA724F" w:rsidRPr="003F395A">
        <w:rPr>
          <w:szCs w:val="24"/>
        </w:rPr>
        <w:t>. A seção seguinte explora essas variáveis.</w:t>
      </w:r>
    </w:p>
    <w:p w14:paraId="0363EF96" w14:textId="77777777" w:rsidR="00A7367D" w:rsidRPr="003F395A" w:rsidRDefault="00A7367D" w:rsidP="00A7367D">
      <w:pPr>
        <w:spacing w:after="120" w:line="360" w:lineRule="auto"/>
        <w:ind w:firstLine="709"/>
        <w:rPr>
          <w:szCs w:val="24"/>
        </w:rPr>
      </w:pPr>
    </w:p>
    <w:p w14:paraId="4CB91AAB" w14:textId="675563E5" w:rsidR="00AA724F" w:rsidRPr="00C9677A" w:rsidRDefault="00AA724F" w:rsidP="00B42D7A">
      <w:pPr>
        <w:pStyle w:val="Ttulo2"/>
        <w:numPr>
          <w:ilvl w:val="1"/>
          <w:numId w:val="6"/>
        </w:numPr>
        <w:ind w:hanging="720"/>
      </w:pPr>
      <w:bookmarkStart w:id="342" w:name="_Toc49960021"/>
      <w:bookmarkStart w:id="343" w:name="_Toc54797195"/>
      <w:r w:rsidRPr="00C9677A">
        <w:t>Variáveis que afetam o número de atos de concentração</w:t>
      </w:r>
      <w:bookmarkEnd w:id="342"/>
      <w:bookmarkEnd w:id="343"/>
    </w:p>
    <w:p w14:paraId="7440FA45" w14:textId="7CDC1369" w:rsidR="00AA724F" w:rsidRPr="003F395A" w:rsidRDefault="00AA724F" w:rsidP="001A195A">
      <w:pPr>
        <w:spacing w:after="120" w:line="360" w:lineRule="auto"/>
        <w:ind w:firstLine="709"/>
        <w:rPr>
          <w:rFonts w:cstheme="minorHAnsi"/>
          <w:szCs w:val="24"/>
        </w:rPr>
      </w:pPr>
      <w:r w:rsidRPr="003F395A">
        <w:rPr>
          <w:rFonts w:cstheme="minorHAnsi"/>
          <w:szCs w:val="24"/>
        </w:rPr>
        <w:t xml:space="preserve">Existe uma rica literatura sobre fatores que influenciam a atividade de </w:t>
      </w:r>
      <w:r w:rsidR="00C271BA" w:rsidRPr="003F395A">
        <w:rPr>
          <w:rFonts w:cstheme="minorHAnsi"/>
          <w:szCs w:val="24"/>
        </w:rPr>
        <w:t xml:space="preserve">fusões </w:t>
      </w:r>
      <w:del w:id="344" w:author="Felipe Neiva Mundim" w:date="2020-10-27T12:47:00Z">
        <w:r w:rsidRPr="003F395A" w:rsidDel="00C271BA">
          <w:rPr>
            <w:rFonts w:cstheme="minorHAnsi"/>
            <w:szCs w:val="24"/>
          </w:rPr>
          <w:delText xml:space="preserve">&amp; </w:delText>
        </w:r>
      </w:del>
      <w:ins w:id="345" w:author="Felipe Neiva Mundim" w:date="2020-10-27T12:47:00Z">
        <w:r w:rsidR="00C271BA">
          <w:rPr>
            <w:rFonts w:cstheme="minorHAnsi"/>
            <w:szCs w:val="24"/>
          </w:rPr>
          <w:t>e</w:t>
        </w:r>
        <w:r w:rsidR="00C271BA" w:rsidRPr="003F395A">
          <w:rPr>
            <w:rFonts w:cstheme="minorHAnsi"/>
            <w:szCs w:val="24"/>
          </w:rPr>
          <w:t xml:space="preserve"> </w:t>
        </w:r>
      </w:ins>
      <w:r w:rsidR="00C271BA" w:rsidRPr="003F395A">
        <w:rPr>
          <w:rFonts w:cstheme="minorHAnsi"/>
          <w:szCs w:val="24"/>
        </w:rPr>
        <w:t xml:space="preserve">aquisições </w:t>
      </w:r>
      <w:r w:rsidRPr="003F395A">
        <w:rPr>
          <w:rFonts w:cstheme="minorHAnsi"/>
          <w:szCs w:val="24"/>
        </w:rPr>
        <w:t xml:space="preserve">(ou, em inglês, </w:t>
      </w:r>
      <w:proofErr w:type="spellStart"/>
      <w:r w:rsidRPr="003F395A">
        <w:rPr>
          <w:rFonts w:cstheme="minorHAnsi"/>
          <w:i/>
          <w:szCs w:val="24"/>
        </w:rPr>
        <w:t>mergers</w:t>
      </w:r>
      <w:proofErr w:type="spellEnd"/>
      <w:r w:rsidRPr="003F395A">
        <w:rPr>
          <w:rFonts w:cstheme="minorHAnsi"/>
          <w:i/>
          <w:szCs w:val="24"/>
        </w:rPr>
        <w:t xml:space="preserve"> </w:t>
      </w:r>
      <w:proofErr w:type="spellStart"/>
      <w:r w:rsidRPr="003F395A">
        <w:rPr>
          <w:rFonts w:cstheme="minorHAnsi"/>
          <w:i/>
          <w:szCs w:val="24"/>
        </w:rPr>
        <w:t>and</w:t>
      </w:r>
      <w:proofErr w:type="spellEnd"/>
      <w:r w:rsidRPr="003F395A">
        <w:rPr>
          <w:rFonts w:cstheme="minorHAnsi"/>
          <w:i/>
          <w:szCs w:val="24"/>
        </w:rPr>
        <w:t xml:space="preserve"> </w:t>
      </w:r>
      <w:proofErr w:type="spellStart"/>
      <w:r w:rsidRPr="003F395A">
        <w:rPr>
          <w:rFonts w:cstheme="minorHAnsi"/>
          <w:i/>
          <w:szCs w:val="24"/>
        </w:rPr>
        <w:t>acquisitions</w:t>
      </w:r>
      <w:proofErr w:type="spellEnd"/>
      <w:r w:rsidRPr="003F395A">
        <w:rPr>
          <w:rFonts w:cstheme="minorHAnsi"/>
          <w:szCs w:val="24"/>
        </w:rPr>
        <w:t xml:space="preserve"> – M&amp;A). </w:t>
      </w:r>
      <w:r w:rsidRPr="003F395A">
        <w:rPr>
          <w:rFonts w:cstheme="minorHAnsi"/>
          <w:szCs w:val="24"/>
        </w:rPr>
        <w:fldChar w:fldCharType="begin" w:fldLock="1"/>
      </w:r>
      <w:r w:rsidRPr="003F395A">
        <w:rPr>
          <w:rFonts w:cstheme="minorHAnsi"/>
          <w:szCs w:val="24"/>
        </w:rPr>
        <w:instrText>ADDIN CSL_CITATION { "citationItems" : [ { "id" : "ITEM-1", "itemData" : { "DOI" : "10.1016/j.jwb.2016.12.005", "ISBN" : "1111111111", "ISSN" : "10909516", "abstract" : "This article, to date, is the first to consolidate, review, and integrate over 250 earlier studies that examine the country-specific determinants of cross-border mergers and acquisitions. Following 6Ws\u2019 systematic review design and protocol, we survey the taxonomy of research published over the past three decades in international business, strategic management, finance, and economics. We present our syntheses in seven strands: macroeconomic and financial markets environment, institutional and regulatory environment, political environment and corruption, tax and the taxation environment, accounting standards and valuation guidelines, cultural environment, and geographical environment. Our integrative review and discussions are framed through Home\u2013Host country, West\u2013South, and South\u2013West directional flows. We then show some highlights of the bibliometric analysis, provide a summary for each country-level determinant, and offer several theoretical propositions and research directions in need of future exploration. The review suggests that better the host country's institutional laws with regard to financial markets, taxation and corporate governance, then higher the number of inward acquisitions. It emphasizes that geopolitical distance, regulatory distance, and cultural distance between developed and developing economies are more likely to be moderated by the target country's market size, natural resources base, and weak institutional laws, especially corporate tax and capital gains tax. Overall, the article contributes to institutional framework and political economy view of globalized production by reviewing the crucial research question \u2013 what determines cross-border merger and acquisition transactions around the world?", "author" : [ { "dropping-particle" : "", "family" : "Xie", "given" : "En", "non-dropping-particle" : "", "parse-names" : false, "suffix" : "" }, { "dropping-particle" : "", "family" : "Reddy", "given" : "K. S.", "non-dropping-particle" : "", "parse-names" : false, "suffix" : "" }, { "dropping-particle" : "", "family" : "Liang", "given" : "Jie", "non-dropping-particle" : "", "parse-names" : false, "suffix" : "" } ], "container-title" : "Journal of World Business", "id" : "ITEM-1", "issue" : "2", "issued" : { "date-parts" : [ [ "2017" ] ] }, "page" : "127-183", "publisher" : "Elsevier Inc.", "title" : "Country-specific determinants of cross-border mergers and acquisitions: A comprehensive review and future research directions", "type" : "article-journal", "volume" : "52" }, "uris" : [ "http://www.mendeley.com/documents/?uuid=d7917ed8-427c-43bb-9279-27574839796d" ] } ], "mendeley" : { "formattedCitation" : "Xie, Reddy, e Liang (2017)", "plainTextFormattedCitation" : "Xie, Reddy, e Liang (2017)", "previouslyFormattedCitation" : "Xie, Reddy, e Liang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Xie, Reddy, e Liang (2017)</w:t>
      </w:r>
      <w:r w:rsidRPr="003F395A">
        <w:rPr>
          <w:rFonts w:cstheme="minorHAnsi"/>
          <w:szCs w:val="24"/>
        </w:rPr>
        <w:fldChar w:fldCharType="end"/>
      </w:r>
      <w:r w:rsidRPr="003F395A">
        <w:rPr>
          <w:rFonts w:cstheme="minorHAnsi"/>
          <w:szCs w:val="24"/>
        </w:rPr>
        <w:t xml:space="preserve"> produziram uma revisão de </w:t>
      </w:r>
      <w:r w:rsidR="009D3CDF">
        <w:rPr>
          <w:rFonts w:cstheme="minorHAnsi"/>
          <w:szCs w:val="24"/>
        </w:rPr>
        <w:t xml:space="preserve">aproximadamente </w:t>
      </w:r>
      <w:r w:rsidRPr="003F395A">
        <w:rPr>
          <w:rFonts w:cstheme="minorHAnsi"/>
          <w:szCs w:val="24"/>
        </w:rPr>
        <w:t>250 estudos que examinaram fusões e aquisições</w:t>
      </w:r>
      <w:ins w:id="346" w:author="Felipe Neiva Mundim" w:date="2020-10-28T17:33:00Z">
        <w:r w:rsidR="009D3CDF">
          <w:rPr>
            <w:rFonts w:cstheme="minorHAnsi"/>
            <w:szCs w:val="24"/>
          </w:rPr>
          <w:t xml:space="preserve"> internacionais</w:t>
        </w:r>
      </w:ins>
      <w:r w:rsidRPr="003F395A">
        <w:rPr>
          <w:rFonts w:cstheme="minorHAnsi"/>
          <w:szCs w:val="24"/>
        </w:rPr>
        <w:t>. Os autores categorizam os trabalhos pelo contexto característico das variáveis consideradas e encontram sete grupos de fatores:</w:t>
      </w:r>
    </w:p>
    <w:p w14:paraId="7BCE1556" w14:textId="77777777" w:rsidR="00AA724F" w:rsidRPr="003F395A" w:rsidRDefault="00AA724F" w:rsidP="001A195A">
      <w:pPr>
        <w:pStyle w:val="PargrafodaLista"/>
        <w:numPr>
          <w:ilvl w:val="0"/>
          <w:numId w:val="8"/>
        </w:numPr>
        <w:spacing w:after="120" w:line="360" w:lineRule="auto"/>
        <w:ind w:left="0" w:firstLine="709"/>
        <w:rPr>
          <w:rFonts w:cstheme="minorHAnsi"/>
          <w:szCs w:val="24"/>
        </w:rPr>
      </w:pPr>
      <w:r w:rsidRPr="003F395A">
        <w:rPr>
          <w:rFonts w:cstheme="minorHAnsi"/>
          <w:szCs w:val="24"/>
        </w:rPr>
        <w:t>Ambiente macroeconômico e financeiro</w:t>
      </w:r>
    </w:p>
    <w:p w14:paraId="2C157037" w14:textId="77777777" w:rsidR="00AA724F" w:rsidRPr="003F395A" w:rsidRDefault="00AA724F" w:rsidP="001A195A">
      <w:pPr>
        <w:pStyle w:val="PargrafodaLista"/>
        <w:numPr>
          <w:ilvl w:val="0"/>
          <w:numId w:val="8"/>
        </w:numPr>
        <w:spacing w:after="120" w:line="360" w:lineRule="auto"/>
        <w:ind w:left="0" w:firstLine="709"/>
        <w:rPr>
          <w:rFonts w:cstheme="minorHAnsi"/>
          <w:szCs w:val="24"/>
        </w:rPr>
      </w:pPr>
      <w:r w:rsidRPr="003F395A">
        <w:rPr>
          <w:rFonts w:cstheme="minorHAnsi"/>
          <w:szCs w:val="24"/>
        </w:rPr>
        <w:t>Ambiente institucional e regulatório</w:t>
      </w:r>
    </w:p>
    <w:p w14:paraId="4D7EBE14" w14:textId="77777777" w:rsidR="00AA724F" w:rsidRPr="003F395A" w:rsidRDefault="00AA724F" w:rsidP="001A195A">
      <w:pPr>
        <w:pStyle w:val="PargrafodaLista"/>
        <w:numPr>
          <w:ilvl w:val="0"/>
          <w:numId w:val="8"/>
        </w:numPr>
        <w:spacing w:after="120" w:line="360" w:lineRule="auto"/>
        <w:ind w:left="0" w:firstLine="709"/>
        <w:rPr>
          <w:rFonts w:cstheme="minorHAnsi"/>
          <w:szCs w:val="24"/>
        </w:rPr>
      </w:pPr>
      <w:r w:rsidRPr="003F395A">
        <w:rPr>
          <w:rFonts w:cstheme="minorHAnsi"/>
          <w:szCs w:val="24"/>
        </w:rPr>
        <w:t>Ambiente político e corrupção</w:t>
      </w:r>
    </w:p>
    <w:p w14:paraId="124EE5C7" w14:textId="3D757899" w:rsidR="00AA724F" w:rsidRPr="003F395A" w:rsidRDefault="00AA724F" w:rsidP="001A195A">
      <w:pPr>
        <w:pStyle w:val="PargrafodaLista"/>
        <w:numPr>
          <w:ilvl w:val="0"/>
          <w:numId w:val="8"/>
        </w:numPr>
        <w:spacing w:after="120" w:line="360" w:lineRule="auto"/>
        <w:ind w:left="0" w:firstLine="709"/>
        <w:rPr>
          <w:rFonts w:cstheme="minorHAnsi"/>
          <w:szCs w:val="24"/>
        </w:rPr>
      </w:pPr>
      <w:r w:rsidRPr="003F395A">
        <w:rPr>
          <w:rFonts w:cstheme="minorHAnsi"/>
          <w:szCs w:val="24"/>
        </w:rPr>
        <w:t>Tributação</w:t>
      </w:r>
      <w:ins w:id="347" w:author="Felipe Neiva Mundim" w:date="2020-10-28T17:33:00Z">
        <w:r w:rsidR="009D3CDF">
          <w:rPr>
            <w:rFonts w:cstheme="minorHAnsi"/>
            <w:szCs w:val="24"/>
          </w:rPr>
          <w:t xml:space="preserve"> e ambiente tributário</w:t>
        </w:r>
      </w:ins>
    </w:p>
    <w:p w14:paraId="77D1B4F8" w14:textId="433A7848" w:rsidR="00AA724F" w:rsidRPr="003F395A" w:rsidRDefault="00AA724F" w:rsidP="001A195A">
      <w:pPr>
        <w:pStyle w:val="PargrafodaLista"/>
        <w:numPr>
          <w:ilvl w:val="0"/>
          <w:numId w:val="8"/>
        </w:numPr>
        <w:spacing w:after="120" w:line="360" w:lineRule="auto"/>
        <w:ind w:left="0" w:firstLine="709"/>
        <w:rPr>
          <w:rFonts w:cstheme="minorHAnsi"/>
          <w:szCs w:val="24"/>
        </w:rPr>
      </w:pPr>
      <w:r w:rsidRPr="003F395A">
        <w:rPr>
          <w:rFonts w:cstheme="minorHAnsi"/>
          <w:szCs w:val="24"/>
        </w:rPr>
        <w:t xml:space="preserve">Padrões </w:t>
      </w:r>
      <w:del w:id="348" w:author="Felipe Neiva Mundim" w:date="2020-10-28T17:38:00Z">
        <w:r w:rsidRPr="003F395A" w:rsidDel="009D3CDF">
          <w:rPr>
            <w:rFonts w:cstheme="minorHAnsi"/>
            <w:szCs w:val="24"/>
          </w:rPr>
          <w:delText xml:space="preserve">de </w:delText>
        </w:r>
        <w:r w:rsidRPr="003F395A" w:rsidDel="009D3CDF">
          <w:rPr>
            <w:rFonts w:cstheme="minorHAnsi"/>
            <w:i/>
            <w:szCs w:val="24"/>
          </w:rPr>
          <w:delText>accountability</w:delText>
        </w:r>
      </w:del>
      <w:ins w:id="349" w:author="Felipe Neiva Mundim" w:date="2020-10-28T17:38:00Z">
        <w:r w:rsidR="009D3CDF">
          <w:rPr>
            <w:rFonts w:cstheme="minorHAnsi"/>
            <w:szCs w:val="24"/>
          </w:rPr>
          <w:t xml:space="preserve">contábeis e diretrizes de avaliação </w:t>
        </w:r>
        <w:r w:rsidR="00145456">
          <w:rPr>
            <w:rFonts w:cstheme="minorHAnsi"/>
            <w:szCs w:val="24"/>
          </w:rPr>
          <w:t>de empresas</w:t>
        </w:r>
      </w:ins>
    </w:p>
    <w:p w14:paraId="43187858" w14:textId="5596ECCB" w:rsidR="00AA724F" w:rsidRPr="003F395A" w:rsidRDefault="009D3CDF" w:rsidP="001A195A">
      <w:pPr>
        <w:pStyle w:val="PargrafodaLista"/>
        <w:numPr>
          <w:ilvl w:val="0"/>
          <w:numId w:val="8"/>
        </w:numPr>
        <w:spacing w:after="120" w:line="360" w:lineRule="auto"/>
        <w:ind w:left="0" w:firstLine="709"/>
        <w:rPr>
          <w:rFonts w:cstheme="minorHAnsi"/>
          <w:szCs w:val="24"/>
        </w:rPr>
      </w:pPr>
      <w:ins w:id="350" w:author="Felipe Neiva Mundim" w:date="2020-10-28T17:34:00Z">
        <w:r>
          <w:rPr>
            <w:rFonts w:cstheme="minorHAnsi"/>
            <w:szCs w:val="24"/>
          </w:rPr>
          <w:t xml:space="preserve">Ambiente </w:t>
        </w:r>
      </w:ins>
      <w:r w:rsidRPr="003F395A">
        <w:rPr>
          <w:rFonts w:cstheme="minorHAnsi"/>
          <w:szCs w:val="24"/>
        </w:rPr>
        <w:t>cultural</w:t>
      </w:r>
    </w:p>
    <w:p w14:paraId="1CCD9153" w14:textId="23B41414" w:rsidR="00AA724F" w:rsidRPr="003F395A" w:rsidRDefault="009D3CDF" w:rsidP="001A195A">
      <w:pPr>
        <w:pStyle w:val="PargrafodaLista"/>
        <w:numPr>
          <w:ilvl w:val="0"/>
          <w:numId w:val="8"/>
        </w:numPr>
        <w:spacing w:after="120" w:line="360" w:lineRule="auto"/>
        <w:ind w:left="0" w:firstLine="709"/>
        <w:rPr>
          <w:rFonts w:cstheme="minorHAnsi"/>
          <w:szCs w:val="24"/>
        </w:rPr>
      </w:pPr>
      <w:ins w:id="351" w:author="Felipe Neiva Mundim" w:date="2020-10-28T17:34:00Z">
        <w:r>
          <w:rPr>
            <w:rFonts w:cstheme="minorHAnsi"/>
            <w:szCs w:val="24"/>
          </w:rPr>
          <w:t xml:space="preserve">Ambiente </w:t>
        </w:r>
      </w:ins>
      <w:r w:rsidRPr="003F395A">
        <w:rPr>
          <w:rFonts w:cstheme="minorHAnsi"/>
          <w:szCs w:val="24"/>
        </w:rPr>
        <w:t>geográfico</w:t>
      </w:r>
    </w:p>
    <w:p w14:paraId="154CF053" w14:textId="5B5515F7" w:rsidR="00AA724F" w:rsidRPr="0018649E" w:rsidRDefault="00AA724F" w:rsidP="001A195A">
      <w:pPr>
        <w:spacing w:after="120" w:line="360" w:lineRule="auto"/>
        <w:ind w:firstLine="709"/>
        <w:rPr>
          <w:rFonts w:cstheme="minorHAnsi"/>
          <w:szCs w:val="24"/>
        </w:rPr>
      </w:pPr>
      <w:r w:rsidRPr="003F395A">
        <w:rPr>
          <w:rFonts w:cstheme="minorHAnsi"/>
          <w:szCs w:val="24"/>
        </w:rPr>
        <w:t xml:space="preserve">O trabalho de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por exemplo, considera os dois primeiros grupos. </w:t>
      </w:r>
      <w:del w:id="352" w:author="Felipe Neiva Mundim" w:date="2020-10-28T17:39:00Z">
        <w:r w:rsidRPr="003F395A" w:rsidDel="00145456">
          <w:rPr>
            <w:rFonts w:cstheme="minorHAnsi"/>
            <w:szCs w:val="24"/>
          </w:rPr>
          <w:delText xml:space="preserve">Este </w:delText>
        </w:r>
      </w:del>
      <w:ins w:id="353" w:author="Felipe Neiva Mundim" w:date="2020-10-28T17:39:00Z">
        <w:r w:rsidR="00145456">
          <w:rPr>
            <w:rFonts w:cstheme="minorHAnsi"/>
            <w:szCs w:val="24"/>
          </w:rPr>
          <w:t>Esse estudo</w:t>
        </w:r>
        <w:r w:rsidR="00145456" w:rsidRPr="003F395A">
          <w:rPr>
            <w:rFonts w:cstheme="minorHAnsi"/>
            <w:szCs w:val="24"/>
          </w:rPr>
          <w:t xml:space="preserve"> </w:t>
        </w:r>
      </w:ins>
      <w:r w:rsidRPr="003F395A">
        <w:rPr>
          <w:rFonts w:cstheme="minorHAnsi"/>
          <w:szCs w:val="24"/>
        </w:rPr>
        <w:t xml:space="preserve">tenta avaliar o efeito dos fatores macroeconômicos sobre os fluxos de atos de concentração transfronteiriços no Reino Unido. Já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objetivam testar se fatores macroeconômicos e de ambiente de negócio são determinantes de fusões e aquisições na América Latina. A essa influência de fatores como os macroeconômicos dá-se o nome de “hipótese neoclássica”, que, segundo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w:instrText>
      </w:r>
      <w:r w:rsidRPr="0018649E">
        <w:rPr>
          <w:rFonts w:cstheme="minorHAnsi"/>
          <w:szCs w:val="24"/>
        </w:rPr>
        <w:instrText>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"6", "uris" : [ "http://www.mendeley.com/documents/?uuid=00496502-69e4-4772-bd2d-86a8d3fa9c9e" ] } ], "mendeley" : { "formattedCitation" : "Cort\u00e9s, Agudelo, e Mongrut (2017, 6)", "manualFormatting" : "Cort\u00e9s, Agudelo, e Mongrut (2017, 4)", "plainTextFormattedCitation" : "Cort\u00e9s, Agudelo, e Mongrut (2017, 6)", "previouslyFormattedCitation" : "Cort\u00e9s, Agudelo, e Mongrut (2017, 6)" }, "properties" : {  }, "schema" : "https://github.com/citation-style-language/schema/raw/master/csl-citation.json" }</w:instrText>
      </w:r>
      <w:r w:rsidRPr="003F395A">
        <w:rPr>
          <w:rFonts w:cstheme="minorHAnsi"/>
          <w:szCs w:val="24"/>
        </w:rPr>
        <w:fldChar w:fldCharType="separate"/>
      </w:r>
      <w:r w:rsidRPr="0018649E">
        <w:rPr>
          <w:rFonts w:cstheme="minorHAnsi"/>
          <w:noProof/>
          <w:szCs w:val="24"/>
        </w:rPr>
        <w:t xml:space="preserve">Cortés, Agudelo, e Mongrut (2017, </w:t>
      </w:r>
      <w:del w:id="354" w:author="Felipe Neiva Mundim" w:date="2020-10-28T18:07:00Z">
        <w:r w:rsidRPr="0018649E" w:rsidDel="0071304F">
          <w:rPr>
            <w:rFonts w:cstheme="minorHAnsi"/>
            <w:noProof/>
            <w:szCs w:val="24"/>
          </w:rPr>
          <w:delText>4</w:delText>
        </w:r>
      </w:del>
      <w:ins w:id="355" w:author="Felipe Neiva Mundim" w:date="2020-10-28T18:07:00Z">
        <w:r w:rsidR="0071304F">
          <w:rPr>
            <w:rFonts w:cstheme="minorHAnsi"/>
            <w:noProof/>
            <w:szCs w:val="24"/>
          </w:rPr>
          <w:t>6</w:t>
        </w:r>
      </w:ins>
      <w:r w:rsidRPr="0018649E">
        <w:rPr>
          <w:rFonts w:cstheme="minorHAnsi"/>
          <w:noProof/>
          <w:szCs w:val="24"/>
        </w:rPr>
        <w:t>)</w:t>
      </w:r>
      <w:r w:rsidRPr="003F395A">
        <w:rPr>
          <w:rFonts w:cstheme="minorHAnsi"/>
          <w:szCs w:val="24"/>
        </w:rPr>
        <w:fldChar w:fldCharType="end"/>
      </w:r>
      <w:r w:rsidRPr="0018649E">
        <w:rPr>
          <w:rFonts w:cstheme="minorHAnsi"/>
          <w:szCs w:val="24"/>
        </w:rPr>
        <w:t>:</w:t>
      </w:r>
    </w:p>
    <w:p w14:paraId="43AC6B75" w14:textId="22FFAC18" w:rsidR="00AA724F" w:rsidRPr="001A195A" w:rsidRDefault="008D0C32" w:rsidP="00C271BA">
      <w:pPr>
        <w:autoSpaceDE w:val="0"/>
        <w:autoSpaceDN w:val="0"/>
        <w:adjustRightInd w:val="0"/>
        <w:spacing w:after="120" w:line="240" w:lineRule="auto"/>
        <w:ind w:left="1984"/>
        <w:rPr>
          <w:rFonts w:cstheme="minorHAnsi"/>
          <w:sz w:val="20"/>
          <w:szCs w:val="20"/>
        </w:rPr>
      </w:pPr>
      <w:ins w:id="356" w:author="Felipe Neiva Mundim" w:date="2020-10-26T08:36:00Z">
        <w:r w:rsidRPr="001A195A">
          <w:rPr>
            <w:rFonts w:cstheme="minorHAnsi"/>
            <w:sz w:val="20"/>
            <w:szCs w:val="20"/>
          </w:rPr>
          <w:lastRenderedPageBreak/>
          <w:t>[</w:t>
        </w:r>
      </w:ins>
      <w:ins w:id="357" w:author="Felipe Neiva Mundim" w:date="2020-10-26T08:35:00Z">
        <w:r w:rsidRPr="001A195A">
          <w:rPr>
            <w:rFonts w:cstheme="minorHAnsi"/>
            <w:sz w:val="20"/>
            <w:szCs w:val="20"/>
          </w:rPr>
          <w:t>...</w:t>
        </w:r>
      </w:ins>
      <w:ins w:id="358" w:author="Felipe Neiva Mundim" w:date="2020-10-26T08:36:00Z">
        <w:r w:rsidRPr="001A195A">
          <w:rPr>
            <w:rFonts w:cstheme="minorHAnsi"/>
            <w:sz w:val="20"/>
            <w:szCs w:val="20"/>
          </w:rPr>
          <w:t>]</w:t>
        </w:r>
      </w:ins>
      <w:ins w:id="359" w:author="Felipe Neiva Mundim" w:date="2020-10-26T08:35:00Z">
        <w:r w:rsidRPr="001A195A">
          <w:rPr>
            <w:rFonts w:cstheme="minorHAnsi"/>
            <w:sz w:val="20"/>
            <w:szCs w:val="20"/>
          </w:rPr>
          <w:t xml:space="preserve"> a hipótese neoclássica explica as fusões e aquisiç</w:t>
        </w:r>
      </w:ins>
      <w:ins w:id="360" w:author="Felipe Neiva Mundim" w:date="2020-10-26T08:36:00Z">
        <w:r w:rsidRPr="001A195A">
          <w:rPr>
            <w:rFonts w:cstheme="minorHAnsi"/>
            <w:sz w:val="20"/>
            <w:szCs w:val="20"/>
          </w:rPr>
          <w:t>ões</w:t>
        </w:r>
      </w:ins>
      <w:ins w:id="361" w:author="Felipe Neiva Mundim" w:date="2020-10-26T08:35:00Z">
        <w:r w:rsidRPr="001A195A">
          <w:rPr>
            <w:rFonts w:cstheme="minorHAnsi"/>
            <w:sz w:val="20"/>
            <w:szCs w:val="20"/>
          </w:rPr>
          <w:t xml:space="preserve"> por razões fundamentais como </w:t>
        </w:r>
      </w:ins>
      <w:ins w:id="362" w:author="Felipe Neiva Mundim" w:date="2020-10-28T18:06:00Z">
        <w:r w:rsidR="0071304F" w:rsidRPr="0071304F">
          <w:rPr>
            <w:rFonts w:cstheme="minorHAnsi"/>
            <w:sz w:val="20"/>
            <w:szCs w:val="20"/>
          </w:rPr>
          <w:t>uma resposta racional a mudanças estruturais, como novas regulamentações, mudanças na estrutura de custos e inovações tecnológicas</w:t>
        </w:r>
        <w:commentRangeStart w:id="363"/>
        <w:commentRangeStart w:id="364"/>
        <w:r w:rsidR="0071304F" w:rsidRPr="0071304F">
          <w:rPr>
            <w:rFonts w:cstheme="minorHAnsi"/>
            <w:sz w:val="20"/>
            <w:szCs w:val="20"/>
          </w:rPr>
          <w:t>.</w:t>
        </w:r>
      </w:ins>
      <w:ins w:id="365" w:author="Felipe Neiva Mundim" w:date="2020-10-30T12:18:00Z">
        <w:r w:rsidR="00EA5198">
          <w:rPr>
            <w:rFonts w:cstheme="minorHAnsi"/>
            <w:sz w:val="20"/>
            <w:szCs w:val="20"/>
          </w:rPr>
          <w:t xml:space="preserve"> (</w:t>
        </w:r>
        <w:r w:rsidR="00EA5198" w:rsidRPr="00EA5198">
          <w:rPr>
            <w:rFonts w:cstheme="minorHAnsi"/>
            <w:sz w:val="20"/>
            <w:szCs w:val="20"/>
          </w:rPr>
          <w:t>CORTÉS</w:t>
        </w:r>
        <w:r w:rsidR="00EA5198">
          <w:rPr>
            <w:rFonts w:cstheme="minorHAnsi"/>
            <w:sz w:val="20"/>
            <w:szCs w:val="20"/>
          </w:rPr>
          <w:t xml:space="preserve"> et al., 2017, p.6</w:t>
        </w:r>
        <w:r w:rsidR="00EA5198" w:rsidRPr="00EA5198">
          <w:rPr>
            <w:rFonts w:cstheme="minorHAnsi"/>
            <w:sz w:val="20"/>
            <w:szCs w:val="20"/>
          </w:rPr>
          <w:t>, tradução nossa</w:t>
        </w:r>
      </w:ins>
      <w:del w:id="366" w:author="Felipe Neiva Mundim" w:date="2020-10-26T08:35:00Z">
        <w:r w:rsidR="00AA724F" w:rsidRPr="001A195A" w:rsidDel="008D0C32">
          <w:rPr>
            <w:rFonts w:cstheme="minorHAnsi"/>
            <w:sz w:val="20"/>
            <w:szCs w:val="20"/>
          </w:rPr>
          <w:delText xml:space="preserve">... the neoclassical hypothesis explains M&amp;As by </w:delText>
        </w:r>
        <w:commentRangeStart w:id="367"/>
        <w:r w:rsidR="00AA724F" w:rsidRPr="001A195A" w:rsidDel="008D0C32">
          <w:rPr>
            <w:rFonts w:cstheme="minorHAnsi"/>
            <w:sz w:val="20"/>
            <w:szCs w:val="20"/>
          </w:rPr>
          <w:delText>fundamental</w:delText>
        </w:r>
      </w:del>
      <w:commentRangeEnd w:id="367"/>
      <w:r w:rsidR="00F8522D">
        <w:rPr>
          <w:rStyle w:val="Refdecomentrio"/>
        </w:rPr>
        <w:commentReference w:id="367"/>
      </w:r>
      <w:del w:id="368" w:author="Felipe Neiva Mundim" w:date="2020-10-26T08:35:00Z">
        <w:r w:rsidR="00AA724F" w:rsidRPr="001A195A" w:rsidDel="008D0C32">
          <w:rPr>
            <w:rFonts w:cstheme="minorHAnsi"/>
            <w:sz w:val="20"/>
            <w:szCs w:val="20"/>
          </w:rPr>
          <w:delText xml:space="preserve"> reasons like the search for economies of scale, economies of vertical integration, combination of complementary resources, elimination of inefficiencies, industry consolidation, or profitable opportunities of growth </w:delText>
        </w:r>
      </w:del>
      <w:del w:id="369" w:author="Felipe Neiva Mundim" w:date="2020-10-28T18:06:00Z">
        <w:r w:rsidR="00AA724F" w:rsidRPr="001A195A" w:rsidDel="0071304F">
          <w:rPr>
            <w:rFonts w:cstheme="minorHAnsi"/>
            <w:sz w:val="20"/>
            <w:szCs w:val="20"/>
          </w:rPr>
          <w:fldChar w:fldCharType="begin" w:fldLock="1"/>
        </w:r>
        <w:r w:rsidR="00AA724F" w:rsidRPr="001A195A" w:rsidDel="0071304F">
          <w:rPr>
            <w:rFonts w:cstheme="minorHAnsi"/>
            <w:sz w:val="20"/>
            <w:szCs w:val="20"/>
          </w:rPr>
          <w:delInstrText>ADDIN CSL_CITATION { "citationItems" : [ { "id" : "ITEM-1", "itemData" : { "author" : [ { "dropping-particle" : "", "family" : "Brealey", "given" : "Richard;", "non-dropping-particle" : "", "parse-names" : false, "suffix" : "" }, { "dropping-particle" : "", "family" : "Myers", "given" : "Stewart;", "non-dropping-particle" : "", "parse-names" : false, "suffix" : "" } ], "edition" : "Seventh Ed", "id" : "ITEM-1", "issued" : { "date-parts" : [ [ "2003" ] ] }, "publisher" : "McGraw-Hill", "title" : "Principles of Corporate Finance", "type" : "book" }, "uris" : [ "http://www.mendeley.com/documents/?uuid=e445e878-a693-4c39-9b95-d34dc21ee78c" ] } ], "mendeley" : { "formattedCitation" : "Brealey e Myers (2003)", "manualFormatting" : "Brealey and Myers (2003)", "plainTextFormattedCitation" : "Brealey e Myers (2003)", "previouslyFormattedCitation" : "Brealey e Myers (2003)" }, "properties" : {  }, "schema" : "https://github.com/citation-style-language/schema/raw/master/csl-citation.json" }</w:delInstrText>
        </w:r>
        <w:r w:rsidR="00AA724F" w:rsidRPr="001A195A" w:rsidDel="0071304F">
          <w:rPr>
            <w:rFonts w:cstheme="minorHAnsi"/>
            <w:sz w:val="20"/>
            <w:szCs w:val="20"/>
          </w:rPr>
          <w:fldChar w:fldCharType="separate"/>
        </w:r>
        <w:r w:rsidR="00AA724F" w:rsidRPr="001A195A" w:rsidDel="0071304F">
          <w:rPr>
            <w:rFonts w:cstheme="minorHAnsi"/>
            <w:noProof/>
            <w:sz w:val="20"/>
            <w:szCs w:val="20"/>
          </w:rPr>
          <w:delText>Brealey and Myers (2003)</w:delText>
        </w:r>
        <w:r w:rsidR="00AA724F" w:rsidRPr="001A195A" w:rsidDel="0071304F">
          <w:rPr>
            <w:rFonts w:cstheme="minorHAnsi"/>
            <w:sz w:val="20"/>
            <w:szCs w:val="20"/>
          </w:rPr>
          <w:fldChar w:fldCharType="end"/>
        </w:r>
      </w:del>
      <w:del w:id="370" w:author="Felipe Neiva Mundim" w:date="2020-10-26T08:36:00Z">
        <w:r w:rsidR="00AA724F" w:rsidRPr="001A195A" w:rsidDel="008D0C32">
          <w:rPr>
            <w:rFonts w:cstheme="minorHAnsi"/>
            <w:sz w:val="20"/>
            <w:szCs w:val="20"/>
          </w:rPr>
          <w:delText>.</w:delText>
        </w:r>
      </w:del>
      <w:commentRangeEnd w:id="363"/>
      <w:r w:rsidR="0071304F">
        <w:rPr>
          <w:rStyle w:val="Refdecomentrio"/>
        </w:rPr>
        <w:commentReference w:id="363"/>
      </w:r>
      <w:commentRangeEnd w:id="364"/>
      <w:r w:rsidR="00F8522D">
        <w:rPr>
          <w:rStyle w:val="Refdecomentrio"/>
        </w:rPr>
        <w:commentReference w:id="364"/>
      </w:r>
      <w:ins w:id="371" w:author="Felipe Neiva Mundim" w:date="2020-10-30T12:18:00Z">
        <w:r w:rsidR="00EA5198">
          <w:rPr>
            <w:rFonts w:cstheme="minorHAnsi"/>
            <w:sz w:val="20"/>
            <w:szCs w:val="20"/>
          </w:rPr>
          <w:t>)</w:t>
        </w:r>
      </w:ins>
    </w:p>
    <w:p w14:paraId="48A33009" w14:textId="4F0E44B7" w:rsidR="00AA724F" w:rsidRPr="003F395A" w:rsidRDefault="00AA724F" w:rsidP="00C271BA">
      <w:pPr>
        <w:autoSpaceDE w:val="0"/>
        <w:autoSpaceDN w:val="0"/>
        <w:adjustRightInd w:val="0"/>
        <w:spacing w:after="120" w:line="360" w:lineRule="auto"/>
        <w:ind w:firstLine="709"/>
        <w:rPr>
          <w:rFonts w:cstheme="minorHAnsi"/>
          <w:i/>
          <w:szCs w:val="24"/>
        </w:rPr>
      </w:pPr>
      <w:r w:rsidRPr="003F395A">
        <w:rPr>
          <w:rFonts w:cstheme="minorHAnsi"/>
          <w:szCs w:val="24"/>
        </w:rPr>
        <w:fldChar w:fldCharType="begin" w:fldLock="1"/>
      </w:r>
      <w:r w:rsidRPr="001A195A">
        <w:rPr>
          <w:rFonts w:cstheme="minorHAnsi"/>
          <w:szCs w:val="24"/>
        </w:rPr>
        <w:instrText>ADDIN CSL_CITATION { "citationItems" : [ { "id" : "ITEM-1", "itemData" : { "DOI" : "10.1080/1540496X.2016.1262254", "ISSN" : "15580938", "abstract" : "This pape</w:instrText>
      </w:r>
      <w:r w:rsidRPr="003F395A">
        <w:rPr>
          <w:rFonts w:cstheme="minorHAnsi"/>
          <w:szCs w:val="24"/>
        </w:rPr>
        <w:instrText>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"6", "uris" : [ "http://www.mendeley.com/documents/?uuid=00496502-69e4-4772-bd2d-86a8d3fa9c9e" ] } ], "mendeley" : { "formattedCitation" : "Cort\u00e9s, Agudelo, e Mongrut (2017, 6)", "manualFormatting" : "Cort\u00e9s, Agudelo, e Mongrut (2017, 7)", "plainTextFormattedCitation" : "Cort\u00e9s, Agudelo, e Mongrut (2017, 6)", "previouslyFormattedCitation" : "Cort\u00e9s, Agudelo, e Mongrut (2017, 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 xml:space="preserve">Cortés, Agudelo, e Mongrut (2017, </w:t>
      </w:r>
      <w:del w:id="372" w:author="Felipe Neiva Mundim" w:date="2020-10-28T18:14:00Z">
        <w:r w:rsidRPr="003F395A" w:rsidDel="0071304F">
          <w:rPr>
            <w:rFonts w:cstheme="minorHAnsi"/>
            <w:noProof/>
            <w:szCs w:val="24"/>
          </w:rPr>
          <w:delText>7</w:delText>
        </w:r>
      </w:del>
      <w:ins w:id="373" w:author="Felipe Neiva Mundim" w:date="2020-10-28T18:14:00Z">
        <w:r w:rsidR="0071304F">
          <w:rPr>
            <w:rFonts w:cstheme="minorHAnsi"/>
            <w:noProof/>
            <w:szCs w:val="24"/>
          </w:rPr>
          <w:t>6</w:t>
        </w:r>
      </w:ins>
      <w:r w:rsidRPr="003F395A">
        <w:rPr>
          <w:rFonts w:cstheme="minorHAnsi"/>
          <w:noProof/>
          <w:szCs w:val="24"/>
        </w:rPr>
        <w:t>)</w:t>
      </w:r>
      <w:r w:rsidRPr="003F395A">
        <w:rPr>
          <w:rFonts w:cstheme="minorHAnsi"/>
          <w:szCs w:val="24"/>
        </w:rPr>
        <w:fldChar w:fldCharType="end"/>
      </w:r>
      <w:r w:rsidRPr="003F395A">
        <w:rPr>
          <w:rFonts w:cstheme="minorHAnsi"/>
          <w:szCs w:val="24"/>
        </w:rPr>
        <w:t xml:space="preserve"> entendem que os agentes estão sempre buscando as formas mais eficientes de alocação:</w:t>
      </w:r>
    </w:p>
    <w:p w14:paraId="37769C84" w14:textId="4C987C49" w:rsidR="00AA724F" w:rsidRPr="001A195A" w:rsidRDefault="008D0C32" w:rsidP="00C271BA">
      <w:pPr>
        <w:autoSpaceDE w:val="0"/>
        <w:autoSpaceDN w:val="0"/>
        <w:adjustRightInd w:val="0"/>
        <w:spacing w:after="120" w:line="240" w:lineRule="auto"/>
        <w:ind w:left="1984"/>
        <w:rPr>
          <w:rFonts w:cstheme="minorHAnsi"/>
          <w:sz w:val="20"/>
          <w:szCs w:val="24"/>
        </w:rPr>
      </w:pPr>
      <w:commentRangeStart w:id="374"/>
      <w:ins w:id="375" w:author="Felipe Neiva Mundim" w:date="2020-10-26T08:38:00Z">
        <w:r w:rsidRPr="001A195A">
          <w:rPr>
            <w:rFonts w:cstheme="minorHAnsi"/>
            <w:sz w:val="20"/>
            <w:szCs w:val="24"/>
          </w:rPr>
          <w:t>Especificamente</w:t>
        </w:r>
      </w:ins>
      <w:r w:rsidRPr="001A195A">
        <w:rPr>
          <w:rFonts w:cstheme="minorHAnsi"/>
          <w:sz w:val="20"/>
          <w:szCs w:val="24"/>
        </w:rPr>
        <w:t xml:space="preserve">, </w:t>
      </w:r>
      <w:r w:rsidRPr="00BB56FF">
        <w:rPr>
          <w:rFonts w:cstheme="minorHAnsi"/>
          <w:sz w:val="20"/>
          <w:szCs w:val="24"/>
        </w:rPr>
        <w:fldChar w:fldCharType="begin" w:fldLock="1"/>
      </w:r>
      <w:r w:rsidRPr="00BB56FF">
        <w:rPr>
          <w:rFonts w:cstheme="minorHAnsi"/>
          <w:sz w:val="20"/>
          <w:szCs w:val="24"/>
        </w:rPr>
        <w:instrText>ADDIN CSL_CITATION { "citationItems" : [ { "id" : "ITEM-1", "itemData" : { "DOI" : "10.2307/1885453", "ISSN" : "00335533, 15314650", "abstract" : "Introduction, 624.--Economic disturbances and valuation discrepancies, 626.-- Pursuit of monopoly and economies of scale as determinants of merger, 629.-- Statistical tests, 631.--Security prices and valuation discrepancies, 637.", "author" : [ { "dropping-particle" : "", "family" : "Gort", "given" : "Michael", "non-dropping-particle" : "", "parse-names" : false, "suffix" : "" } ], "container-title" : "The Quarterly Journal of Economics", "id" : "ITEM-1", "issue" : "4", "issued" : { "date-parts" : [ [ "1969" ] ] }, "page" : "624-642", "publisher" : "Oxford University Press", "title" : "An Economic Disturbance Theory of Mergers", "type" : "article-journal", "volume" : "83" }, "uris" : [ "http://www.mendeley.com/documents/?uuid=1f6e6843-7bc9-4a19-b6a8-e9dba462c89f" ] } ], "mendeley" : { "formattedCitation" : "Gort (1969)", "plainTextFormattedCitation" : "Gort (1969)", "previouslyFormattedCitation" : "Gort (1969)" }, "properties" : {  }, "schema" : "https://github.com/citation-style-language/schema/raw/master/csl-citation.json" }</w:instrText>
      </w:r>
      <w:r w:rsidRPr="00BB56FF">
        <w:rPr>
          <w:rFonts w:cstheme="minorHAnsi"/>
          <w:sz w:val="20"/>
          <w:szCs w:val="24"/>
        </w:rPr>
        <w:fldChar w:fldCharType="separate"/>
      </w:r>
      <w:r w:rsidRPr="00BB56FF">
        <w:rPr>
          <w:rFonts w:cstheme="minorHAnsi"/>
          <w:noProof/>
          <w:sz w:val="20"/>
          <w:szCs w:val="24"/>
        </w:rPr>
        <w:t>Gort (1969)</w:t>
      </w:r>
      <w:r w:rsidRPr="00BB56FF">
        <w:rPr>
          <w:rFonts w:cstheme="minorHAnsi"/>
          <w:sz w:val="20"/>
          <w:szCs w:val="24"/>
        </w:rPr>
        <w:fldChar w:fldCharType="end"/>
      </w:r>
      <w:r w:rsidRPr="00BB56FF">
        <w:rPr>
          <w:rFonts w:cstheme="minorHAnsi"/>
          <w:sz w:val="20"/>
          <w:szCs w:val="24"/>
        </w:rPr>
        <w:t xml:space="preserve">, </w:t>
      </w:r>
      <w:r w:rsidRPr="00BB56FF">
        <w:rPr>
          <w:rFonts w:cstheme="minorHAnsi"/>
          <w:sz w:val="20"/>
          <w:szCs w:val="24"/>
        </w:rPr>
        <w:fldChar w:fldCharType="begin" w:fldLock="1"/>
      </w:r>
      <w:r w:rsidRPr="00BB56FF">
        <w:rPr>
          <w:rFonts w:cstheme="minorHAnsi"/>
          <w:sz w:val="20"/>
          <w:szCs w:val="24"/>
        </w:rPr>
        <w:instrText>ADDIN CSL_CITATION { "citationItems" : [ { "id" : "ITEM-1", "itemData" : { "DOI" : "10.1016/0304-405X(95)00860-H", "ISSN" : "0304-405X", "abstract" : "We study industry-level patterns in takeover and restructuring activity during the 1982\u20131989 period. Across 51 industries, we find significant differences in both the rate and time-series clustering of these activities. The interindustry patterns in the rate of takeovers and restructurings are directly related to the economic shocks borne by the sample industries. These results support the argument that much of the takeover activity during the 1980s was driven by broad fundamental factors and have general implications for the stock price spillover effects of takeover announcements, corporate performance following takeovers, and the timing of takeover waves.", "author" : [ { "dropping-particle" : "", "family" : "Mitchell", "given" : "Mark L.", "non-dropping-particle" : "", "parse-names" : false, "suffix" : "" }, { "dropping-particle" : "", "family" : "Mulherin", "given" : "J.Harold", "non-dropping-particle" : "", "parse-names" : false, "suffix" : "" } ], "container-title" : "Journal of Financial Economics", "id" : "ITEM-1", "issue" : "2", "issued" : { "date-parts" : [ [ "1996", "6", "1" ] ] }, "page" : "193-229", "publisher" : "North-Holland", "title" : "The impact of industry shocks on takeover and restructuring activity", "type" : "article-journal", "volume" : "41" }, "uris" : [ "http://www.mendeley.com/documents/?uuid=faa57ab5-a9f0-3366-a3d3-47a34e8bf591" ] } ], "mendeley" : { "formattedCitation" : "Mitchell e Mulherin (1996)", "manualFormatting" : "Mitchell and Mulherin (1996)", "plainTextFormattedCitation" : "Mitchell e Mulherin (1996)", "previouslyFormattedCitation" : "Mitchell e Mulherin (1996)" }, "properties" : {  }, "schema" : "https://github.com/citation-style-language/schema/raw/master/csl-citation.json" }</w:instrText>
      </w:r>
      <w:r w:rsidRPr="00BB56FF">
        <w:rPr>
          <w:rFonts w:cstheme="minorHAnsi"/>
          <w:sz w:val="20"/>
          <w:szCs w:val="24"/>
        </w:rPr>
        <w:fldChar w:fldCharType="separate"/>
      </w:r>
      <w:r w:rsidRPr="00BB56FF">
        <w:rPr>
          <w:rFonts w:cstheme="minorHAnsi"/>
          <w:noProof/>
          <w:sz w:val="20"/>
          <w:szCs w:val="24"/>
        </w:rPr>
        <w:t>Mitchell and Mulherin (1996)</w:t>
      </w:r>
      <w:r w:rsidRPr="00BB56FF">
        <w:rPr>
          <w:rFonts w:cstheme="minorHAnsi"/>
          <w:sz w:val="20"/>
          <w:szCs w:val="24"/>
        </w:rPr>
        <w:fldChar w:fldCharType="end"/>
      </w:r>
      <w:r w:rsidRPr="00BB56FF">
        <w:rPr>
          <w:rFonts w:cstheme="minorHAnsi"/>
          <w:sz w:val="20"/>
          <w:szCs w:val="24"/>
        </w:rPr>
        <w:t xml:space="preserve"> </w:t>
      </w:r>
      <w:del w:id="376" w:author="Felipe Neiva Mundim" w:date="2020-10-28T18:14:00Z">
        <w:r w:rsidDel="0071304F">
          <w:rPr>
            <w:rFonts w:cstheme="minorHAnsi"/>
            <w:sz w:val="20"/>
            <w:szCs w:val="24"/>
          </w:rPr>
          <w:delText>e</w:delText>
        </w:r>
        <w:r w:rsidRPr="00BB56FF" w:rsidDel="0071304F">
          <w:rPr>
            <w:rFonts w:cstheme="minorHAnsi"/>
            <w:sz w:val="20"/>
            <w:szCs w:val="24"/>
          </w:rPr>
          <w:delText xml:space="preserve"> </w:delText>
        </w:r>
        <w:r w:rsidRPr="00BB56FF" w:rsidDel="0071304F">
          <w:rPr>
            <w:rFonts w:cstheme="minorHAnsi"/>
            <w:sz w:val="20"/>
            <w:szCs w:val="24"/>
          </w:rPr>
          <w:fldChar w:fldCharType="begin" w:fldLock="1"/>
        </w:r>
        <w:r w:rsidRPr="00BB56FF" w:rsidDel="0071304F">
          <w:rPr>
            <w:rFonts w:cstheme="minorHAnsi"/>
            <w:sz w:val="20"/>
            <w:szCs w:val="24"/>
          </w:rPr>
          <w:del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delInstrText>
        </w:r>
        <w:r w:rsidRPr="00BB56FF" w:rsidDel="0071304F">
          <w:rPr>
            <w:rFonts w:cstheme="minorHAnsi"/>
            <w:sz w:val="20"/>
            <w:szCs w:val="24"/>
          </w:rPr>
          <w:fldChar w:fldCharType="separate"/>
        </w:r>
        <w:r w:rsidRPr="00BB56FF" w:rsidDel="0071304F">
          <w:rPr>
            <w:rFonts w:cstheme="minorHAnsi"/>
            <w:noProof/>
            <w:sz w:val="20"/>
            <w:szCs w:val="24"/>
          </w:rPr>
          <w:delText>Harford (2005)</w:delText>
        </w:r>
        <w:r w:rsidRPr="00BB56FF" w:rsidDel="0071304F">
          <w:rPr>
            <w:rFonts w:cstheme="minorHAnsi"/>
            <w:sz w:val="20"/>
            <w:szCs w:val="24"/>
          </w:rPr>
          <w:fldChar w:fldCharType="end"/>
        </w:r>
      </w:del>
      <w:ins w:id="377" w:author="Felipe Neiva Mundim" w:date="2020-10-28T18:14:00Z">
        <w:r w:rsidR="0071304F" w:rsidRPr="0071304F">
          <w:t xml:space="preserve"> </w:t>
        </w:r>
        <w:r w:rsidR="0071304F" w:rsidRPr="0071304F">
          <w:rPr>
            <w:rFonts w:cstheme="minorHAnsi"/>
            <w:sz w:val="20"/>
            <w:szCs w:val="24"/>
          </w:rPr>
          <w:t xml:space="preserve">argumentam que as fusões e aquisições correspondem à redistribuição de ativos para usos mais produtivos após choques ou mudanças estruturais em uma determinada indústria. Na mesma linha, se um choque positivo na demanda aumenta o custo de oportunidade para um produtor ineficiente, os ativos serão transferidos para uma empresa mais produtiva </w:t>
        </w:r>
      </w:ins>
      <w:del w:id="378" w:author="Felipe Neiva Mundim" w:date="2020-10-26T08:38:00Z">
        <w:r w:rsidR="00AA724F" w:rsidRPr="001A195A" w:rsidDel="008D0C32">
          <w:rPr>
            <w:rFonts w:cstheme="minorHAnsi"/>
            <w:sz w:val="20"/>
            <w:szCs w:val="24"/>
          </w:rPr>
          <w:delText xml:space="preserve">Specifically, </w:delText>
        </w:r>
      </w:del>
      <w:del w:id="379" w:author="Felipe Neiva Mundim" w:date="2020-10-26T08:39:00Z">
        <w:r w:rsidR="00AA724F" w:rsidRPr="001A195A" w:rsidDel="008D0C32">
          <w:rPr>
            <w:rFonts w:cstheme="minorHAnsi"/>
            <w:sz w:val="20"/>
            <w:szCs w:val="24"/>
          </w:rPr>
          <w:fldChar w:fldCharType="begin" w:fldLock="1"/>
        </w:r>
        <w:r w:rsidR="00AA724F" w:rsidRPr="001A195A" w:rsidDel="008D0C32">
          <w:rPr>
            <w:rFonts w:cstheme="minorHAnsi"/>
            <w:sz w:val="20"/>
            <w:szCs w:val="24"/>
          </w:rPr>
          <w:delInstrText>ADDIN CSL_CITATION { "citationItems" : [ { "id" : "ITEM-1", "itemData" : { "DOI" : "10.2307/1885453", "ISSN" : "00335533, 15314650", "abstract" : "Introduction, 624.--Economic disturbances and valuation discrepancies, 626.-- Pursuit of monopoly and economies of scale as determinants of merger, 629.-- Statistical tests, 631.--Security prices and valuation discrepancies, 637.", "author" : [ { "dropping-particle" : "", "family" : "Gort", "given" : "Michael", "non-dropping-particle" : "", "parse-names" : false, "suffix" : "" } ], "container-title" : "The Quarterly Journal of Economics", "id" : "ITEM-1", "issue" : "4", "issued" : { "date-parts" : [ [ "1969" ] ] }, "page" : "624-642", "publisher" : "Oxford University Press", "title" : "An Economic Disturbance Theory of Mergers", "type" : "article-journal", "volume" : "83" }, "uris" : [ "http://www.mendeley.com/documents/?uuid=1f6e6843-7bc9-4a19-b6a8-e9dba462c89f" ] } ], "mendeley" : { "formattedCitation" : "Gort (1969)", "plainTextFormattedCitation" : "Gort (1969)", "previouslyFormattedCitation" : "Gort (1969)" }, "properties" : {  }, "schema" : "https://github.com/citation-style-language/schema/raw/master/csl-citation.json" }</w:delInstrText>
        </w:r>
        <w:r w:rsidR="00AA724F" w:rsidRPr="001A195A" w:rsidDel="008D0C32">
          <w:rPr>
            <w:rFonts w:cstheme="minorHAnsi"/>
            <w:sz w:val="20"/>
            <w:szCs w:val="24"/>
          </w:rPr>
          <w:fldChar w:fldCharType="separate"/>
        </w:r>
        <w:r w:rsidR="00AA724F" w:rsidRPr="001A195A" w:rsidDel="008D0C32">
          <w:rPr>
            <w:rFonts w:cstheme="minorHAnsi"/>
            <w:noProof/>
            <w:sz w:val="20"/>
            <w:szCs w:val="24"/>
          </w:rPr>
          <w:delText>Gort (1969)</w:delText>
        </w:r>
        <w:r w:rsidR="00AA724F" w:rsidRPr="001A195A" w:rsidDel="008D0C32">
          <w:rPr>
            <w:rFonts w:cstheme="minorHAnsi"/>
            <w:sz w:val="20"/>
            <w:szCs w:val="24"/>
          </w:rPr>
          <w:fldChar w:fldCharType="end"/>
        </w:r>
        <w:r w:rsidR="00AA724F" w:rsidRPr="001A195A" w:rsidDel="008D0C32">
          <w:rPr>
            <w:rFonts w:cstheme="minorHAnsi"/>
            <w:sz w:val="20"/>
            <w:szCs w:val="24"/>
          </w:rPr>
          <w:delText xml:space="preserve">, </w:delText>
        </w:r>
        <w:r w:rsidR="00AA724F" w:rsidRPr="001A195A" w:rsidDel="008D0C32">
          <w:rPr>
            <w:rFonts w:cstheme="minorHAnsi"/>
            <w:sz w:val="20"/>
            <w:szCs w:val="24"/>
          </w:rPr>
          <w:fldChar w:fldCharType="begin" w:fldLock="1"/>
        </w:r>
        <w:r w:rsidR="00AA724F" w:rsidRPr="001A195A" w:rsidDel="008D0C32">
          <w:rPr>
            <w:rFonts w:cstheme="minorHAnsi"/>
            <w:sz w:val="20"/>
            <w:szCs w:val="24"/>
          </w:rPr>
          <w:delInstrText>ADDIN CSL_CITATION { "citationItems" : [ { "id" : "ITEM-1", "itemData" : { "DOI" : "10.1016/0304-405X(95)00860-H", "ISSN" : "0304-405X", "abstract" : "We study industry-level patterns in takeover and restructuring activity during the 1982\u20131989 period. Across 51 industries, we find significant differences in both the rate and time-series clustering of these activities. The interindustry patterns in the rate of takeovers and restructurings are directly related to the economic shocks borne by the sample industries. These results support the argument that much of the takeover activity during the 1980s was driven by broad fundamental factors and have general implications for the stock price spillover effects of takeover announcements, corporate performance following takeovers, and the timing of takeover waves.", "author" : [ { "dropping-particle" : "", "family" : "Mitchell", "given" : "Mark L.", "non-dropping-particle" : "", "parse-names" : false, "suffix" : "" }, { "dropping-particle" : "", "family" : "Mulherin", "given" : "J.Harold", "non-dropping-particle" : "", "parse-names" : false, "suffix" : "" } ], "container-title" : "Journal of Financial Economics", "id" : "ITEM-1", "issue" : "2", "issued" : { "date-parts" : [ [ "1996", "6", "1" ] ] }, "page" : "193-229", "publisher" : "North-Holland", "title" : "The impact of industry shocks on takeover and restructuring activity", "type" : "article-journal", "volume" : "41" }, "uris" : [ "http://www.mendeley.com/documents/?uuid=faa57ab5-a9f0-3366-a3d3-47a34e8bf591" ] } ], "mendeley" : { "formattedCitation" : "Mitchell e Mulherin (1996)", "manualFormatting" : "Mitchell and Mulherin (1996)", "plainTextFormattedCitation" : "Mitchell e Mulherin (1996)", "previouslyFormattedCitation" : "Mitchell e Mulherin (1996)" }, "properties" : {  }, "schema" : "https://github.com/citation-style-language/schema/raw/master/csl-citation.json" }</w:delInstrText>
        </w:r>
        <w:r w:rsidR="00AA724F" w:rsidRPr="001A195A" w:rsidDel="008D0C32">
          <w:rPr>
            <w:rFonts w:cstheme="minorHAnsi"/>
            <w:sz w:val="20"/>
            <w:szCs w:val="24"/>
          </w:rPr>
          <w:fldChar w:fldCharType="separate"/>
        </w:r>
        <w:r w:rsidR="00AA724F" w:rsidRPr="001A195A" w:rsidDel="008D0C32">
          <w:rPr>
            <w:rFonts w:cstheme="minorHAnsi"/>
            <w:noProof/>
            <w:sz w:val="20"/>
            <w:szCs w:val="24"/>
          </w:rPr>
          <w:delText>Mitchell and Mulherin (1996)</w:delText>
        </w:r>
        <w:r w:rsidR="00AA724F" w:rsidRPr="001A195A" w:rsidDel="008D0C32">
          <w:rPr>
            <w:rFonts w:cstheme="minorHAnsi"/>
            <w:sz w:val="20"/>
            <w:szCs w:val="24"/>
          </w:rPr>
          <w:fldChar w:fldCharType="end"/>
        </w:r>
        <w:r w:rsidR="00AA724F" w:rsidRPr="001A195A" w:rsidDel="008D0C32">
          <w:rPr>
            <w:rFonts w:cstheme="minorHAnsi"/>
            <w:sz w:val="20"/>
            <w:szCs w:val="24"/>
          </w:rPr>
          <w:delText xml:space="preserve"> and </w:delText>
        </w:r>
        <w:r w:rsidR="00AA724F" w:rsidRPr="001A195A" w:rsidDel="008D0C32">
          <w:rPr>
            <w:rFonts w:cstheme="minorHAnsi"/>
            <w:sz w:val="20"/>
            <w:szCs w:val="24"/>
          </w:rPr>
          <w:fldChar w:fldCharType="begin" w:fldLock="1"/>
        </w:r>
        <w:r w:rsidR="00AA724F" w:rsidRPr="001A195A" w:rsidDel="008D0C32">
          <w:rPr>
            <w:rFonts w:cstheme="minorHAnsi"/>
            <w:sz w:val="20"/>
            <w:szCs w:val="24"/>
          </w:rPr>
          <w:del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delInstrText>
        </w:r>
        <w:r w:rsidR="00AA724F" w:rsidRPr="001A195A" w:rsidDel="008D0C32">
          <w:rPr>
            <w:rFonts w:cstheme="minorHAnsi"/>
            <w:sz w:val="20"/>
            <w:szCs w:val="24"/>
          </w:rPr>
          <w:fldChar w:fldCharType="separate"/>
        </w:r>
        <w:r w:rsidR="00AA724F" w:rsidRPr="001A195A" w:rsidDel="008D0C32">
          <w:rPr>
            <w:rFonts w:cstheme="minorHAnsi"/>
            <w:noProof/>
            <w:sz w:val="20"/>
            <w:szCs w:val="24"/>
          </w:rPr>
          <w:delText>Harford (2005)</w:delText>
        </w:r>
        <w:r w:rsidR="00AA724F" w:rsidRPr="001A195A" w:rsidDel="008D0C32">
          <w:rPr>
            <w:rFonts w:cstheme="minorHAnsi"/>
            <w:sz w:val="20"/>
            <w:szCs w:val="24"/>
          </w:rPr>
          <w:fldChar w:fldCharType="end"/>
        </w:r>
      </w:del>
      <w:del w:id="380" w:author="Felipe Neiva Mundim" w:date="2020-10-26T08:38:00Z">
        <w:r w:rsidR="00AA724F" w:rsidRPr="001A195A" w:rsidDel="008D0C32">
          <w:rPr>
            <w:rFonts w:cstheme="minorHAnsi"/>
            <w:sz w:val="20"/>
            <w:szCs w:val="24"/>
          </w:rPr>
          <w:delText xml:space="preserve"> argue that the shocks and structural changes in industries require the redistribution of assets to more productive uses, for example, in the form of M&amp;As. In the same vein, a positive shock in the demand of an industry increases the cost of opportunity for an inefficient producer, in consequence, the assets will be relocalized in the search for greater productivity </w:delText>
        </w:r>
      </w:del>
      <w:r w:rsidR="00AA724F" w:rsidRPr="001A195A">
        <w:rPr>
          <w:rFonts w:cstheme="minorHAnsi"/>
          <w:sz w:val="20"/>
          <w:szCs w:val="24"/>
        </w:rPr>
        <w:fldChar w:fldCharType="begin" w:fldLock="1"/>
      </w:r>
      <w:r w:rsidR="00AA724F" w:rsidRPr="001A195A">
        <w:rPr>
          <w:rFonts w:cstheme="minorHAnsi"/>
          <w:sz w:val="20"/>
          <w:szCs w:val="24"/>
        </w:rPr>
        <w:instrText>ADDIN CSL_CITATION { "citationItems" : [ { "id" : "ITEM-1", "itemData" : { "DOI" : "10.1111/0022-1082.00398", "ISSN" : "00221082", "author" : [ { "dropping-particle" : "", "family" : "Maksimovic", "given" : "Vojislav", "non-dropping-particle" : "", "parse-names" : false, "suffix" : "" }, { "dropping-particle" : "", "family" : "Phillips", "given" : "Gordon", "non-dropping-particle" : "", "parse-names" : false, "suffix" : "" } ], "container-title" : "The Journal of Finance", "id" : "ITEM-1", "issue" : "6", "issued" : { "date-parts" : [ [ "2001", "12" ] ] }, "page" : "2019-2065", "title" : "The Market for Corporate Assets: Who Engages in Mergers and Asset Sales and Are There Efficiency Gains?", "type" : "article-journal", "volume" : "56" }, "uris" : [ "http://www.mendeley.com/documents/?uuid=42c8b5bd-7f09-4b23-b198-2d054ac4c661" ] } ], "mendeley" : { "formattedCitation" : "Maksimovic e Phillips (2001)", "manualFormatting" : "Maksimovic and Phillips (2001)", "plainTextFormattedCitation" : "Maksimovic e Phillips (2001)", "previouslyFormattedCitation" : "Maksimovic e Phillips (2001)" }, "properties" : {  }, "schema" : "https://github.com/citation-style-language/schema/raw/master/csl-citation.json" }</w:instrText>
      </w:r>
      <w:r w:rsidR="00AA724F" w:rsidRPr="001A195A">
        <w:rPr>
          <w:rFonts w:cstheme="minorHAnsi"/>
          <w:sz w:val="20"/>
          <w:szCs w:val="24"/>
        </w:rPr>
        <w:fldChar w:fldCharType="separate"/>
      </w:r>
      <w:r w:rsidR="00AA724F" w:rsidRPr="001A195A">
        <w:rPr>
          <w:rFonts w:cstheme="minorHAnsi"/>
          <w:noProof/>
          <w:sz w:val="20"/>
          <w:szCs w:val="24"/>
        </w:rPr>
        <w:t>Maksimovic and Phillips (2001)</w:t>
      </w:r>
      <w:r w:rsidR="00AA724F" w:rsidRPr="001A195A">
        <w:rPr>
          <w:rFonts w:cstheme="minorHAnsi"/>
          <w:sz w:val="20"/>
          <w:szCs w:val="24"/>
        </w:rPr>
        <w:fldChar w:fldCharType="end"/>
      </w:r>
      <w:r w:rsidR="00AA724F" w:rsidRPr="001A195A">
        <w:rPr>
          <w:rFonts w:cstheme="minorHAnsi"/>
          <w:sz w:val="20"/>
          <w:szCs w:val="24"/>
        </w:rPr>
        <w:t>.</w:t>
      </w:r>
      <w:commentRangeEnd w:id="374"/>
      <w:r w:rsidR="0071304F">
        <w:rPr>
          <w:rStyle w:val="Refdecomentrio"/>
        </w:rPr>
        <w:commentReference w:id="374"/>
      </w:r>
      <w:ins w:id="381" w:author="Felipe Neiva Mundim" w:date="2020-10-30T12:18:00Z">
        <w:r w:rsidR="00EA5198">
          <w:rPr>
            <w:rFonts w:cstheme="minorHAnsi"/>
            <w:sz w:val="20"/>
            <w:szCs w:val="24"/>
          </w:rPr>
          <w:t xml:space="preserve"> </w:t>
        </w:r>
        <w:r w:rsidR="00EA5198">
          <w:rPr>
            <w:rFonts w:cstheme="minorHAnsi"/>
            <w:sz w:val="20"/>
            <w:szCs w:val="20"/>
          </w:rPr>
          <w:t>(</w:t>
        </w:r>
        <w:r w:rsidR="00EA5198" w:rsidRPr="00EA5198">
          <w:rPr>
            <w:rFonts w:cstheme="minorHAnsi"/>
            <w:sz w:val="20"/>
            <w:szCs w:val="20"/>
          </w:rPr>
          <w:t>CORTÉS</w:t>
        </w:r>
        <w:r w:rsidR="00EA5198">
          <w:rPr>
            <w:rFonts w:cstheme="minorHAnsi"/>
            <w:sz w:val="20"/>
            <w:szCs w:val="20"/>
          </w:rPr>
          <w:t xml:space="preserve"> et al., 2017, p.6</w:t>
        </w:r>
        <w:r w:rsidR="00EA5198" w:rsidRPr="00EA5198">
          <w:rPr>
            <w:rFonts w:cstheme="minorHAnsi"/>
            <w:sz w:val="20"/>
            <w:szCs w:val="20"/>
          </w:rPr>
          <w:t>, tradução nossa</w:t>
        </w:r>
        <w:r w:rsidR="00EA5198">
          <w:rPr>
            <w:rFonts w:cstheme="minorHAnsi"/>
            <w:sz w:val="20"/>
            <w:szCs w:val="20"/>
          </w:rPr>
          <w:t>)</w:t>
        </w:r>
      </w:ins>
    </w:p>
    <w:p w14:paraId="5C5F4639" w14:textId="33DEF213" w:rsidR="00AA724F" w:rsidRPr="003F395A" w:rsidRDefault="00AA724F" w:rsidP="00C271BA">
      <w:pPr>
        <w:spacing w:after="120" w:line="360" w:lineRule="auto"/>
        <w:ind w:firstLine="709"/>
        <w:rPr>
          <w:rFonts w:cstheme="minorHAnsi"/>
          <w:szCs w:val="24"/>
        </w:rPr>
      </w:pPr>
      <w:r w:rsidRPr="003F395A">
        <w:rPr>
          <w:rFonts w:cstheme="minorHAnsi"/>
          <w:szCs w:val="24"/>
        </w:rPr>
        <w:t xml:space="preserve">A hipótese neoclássica de que os agentes reagem a mudanças estruturais será tomada como base dos modelos </w:t>
      </w:r>
      <w:del w:id="382" w:author="Felipe Neiva Mundim" w:date="2020-10-28T18:21:00Z">
        <w:r w:rsidRPr="003F395A" w:rsidDel="008C78E4">
          <w:rPr>
            <w:rFonts w:cstheme="minorHAnsi"/>
            <w:szCs w:val="24"/>
          </w:rPr>
          <w:delText>que aqui se pretende propor</w:delText>
        </w:r>
      </w:del>
      <w:ins w:id="383" w:author="Felipe Neiva Mundim" w:date="2020-10-28T18:21:00Z">
        <w:r w:rsidR="008C78E4">
          <w:rPr>
            <w:rFonts w:cstheme="minorHAnsi"/>
            <w:szCs w:val="24"/>
          </w:rPr>
          <w:t>desenvolvidos no presente estudo</w:t>
        </w:r>
      </w:ins>
      <w:r w:rsidRPr="003F395A">
        <w:rPr>
          <w:rFonts w:cstheme="minorHAnsi"/>
          <w:szCs w:val="24"/>
        </w:rPr>
        <w:t xml:space="preserve">. Mudanças regulatórias e no ambiente macroeconômico </w:t>
      </w:r>
      <w:del w:id="384" w:author="Felipe Neiva Mundim" w:date="2020-10-28T18:22:00Z">
        <w:r w:rsidRPr="003F395A" w:rsidDel="008C78E4">
          <w:rPr>
            <w:rFonts w:cstheme="minorHAnsi"/>
            <w:szCs w:val="24"/>
          </w:rPr>
          <w:delText xml:space="preserve">serão </w:delText>
        </w:r>
      </w:del>
      <w:ins w:id="385" w:author="Felipe Neiva Mundim" w:date="2020-10-28T18:22:00Z">
        <w:r w:rsidR="008C78E4">
          <w:rPr>
            <w:rFonts w:cstheme="minorHAnsi"/>
            <w:szCs w:val="24"/>
          </w:rPr>
          <w:t>são</w:t>
        </w:r>
        <w:r w:rsidR="008C78E4" w:rsidRPr="003F395A">
          <w:rPr>
            <w:rFonts w:cstheme="minorHAnsi"/>
            <w:szCs w:val="24"/>
          </w:rPr>
          <w:t xml:space="preserve"> </w:t>
        </w:r>
      </w:ins>
      <w:r w:rsidRPr="003F395A">
        <w:rPr>
          <w:rFonts w:cstheme="minorHAnsi"/>
          <w:szCs w:val="24"/>
        </w:rPr>
        <w:t xml:space="preserve">os principais fatores considerados, de acordo com os resultados 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"6", "uris" : [ "http://www.mendeley.com/documents/?uuid=00496502-69e4-4772-bd2d-86a8d3fa9c9e" ] } ], "mendeley" : { "formattedCitation" : "Cort\u00e9s, Agudelo, e Mongrut (2017, 6)", "manualFormatting" : "Cort\u00e9s, Agudelo, e Mongrut (2017, 4)", "plainTextFormattedCitation" : "Cort\u00e9s, Agudelo, e Mongrut (2017, 6)", "previouslyFormattedCitation" : "Cort\u00e9s, Agudelo, e Mongrut (2017, 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 xml:space="preserve">Cortés, Agudelo, e Mongrut (2017, </w:t>
      </w:r>
      <w:del w:id="386" w:author="Felipe Neiva Mundim" w:date="2020-10-28T18:21:00Z">
        <w:r w:rsidRPr="003F395A" w:rsidDel="008C78E4">
          <w:rPr>
            <w:rFonts w:cstheme="minorHAnsi"/>
            <w:noProof/>
            <w:szCs w:val="24"/>
          </w:rPr>
          <w:delText>4</w:delText>
        </w:r>
      </w:del>
      <w:ins w:id="387" w:author="Felipe Neiva Mundim" w:date="2020-10-28T18:21:00Z">
        <w:r w:rsidR="008C78E4">
          <w:rPr>
            <w:rFonts w:cstheme="minorHAnsi"/>
            <w:noProof/>
            <w:szCs w:val="24"/>
          </w:rPr>
          <w:t>3</w:t>
        </w:r>
      </w:ins>
      <w:r w:rsidRPr="003F395A">
        <w:rPr>
          <w:rFonts w:cstheme="minorHAnsi"/>
          <w:noProof/>
          <w:szCs w:val="24"/>
        </w:rPr>
        <w:t>)</w:t>
      </w:r>
      <w:r w:rsidRPr="003F395A">
        <w:rPr>
          <w:rFonts w:cstheme="minorHAnsi"/>
          <w:szCs w:val="24"/>
        </w:rPr>
        <w:fldChar w:fldCharType="end"/>
      </w:r>
      <w:r w:rsidRPr="003F395A">
        <w:rPr>
          <w:rFonts w:cstheme="minorHAnsi"/>
          <w:szCs w:val="24"/>
        </w:rPr>
        <w:t>.</w:t>
      </w:r>
    </w:p>
    <w:p w14:paraId="4E15E37B" w14:textId="3BFF97FA" w:rsidR="00AA724F" w:rsidRPr="00C271BA" w:rsidRDefault="008C78E4" w:rsidP="00C271BA">
      <w:pPr>
        <w:autoSpaceDE w:val="0"/>
        <w:autoSpaceDN w:val="0"/>
        <w:adjustRightInd w:val="0"/>
        <w:spacing w:after="120" w:line="240" w:lineRule="auto"/>
        <w:ind w:left="1984"/>
        <w:rPr>
          <w:rFonts w:cstheme="minorHAnsi"/>
          <w:sz w:val="20"/>
          <w:szCs w:val="24"/>
        </w:rPr>
      </w:pPr>
      <w:commentRangeStart w:id="388"/>
      <w:ins w:id="389" w:author="Felipe Neiva Mundim" w:date="2020-10-28T18:18:00Z">
        <w:r>
          <w:rPr>
            <w:rFonts w:cstheme="minorHAnsi"/>
            <w:sz w:val="20"/>
            <w:szCs w:val="24"/>
          </w:rPr>
          <w:t>[...]</w:t>
        </w:r>
        <w:r w:rsidRPr="008C78E4">
          <w:rPr>
            <w:rFonts w:cstheme="minorHAnsi"/>
            <w:sz w:val="20"/>
            <w:szCs w:val="24"/>
          </w:rPr>
          <w:t xml:space="preserve"> diferentes modelos de dados em painel mostram evidências </w:t>
        </w:r>
        <w:r>
          <w:rPr>
            <w:rFonts w:cstheme="minorHAnsi"/>
            <w:sz w:val="20"/>
            <w:szCs w:val="24"/>
          </w:rPr>
          <w:t xml:space="preserve">consistentes </w:t>
        </w:r>
        <w:r w:rsidRPr="008C78E4">
          <w:rPr>
            <w:rFonts w:cstheme="minorHAnsi"/>
            <w:sz w:val="20"/>
            <w:szCs w:val="24"/>
          </w:rPr>
          <w:t xml:space="preserve">que apoiam um conjunto de variáveis macroeconômicas como impulsionadores da atividade de </w:t>
        </w:r>
        <w:r>
          <w:rPr>
            <w:rFonts w:cstheme="minorHAnsi"/>
            <w:sz w:val="20"/>
            <w:szCs w:val="24"/>
          </w:rPr>
          <w:t>fusões e aquisiç</w:t>
        </w:r>
      </w:ins>
      <w:ins w:id="390" w:author="Felipe Neiva Mundim" w:date="2020-10-28T18:19:00Z">
        <w:r>
          <w:rPr>
            <w:rFonts w:cstheme="minorHAnsi"/>
            <w:sz w:val="20"/>
            <w:szCs w:val="24"/>
          </w:rPr>
          <w:t>ões</w:t>
        </w:r>
      </w:ins>
      <w:ins w:id="391" w:author="Felipe Neiva Mundim" w:date="2020-10-28T18:18:00Z">
        <w:r w:rsidRPr="008C78E4">
          <w:rPr>
            <w:rFonts w:cstheme="minorHAnsi"/>
            <w:sz w:val="20"/>
            <w:szCs w:val="24"/>
          </w:rPr>
          <w:t xml:space="preserve"> na América Latina. </w:t>
        </w:r>
      </w:ins>
      <w:ins w:id="392" w:author="Felipe Neiva Mundim" w:date="2020-10-28T18:19:00Z">
        <w:r>
          <w:rPr>
            <w:rFonts w:cstheme="minorHAnsi"/>
            <w:sz w:val="20"/>
            <w:szCs w:val="24"/>
          </w:rPr>
          <w:t>Descobriu-se</w:t>
        </w:r>
      </w:ins>
      <w:ins w:id="393" w:author="Felipe Neiva Mundim" w:date="2020-10-28T18:18:00Z">
        <w:r w:rsidRPr="008C78E4">
          <w:rPr>
            <w:rFonts w:cstheme="minorHAnsi"/>
            <w:sz w:val="20"/>
            <w:szCs w:val="24"/>
          </w:rPr>
          <w:t xml:space="preserve"> que as va</w:t>
        </w:r>
        <w:r>
          <w:rPr>
            <w:rFonts w:cstheme="minorHAnsi"/>
            <w:sz w:val="20"/>
            <w:szCs w:val="24"/>
          </w:rPr>
          <w:t xml:space="preserve">riáveis macroeconômicas do país </w:t>
        </w:r>
        <w:r w:rsidRPr="008C78E4">
          <w:rPr>
            <w:rFonts w:cstheme="minorHAnsi"/>
            <w:sz w:val="20"/>
            <w:szCs w:val="24"/>
          </w:rPr>
          <w:t xml:space="preserve">alvo, como a taxa de juros, o crescimento do </w:t>
        </w:r>
        <w:r>
          <w:rPr>
            <w:rFonts w:cstheme="minorHAnsi"/>
            <w:sz w:val="20"/>
            <w:szCs w:val="24"/>
          </w:rPr>
          <w:t>PIB</w:t>
        </w:r>
        <w:r w:rsidRPr="008C78E4">
          <w:rPr>
            <w:rFonts w:cstheme="minorHAnsi"/>
            <w:sz w:val="20"/>
            <w:szCs w:val="24"/>
          </w:rPr>
          <w:t xml:space="preserve"> e o desemprego, parecem ser significativas e com o sinal previsto.</w:t>
        </w:r>
      </w:ins>
      <w:ins w:id="394" w:author="Felipe Neiva Mundim" w:date="2020-10-30T12:19:00Z">
        <w:r w:rsidR="00EA5198" w:rsidRPr="00EA5198">
          <w:rPr>
            <w:rFonts w:cstheme="minorHAnsi"/>
            <w:sz w:val="20"/>
            <w:szCs w:val="20"/>
          </w:rPr>
          <w:t xml:space="preserve"> </w:t>
        </w:r>
        <w:r w:rsidR="00EA5198">
          <w:rPr>
            <w:rFonts w:cstheme="minorHAnsi"/>
            <w:sz w:val="20"/>
            <w:szCs w:val="20"/>
          </w:rPr>
          <w:t>(</w:t>
        </w:r>
        <w:r w:rsidR="00EA5198" w:rsidRPr="00EA5198">
          <w:rPr>
            <w:rFonts w:cstheme="minorHAnsi"/>
            <w:sz w:val="20"/>
            <w:szCs w:val="20"/>
          </w:rPr>
          <w:t>CORTÉS</w:t>
        </w:r>
        <w:r w:rsidR="00EA5198">
          <w:rPr>
            <w:rFonts w:cstheme="minorHAnsi"/>
            <w:sz w:val="20"/>
            <w:szCs w:val="20"/>
          </w:rPr>
          <w:t xml:space="preserve"> et al., 2017, p.3</w:t>
        </w:r>
        <w:r w:rsidR="00EA5198" w:rsidRPr="00EA5198">
          <w:rPr>
            <w:rFonts w:cstheme="minorHAnsi"/>
            <w:sz w:val="20"/>
            <w:szCs w:val="20"/>
          </w:rPr>
          <w:t>, tradução nossa</w:t>
        </w:r>
        <w:r w:rsidR="00EA5198">
          <w:rPr>
            <w:rFonts w:cstheme="minorHAnsi"/>
            <w:sz w:val="20"/>
            <w:szCs w:val="20"/>
          </w:rPr>
          <w:t>)</w:t>
        </w:r>
      </w:ins>
      <w:del w:id="395" w:author="Felipe Neiva Mundim" w:date="2020-10-26T10:37:00Z">
        <w:r w:rsidR="00AA724F" w:rsidRPr="00C271BA" w:rsidDel="000108EB">
          <w:rPr>
            <w:rFonts w:cstheme="minorHAnsi"/>
            <w:sz w:val="20"/>
            <w:szCs w:val="24"/>
          </w:rPr>
          <w:delText>The models consistently show evidence supporting the neoclassical model as the fundamental motivation for M&amp;A activity in Latin America. We found that macro economic variables like interest rate, GDP growth and unemployment, appear significant and with the predicted sign</w:delText>
        </w:r>
      </w:del>
      <w:del w:id="396" w:author="Felipe Neiva Mundim" w:date="2020-10-30T12:19:00Z">
        <w:r w:rsidR="00AA724F" w:rsidRPr="00C271BA" w:rsidDel="00EA5198">
          <w:rPr>
            <w:rFonts w:cstheme="minorHAnsi"/>
            <w:sz w:val="20"/>
            <w:szCs w:val="24"/>
          </w:rPr>
          <w:delText>.</w:delText>
        </w:r>
      </w:del>
      <w:commentRangeEnd w:id="388"/>
      <w:r>
        <w:rPr>
          <w:rStyle w:val="Refdecomentrio"/>
        </w:rPr>
        <w:commentReference w:id="388"/>
      </w:r>
    </w:p>
    <w:p w14:paraId="38C4B94E" w14:textId="40493DF9" w:rsidR="00AA724F" w:rsidRPr="003F395A" w:rsidRDefault="00AA724F" w:rsidP="00C271BA">
      <w:pPr>
        <w:spacing w:after="120" w:line="360" w:lineRule="auto"/>
        <w:ind w:firstLine="709"/>
        <w:rPr>
          <w:rFonts w:cstheme="minorHAnsi"/>
          <w:szCs w:val="24"/>
        </w:rPr>
      </w:pPr>
      <w:r w:rsidRPr="003F395A">
        <w:rPr>
          <w:rFonts w:cstheme="minorHAnsi"/>
          <w:szCs w:val="24"/>
        </w:rPr>
        <w:t xml:space="preserve">Ademais, </w:t>
      </w:r>
      <w:del w:id="397" w:author="Felipe Neiva Mundim" w:date="2020-10-28T18:22:00Z">
        <w:r w:rsidRPr="003F395A" w:rsidDel="008C78E4">
          <w:rPr>
            <w:rFonts w:cstheme="minorHAnsi"/>
            <w:szCs w:val="24"/>
          </w:rPr>
          <w:delText xml:space="preserve">estas </w:delText>
        </w:r>
      </w:del>
      <w:ins w:id="398" w:author="Felipe Neiva Mundim" w:date="2020-10-28T18:22:00Z">
        <w:r w:rsidR="008C78E4">
          <w:rPr>
            <w:rFonts w:cstheme="minorHAnsi"/>
            <w:szCs w:val="24"/>
          </w:rPr>
          <w:t>essas</w:t>
        </w:r>
        <w:r w:rsidR="008C78E4" w:rsidRPr="003F395A">
          <w:rPr>
            <w:rFonts w:cstheme="minorHAnsi"/>
            <w:szCs w:val="24"/>
          </w:rPr>
          <w:t xml:space="preserve"> </w:t>
        </w:r>
      </w:ins>
      <w:r w:rsidRPr="003F395A">
        <w:rPr>
          <w:rFonts w:cstheme="minorHAnsi"/>
          <w:szCs w:val="24"/>
        </w:rPr>
        <w:t xml:space="preserve">variáveis (ou fatores) </w:t>
      </w:r>
      <w:commentRangeStart w:id="399"/>
      <w:del w:id="400" w:author="Felipe Neiva Mundim" w:date="2020-10-28T18:29:00Z">
        <w:r w:rsidRPr="003F395A" w:rsidDel="00213F01">
          <w:rPr>
            <w:rFonts w:cstheme="minorHAnsi"/>
            <w:szCs w:val="24"/>
          </w:rPr>
          <w:delText xml:space="preserve">também </w:delText>
        </w:r>
      </w:del>
      <w:commentRangeEnd w:id="399"/>
      <w:r w:rsidR="00213F01">
        <w:rPr>
          <w:rStyle w:val="Refdecomentrio"/>
        </w:rPr>
        <w:commentReference w:id="399"/>
      </w:r>
      <w:r w:rsidRPr="003F395A">
        <w:rPr>
          <w:rFonts w:cstheme="minorHAnsi"/>
          <w:szCs w:val="24"/>
        </w:rPr>
        <w:t xml:space="preserve">foram consideradas nos textos de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w:t>
      </w:r>
      <w:r w:rsidRPr="003F395A">
        <w:rPr>
          <w:rFonts w:cstheme="minorHAnsi"/>
          <w:szCs w:val="24"/>
        </w:rPr>
        <w:fldChar w:fldCharType="begin" w:fldLock="1"/>
      </w:r>
      <w:r w:rsidRPr="003F395A">
        <w:rPr>
          <w:rFonts w:cstheme="minorHAnsi"/>
          <w:szCs w:val="24"/>
        </w:rPr>
        <w:instrText>ADDIN CSL_CITATION { "citationItems" : [ { "id" : "ITEM-1", "itemData" : { "DOI" : "10.1016/j.jbusres.2008.10.004", "ISBN" : "0148-2963", "ISSN" : "01482963", "abstract" : "This article analyzes the determinants of cross-border M&amp;As in the Latin American region during the period 1998-2004. Using a unique dataset of 868 Mergers and Acquisitions (M&amp;A) events, the study focuses attention on the effect of macroeconomic and investor protection conditions in the countries where the companies reside over the likelihood of these companies participating in a cross-border M&amp;A transaction. The study considers the effect of company-specific variables in the likelihood of going cross-border. Univariate analysis and logistic regressions strongly support the idea that better economic and business-friendly conditions in the countries where the target operates, increase the likelihood of cross-border merger. Results show that not only is the business environment in the target country important but also in the bidder country. Lower levels of property rights protection in the acquirer country negatively affect the likelihood of a cross-border deal. Finally, the likelihood of a cross-border merger increases when the target faces higher cost of funding than the acquirer's. \u00a9 2008 Elsevier Inc. All rights reserved.", "author" : [ { "dropping-particle" : "", "family" : "Pablo", "given" : "Eduardo", "non-dropping-particle" : "", "parse-names" : false, "suffix" : "" } ], "container-title" : "Journal of Business Research", "id" : "ITEM-1", "issue" : "9", "issued" : { "date-parts" : [ [ "2009" ] ] }, "page" : "861-867", "publisher" : "Elsevier Inc.", "title" : "Determinants of cross-border M&amp;As in Latin America", "type" : "article-journal", "volume" : "62" }, "uris" : [ "http://www.mendeley.com/documents/?uuid=4d8cfcc3-2ba6-4c7b-baf5-4d72b9a5dab3" ] } ], "mendeley" : { "formattedCitation" : "Pablo (2009)", "plainTextFormattedCitation" : "Pablo (2009)", "previouslyFormattedCitation" : "Pablo (2009)"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Pablo (2009)</w:t>
      </w:r>
      <w:r w:rsidRPr="003F395A">
        <w:rPr>
          <w:rFonts w:cstheme="minorHAnsi"/>
          <w:szCs w:val="24"/>
        </w:rPr>
        <w:fldChar w:fldCharType="end"/>
      </w:r>
      <w:r w:rsidRPr="003F395A">
        <w:rPr>
          <w:rFonts w:cstheme="minorHAnsi"/>
          <w:szCs w:val="24"/>
        </w:rPr>
        <w:t xml:space="preserve"> 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del w:id="401" w:author="Felipe Neiva Mundim" w:date="2020-10-28T18:30:00Z">
        <w:r w:rsidRPr="003F395A" w:rsidDel="00213F01">
          <w:rPr>
            <w:rFonts w:cstheme="minorHAnsi"/>
            <w:szCs w:val="24"/>
          </w:rPr>
          <w:delText>, referências diretas para o trabalho realizado aqui.</w:delText>
        </w:r>
      </w:del>
      <w:r w:rsidRPr="003F395A">
        <w:rPr>
          <w:rFonts w:cstheme="minorHAnsi"/>
          <w:szCs w:val="24"/>
        </w:rPr>
        <w:t xml:space="preserve"> A despeito dos demais grupos de fatores reconhecidos por </w:t>
      </w:r>
      <w:r w:rsidRPr="003F395A">
        <w:rPr>
          <w:rFonts w:cstheme="minorHAnsi"/>
          <w:szCs w:val="24"/>
        </w:rPr>
        <w:fldChar w:fldCharType="begin" w:fldLock="1"/>
      </w:r>
      <w:r w:rsidRPr="003F395A">
        <w:rPr>
          <w:rFonts w:cstheme="minorHAnsi"/>
          <w:szCs w:val="24"/>
        </w:rPr>
        <w:instrText>ADDIN CSL_CITATION { "citationItems" : [ { "id" : "ITEM-1", "itemData" : { "DOI" : "10.1016/j.jwb.2016.12.005", "ISBN" : "1111111111", "ISSN" : "10909516", "abstract" : "This article, to date, is the first to consolidate, review, and integrate over 250 earlier studies that examine the country-specific determinants of cross-border mergers and acquisitions. Following 6Ws\u2019 systematic review design and protocol, we survey the taxonomy of research published over the past three decades in international business, strategic management, finance, and economics. We present our syntheses in seven strands: macroeconomic and financial markets environment, institutional and regulatory environment, political environment and corruption, tax and the taxation environment, accounting standards and valuation guidelines, cultural environment, and geographical environment. Our integrative review and discussions are framed through Home\u2013Host country, West\u2013South, and South\u2013West directional flows. We then show some highlights of the bibliometric analysis, provide a summary for each country-level determinant, and offer several theoretical propositions and research directions in need of future exploration. The review suggests that better the host country's institutional laws with regard to financial markets, taxation and corporate governance, then higher the number of inward acquisitions. It emphasizes that geopolitical distance, regulatory distance, and cultural distance between developed and developing economies are more likely to be moderated by the target country's market size, natural resources base, and weak institutional laws, especially corporate tax and capital gains tax. Overall, the article contributes to institutional framework and political economy view of globalized production by reviewing the crucial research question \u2013 what determines cross-border merger and acquisition transactions around the world?", "author" : [ { "dropping-particle" : "", "family" : "Xie", "given" : "En", "non-dropping-particle" : "", "parse-names" : false, "suffix" : "" }, { "dropping-particle" : "", "family" : "Reddy", "given" : "K. S.", "non-dropping-particle" : "", "parse-names" : false, "suffix" : "" }, { "dropping-particle" : "", "family" : "Liang", "given" : "Jie", "non-dropping-particle" : "", "parse-names" : false, "suffix" : "" } ], "container-title" : "Journal of World Business", "id" : "ITEM-1", "issue" : "2", "issued" : { "date-parts" : [ [ "2017" ] ] }, "page" : "127-183", "publisher" : "Elsevier Inc.", "title" : "Country-specific determinants of cross-border mergers and acquisitions: A comprehensive review and future research directions", "type" : "article-journal", "volume" : "52" }, "uris" : [ "http://www.mendeley.com/documents/?uuid=d7917ed8-427c-43bb-9279-27574839796d" ] } ], "mendeley" : { "formattedCitation" : "Xie, Reddy, e Liang (2017)", "plainTextFormattedCitation" : "Xie, Reddy, e Liang (2017)", "previouslyFormattedCitation" : "Xie, Reddy, e Liang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Xie, Reddy, e Liang (2017)</w:t>
      </w:r>
      <w:r w:rsidRPr="003F395A">
        <w:rPr>
          <w:rFonts w:cstheme="minorHAnsi"/>
          <w:szCs w:val="24"/>
        </w:rPr>
        <w:fldChar w:fldCharType="end"/>
      </w:r>
      <w:r w:rsidRPr="003F395A">
        <w:rPr>
          <w:rFonts w:cstheme="minorHAnsi"/>
          <w:szCs w:val="24"/>
        </w:rPr>
        <w:t>, este trabalho se restringirá ao subconjunto</w:t>
      </w:r>
      <w:r w:rsidRPr="003F395A">
        <w:rPr>
          <w:szCs w:val="24"/>
        </w:rPr>
        <w:t xml:space="preserve"> de variáveis de a</w:t>
      </w:r>
      <w:r w:rsidRPr="003F395A">
        <w:rPr>
          <w:rFonts w:cstheme="minorHAnsi"/>
          <w:szCs w:val="24"/>
        </w:rPr>
        <w:t>mbiente macroeconômico, financeiro, institucional e regulatório.</w:t>
      </w:r>
    </w:p>
    <w:p w14:paraId="6E05B415" w14:textId="35EA2156" w:rsidR="00AA724F" w:rsidRPr="003F395A" w:rsidRDefault="00AA724F" w:rsidP="00C271BA">
      <w:pPr>
        <w:spacing w:after="120" w:line="360" w:lineRule="auto"/>
        <w:ind w:firstLine="709"/>
        <w:rPr>
          <w:rFonts w:cstheme="minorHAnsi"/>
          <w:szCs w:val="24"/>
        </w:rPr>
      </w:pPr>
      <w:r w:rsidRPr="003F395A">
        <w:rPr>
          <w:rFonts w:cstheme="minorHAnsi"/>
          <w:szCs w:val="24"/>
        </w:rPr>
        <w:t xml:space="preserve">Nem sempre os trabalhos se dedicam a explicar o comportamento do número de atos de concentração como se pretende explicar aqui. De fato, </w:t>
      </w:r>
      <w:del w:id="402" w:author="Felipe Neiva Mundim" w:date="2020-10-28T18:35:00Z">
        <w:r w:rsidRPr="003F395A" w:rsidDel="00213F01">
          <w:rPr>
            <w:rFonts w:cstheme="minorHAnsi"/>
            <w:szCs w:val="24"/>
          </w:rPr>
          <w:delText>muitos trabalhos</w:delText>
        </w:r>
      </w:del>
      <w:ins w:id="403" w:author="Felipe Neiva Mundim" w:date="2020-10-28T18:35:00Z">
        <w:r w:rsidR="00213F01">
          <w:rPr>
            <w:rFonts w:cstheme="minorHAnsi"/>
            <w:szCs w:val="24"/>
          </w:rPr>
          <w:t>muitas pesquisas</w:t>
        </w:r>
      </w:ins>
      <w:r w:rsidRPr="003F395A">
        <w:rPr>
          <w:rFonts w:cstheme="minorHAnsi"/>
          <w:szCs w:val="24"/>
        </w:rPr>
        <w:t xml:space="preserve"> se dedicam a explicar apenas um subconjunto do investimento na forma de fusões e aquisições (</w:t>
      </w:r>
      <w:proofErr w:type="spellStart"/>
      <w:del w:id="404" w:author="Felipe Neiva Mundim" w:date="2020-10-28T18:31:00Z">
        <w:r w:rsidRPr="003F395A" w:rsidDel="00213F01">
          <w:rPr>
            <w:rFonts w:cstheme="minorHAnsi"/>
            <w:szCs w:val="24"/>
          </w:rPr>
          <w:delText xml:space="preserve">Ver </w:delText>
        </w:r>
      </w:del>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w:t>
      </w:r>
      <w:proofErr w:type="spellEnd"/>
      <w:r w:rsidRPr="003F395A">
        <w:rPr>
          <w:rFonts w:cstheme="minorHAnsi"/>
          <w:noProof/>
          <w:szCs w:val="24"/>
        </w:rPr>
        <w:t xml:space="preserve"> e Boateng </w:t>
      </w:r>
      <w:del w:id="405" w:author="Felipe Neiva Mundim" w:date="2020-10-28T18:31:00Z">
        <w:r w:rsidRPr="003F395A" w:rsidDel="00213F01">
          <w:rPr>
            <w:rFonts w:cstheme="minorHAnsi"/>
            <w:noProof/>
            <w:szCs w:val="24"/>
          </w:rPr>
          <w:delText>(</w:delText>
        </w:r>
      </w:del>
      <w:ins w:id="406" w:author="Felipe Neiva Mundim" w:date="2020-10-28T18:31:00Z">
        <w:r w:rsidR="00213F01">
          <w:rPr>
            <w:rFonts w:cstheme="minorHAnsi"/>
            <w:noProof/>
            <w:szCs w:val="24"/>
          </w:rPr>
          <w:t xml:space="preserve">, </w:t>
        </w:r>
      </w:ins>
      <w:r w:rsidRPr="003F395A">
        <w:rPr>
          <w:rFonts w:cstheme="minorHAnsi"/>
          <w:noProof/>
          <w:szCs w:val="24"/>
        </w:rPr>
        <w:t>2011)</w:t>
      </w:r>
      <w:r w:rsidRPr="003F395A">
        <w:rPr>
          <w:rFonts w:cstheme="minorHAnsi"/>
          <w:szCs w:val="24"/>
        </w:rPr>
        <w:fldChar w:fldCharType="end"/>
      </w:r>
      <w:del w:id="407" w:author="Felipe Neiva Mundim" w:date="2020-10-28T18:31:00Z">
        <w:r w:rsidRPr="003F395A" w:rsidDel="00213F01">
          <w:rPr>
            <w:rFonts w:cstheme="minorHAnsi"/>
            <w:szCs w:val="24"/>
          </w:rPr>
          <w:delText>)</w:delText>
        </w:r>
      </w:del>
      <w:r w:rsidRPr="003F395A">
        <w:rPr>
          <w:rFonts w:cstheme="minorHAnsi"/>
          <w:szCs w:val="24"/>
        </w:rPr>
        <w:t xml:space="preserve">, sendo assim, buscar-se-á trazer os resultados desses trabalhos para contribuir, mesmo que de forma parcial, para a formação das hipóteses adotadas </w:t>
      </w:r>
      <w:del w:id="408" w:author="Felipe Neiva Mundim" w:date="2020-10-28T18:36:00Z">
        <w:r w:rsidRPr="003F395A" w:rsidDel="00213F01">
          <w:rPr>
            <w:rFonts w:cstheme="minorHAnsi"/>
            <w:szCs w:val="24"/>
          </w:rPr>
          <w:delText>aqui</w:delText>
        </w:r>
      </w:del>
      <w:ins w:id="409" w:author="Felipe Neiva Mundim" w:date="2020-10-28T18:36:00Z">
        <w:r w:rsidR="00213F01">
          <w:rPr>
            <w:rFonts w:cstheme="minorHAnsi"/>
            <w:szCs w:val="24"/>
          </w:rPr>
          <w:t>nesta pesquisa</w:t>
        </w:r>
      </w:ins>
      <w:r w:rsidRPr="003F395A">
        <w:rPr>
          <w:rFonts w:cstheme="minorHAnsi"/>
          <w:szCs w:val="24"/>
        </w:rPr>
        <w:t xml:space="preserve">. Quando possível, buscar-se-á adaptar as hipóteses sobre os demais modos de investimento na forma de </w:t>
      </w:r>
      <w:del w:id="410" w:author="Felipe Neiva Mundim" w:date="2020-10-28T18:36:00Z">
        <w:r w:rsidRPr="003F395A" w:rsidDel="00213F01">
          <w:rPr>
            <w:rFonts w:cstheme="minorHAnsi"/>
            <w:szCs w:val="24"/>
          </w:rPr>
          <w:delText>atos de concentração</w:delText>
        </w:r>
      </w:del>
      <w:ins w:id="411" w:author="Felipe Neiva Mundim" w:date="2020-10-28T18:36:00Z">
        <w:r w:rsidR="00213F01">
          <w:rPr>
            <w:rFonts w:cstheme="minorHAnsi"/>
            <w:szCs w:val="24"/>
          </w:rPr>
          <w:t>AC</w:t>
        </w:r>
      </w:ins>
      <w:r w:rsidRPr="003F395A">
        <w:rPr>
          <w:rFonts w:cstheme="minorHAnsi"/>
          <w:szCs w:val="24"/>
        </w:rPr>
        <w:t>.</w:t>
      </w:r>
    </w:p>
    <w:p w14:paraId="6BDA8628" w14:textId="2B25B637" w:rsidR="00AA724F" w:rsidRDefault="006943CF" w:rsidP="00C271BA">
      <w:pPr>
        <w:spacing w:after="120" w:line="360" w:lineRule="auto"/>
        <w:ind w:firstLine="709"/>
        <w:rPr>
          <w:rFonts w:cstheme="minorHAnsi"/>
          <w:szCs w:val="24"/>
        </w:rPr>
      </w:pPr>
      <w:ins w:id="412" w:author="Felipe Neiva Mundim" w:date="2020-10-28T18:36:00Z">
        <w:r>
          <w:rPr>
            <w:szCs w:val="24"/>
          </w:rPr>
          <w:t xml:space="preserve">Em suma, </w:t>
        </w:r>
      </w:ins>
      <w:r w:rsidRPr="003F395A">
        <w:rPr>
          <w:szCs w:val="24"/>
        </w:rPr>
        <w:t xml:space="preserve">uma </w:t>
      </w:r>
      <w:r w:rsidR="00AA724F" w:rsidRPr="003F395A">
        <w:rPr>
          <w:szCs w:val="24"/>
        </w:rPr>
        <w:t xml:space="preserve">decisão por um ato de concentração nada mais é do que uma decisão de investimento. Dessa forma, são descritas abaixo as variáveis indicadas pela literatura </w:t>
      </w:r>
      <w:ins w:id="413" w:author="Felipe Neiva Mundim" w:date="2020-10-28T18:37:00Z">
        <w:r>
          <w:rPr>
            <w:szCs w:val="24"/>
          </w:rPr>
          <w:t xml:space="preserve">econômica </w:t>
        </w:r>
      </w:ins>
      <w:r w:rsidR="00AA724F" w:rsidRPr="003F395A">
        <w:rPr>
          <w:szCs w:val="24"/>
        </w:rPr>
        <w:t xml:space="preserve">como relevantes para </w:t>
      </w:r>
      <w:del w:id="414" w:author="Felipe Neiva Mundim" w:date="2020-10-28T18:38:00Z">
        <w:r w:rsidR="00AA724F" w:rsidRPr="003F395A" w:rsidDel="006943CF">
          <w:rPr>
            <w:szCs w:val="24"/>
          </w:rPr>
          <w:delText xml:space="preserve">esta </w:delText>
        </w:r>
      </w:del>
      <w:ins w:id="415" w:author="Felipe Neiva Mundim" w:date="2020-10-28T18:38:00Z">
        <w:r>
          <w:rPr>
            <w:szCs w:val="24"/>
          </w:rPr>
          <w:t>essa</w:t>
        </w:r>
        <w:r w:rsidRPr="003F395A">
          <w:rPr>
            <w:szCs w:val="24"/>
          </w:rPr>
          <w:t xml:space="preserve"> </w:t>
        </w:r>
      </w:ins>
      <w:r w:rsidR="00AA724F" w:rsidRPr="003F395A">
        <w:rPr>
          <w:szCs w:val="24"/>
        </w:rPr>
        <w:t>tomada de decisão</w:t>
      </w:r>
      <w:r w:rsidR="00AA724F" w:rsidRPr="003F395A">
        <w:rPr>
          <w:rFonts w:cstheme="minorHAnsi"/>
          <w:szCs w:val="24"/>
        </w:rPr>
        <w:t>, bem como os efeitos esperados em seus respectivos modelos.</w:t>
      </w:r>
    </w:p>
    <w:p w14:paraId="21781026" w14:textId="77777777" w:rsidR="00C271BA" w:rsidRPr="003F395A" w:rsidRDefault="00C271BA" w:rsidP="003F3344">
      <w:pPr>
        <w:spacing w:after="120" w:line="360" w:lineRule="auto"/>
        <w:ind w:firstLine="709"/>
        <w:rPr>
          <w:rFonts w:cstheme="minorHAnsi"/>
          <w:szCs w:val="24"/>
        </w:rPr>
      </w:pPr>
    </w:p>
    <w:p w14:paraId="5C73BE84" w14:textId="77777777" w:rsidR="00B42D7A" w:rsidRPr="00B42D7A" w:rsidRDefault="00B42D7A" w:rsidP="00B42D7A">
      <w:pPr>
        <w:pStyle w:val="PargrafodaLista"/>
        <w:keepNext/>
        <w:keepLines/>
        <w:numPr>
          <w:ilvl w:val="0"/>
          <w:numId w:val="26"/>
        </w:numPr>
        <w:spacing w:before="120" w:after="240" w:line="240" w:lineRule="auto"/>
        <w:contextualSpacing w:val="0"/>
        <w:jc w:val="left"/>
        <w:outlineLvl w:val="1"/>
        <w:rPr>
          <w:ins w:id="416" w:author="Felipe Neiva Mundim" w:date="2020-10-28T16:29:00Z"/>
          <w:rFonts w:cs="Times New Roman"/>
          <w:b/>
          <w:vanish/>
        </w:rPr>
      </w:pPr>
      <w:bookmarkStart w:id="417" w:name="_Toc54797196"/>
      <w:bookmarkStart w:id="418" w:name="_Toc49960022"/>
      <w:bookmarkEnd w:id="417"/>
    </w:p>
    <w:p w14:paraId="1DDA9CD6" w14:textId="77777777" w:rsidR="00B42D7A" w:rsidRPr="00B42D7A" w:rsidRDefault="00B42D7A" w:rsidP="00B42D7A">
      <w:pPr>
        <w:pStyle w:val="PargrafodaLista"/>
        <w:keepNext/>
        <w:keepLines/>
        <w:numPr>
          <w:ilvl w:val="0"/>
          <w:numId w:val="26"/>
        </w:numPr>
        <w:spacing w:before="120" w:after="240" w:line="240" w:lineRule="auto"/>
        <w:contextualSpacing w:val="0"/>
        <w:jc w:val="left"/>
        <w:outlineLvl w:val="1"/>
        <w:rPr>
          <w:ins w:id="419" w:author="Felipe Neiva Mundim" w:date="2020-10-28T16:29:00Z"/>
          <w:rFonts w:cs="Times New Roman"/>
          <w:b/>
          <w:vanish/>
        </w:rPr>
      </w:pPr>
      <w:bookmarkStart w:id="420" w:name="_Toc54797197"/>
      <w:bookmarkEnd w:id="420"/>
    </w:p>
    <w:p w14:paraId="5DEDAEE5" w14:textId="77777777" w:rsidR="00B42D7A" w:rsidRPr="00B42D7A" w:rsidRDefault="00B42D7A" w:rsidP="00B42D7A">
      <w:pPr>
        <w:pStyle w:val="PargrafodaLista"/>
        <w:keepNext/>
        <w:keepLines/>
        <w:numPr>
          <w:ilvl w:val="1"/>
          <w:numId w:val="26"/>
        </w:numPr>
        <w:spacing w:before="120" w:after="240" w:line="240" w:lineRule="auto"/>
        <w:contextualSpacing w:val="0"/>
        <w:jc w:val="left"/>
        <w:outlineLvl w:val="1"/>
        <w:rPr>
          <w:ins w:id="421" w:author="Felipe Neiva Mundim" w:date="2020-10-28T16:29:00Z"/>
          <w:rFonts w:cs="Times New Roman"/>
          <w:b/>
          <w:vanish/>
        </w:rPr>
      </w:pPr>
      <w:bookmarkStart w:id="422" w:name="_Toc54797198"/>
      <w:bookmarkEnd w:id="422"/>
    </w:p>
    <w:p w14:paraId="0AA8736A" w14:textId="77777777" w:rsidR="00B42D7A" w:rsidRPr="00B42D7A" w:rsidRDefault="00B42D7A" w:rsidP="00B42D7A">
      <w:pPr>
        <w:pStyle w:val="PargrafodaLista"/>
        <w:keepNext/>
        <w:keepLines/>
        <w:numPr>
          <w:ilvl w:val="1"/>
          <w:numId w:val="26"/>
        </w:numPr>
        <w:spacing w:before="120" w:after="240" w:line="240" w:lineRule="auto"/>
        <w:contextualSpacing w:val="0"/>
        <w:jc w:val="left"/>
        <w:outlineLvl w:val="1"/>
        <w:rPr>
          <w:ins w:id="423" w:author="Felipe Neiva Mundim" w:date="2020-10-28T16:29:00Z"/>
          <w:rFonts w:cs="Times New Roman"/>
          <w:b/>
          <w:vanish/>
        </w:rPr>
      </w:pPr>
      <w:bookmarkStart w:id="424" w:name="_Toc54797199"/>
      <w:bookmarkEnd w:id="424"/>
    </w:p>
    <w:p w14:paraId="38C85023" w14:textId="77777777" w:rsidR="00B42D7A" w:rsidRPr="00B42D7A" w:rsidRDefault="00B42D7A" w:rsidP="00B42D7A">
      <w:pPr>
        <w:pStyle w:val="PargrafodaLista"/>
        <w:keepNext/>
        <w:keepLines/>
        <w:numPr>
          <w:ilvl w:val="1"/>
          <w:numId w:val="26"/>
        </w:numPr>
        <w:spacing w:before="120" w:after="240" w:line="240" w:lineRule="auto"/>
        <w:contextualSpacing w:val="0"/>
        <w:jc w:val="left"/>
        <w:outlineLvl w:val="1"/>
        <w:rPr>
          <w:ins w:id="425" w:author="Felipe Neiva Mundim" w:date="2020-10-28T16:29:00Z"/>
          <w:rFonts w:cs="Times New Roman"/>
          <w:b/>
          <w:vanish/>
        </w:rPr>
      </w:pPr>
      <w:bookmarkStart w:id="426" w:name="_Toc54797200"/>
      <w:bookmarkEnd w:id="426"/>
    </w:p>
    <w:p w14:paraId="3959A88A" w14:textId="7B604F1F" w:rsidR="00AA724F" w:rsidRPr="00B42D7A" w:rsidRDefault="00AA724F" w:rsidP="00B42D7A">
      <w:pPr>
        <w:pStyle w:val="Ttulo2"/>
        <w:numPr>
          <w:ilvl w:val="2"/>
          <w:numId w:val="26"/>
        </w:numPr>
        <w:ind w:left="709" w:hanging="709"/>
      </w:pPr>
      <w:bookmarkStart w:id="427" w:name="_Toc54797201"/>
      <w:r w:rsidRPr="00B42D7A">
        <w:t>PIB</w:t>
      </w:r>
      <w:bookmarkEnd w:id="418"/>
      <w:bookmarkEnd w:id="427"/>
    </w:p>
    <w:p w14:paraId="3FA38149" w14:textId="2B0BA4AD" w:rsidR="00AA724F" w:rsidRPr="003F395A" w:rsidRDefault="00AA724F" w:rsidP="006B6A49">
      <w:pPr>
        <w:spacing w:after="120" w:line="360" w:lineRule="auto"/>
        <w:ind w:firstLine="709"/>
        <w:rPr>
          <w:rFonts w:cstheme="minorHAnsi"/>
          <w:szCs w:val="24"/>
        </w:rPr>
      </w:pPr>
      <w:r w:rsidRPr="003F395A">
        <w:rPr>
          <w:rFonts w:cstheme="minorHAnsi"/>
          <w:szCs w:val="24"/>
        </w:rPr>
        <w:t xml:space="preserve">A relação entre o PIB e o número de </w:t>
      </w:r>
      <w:del w:id="428" w:author="Felipe Neiva Mundim" w:date="2020-10-28T18:38:00Z">
        <w:r w:rsidRPr="003F395A" w:rsidDel="006943CF">
          <w:rPr>
            <w:rFonts w:cstheme="minorHAnsi"/>
            <w:szCs w:val="24"/>
          </w:rPr>
          <w:delText>atos de concentração</w:delText>
        </w:r>
      </w:del>
      <w:ins w:id="429" w:author="Felipe Neiva Mundim" w:date="2020-10-28T18:38:00Z">
        <w:r w:rsidR="006943CF">
          <w:rPr>
            <w:rFonts w:cstheme="minorHAnsi"/>
            <w:szCs w:val="24"/>
          </w:rPr>
          <w:t>AC</w:t>
        </w:r>
      </w:ins>
      <w:r w:rsidRPr="003F395A">
        <w:rPr>
          <w:rFonts w:cstheme="minorHAnsi"/>
          <w:szCs w:val="24"/>
        </w:rPr>
        <w:t xml:space="preserve"> encontrada em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seria negativa, conforme observa-se em seus resultados. Conforme os autores, há </w:t>
      </w:r>
      <w:del w:id="430" w:author="Felipe Neiva Mundim" w:date="2020-10-28T18:45:00Z">
        <w:r w:rsidRPr="003F395A" w:rsidDel="006943CF">
          <w:rPr>
            <w:rFonts w:cstheme="minorHAnsi"/>
            <w:szCs w:val="24"/>
          </w:rPr>
          <w:delText xml:space="preserve">sim </w:delText>
        </w:r>
      </w:del>
      <w:r w:rsidRPr="003F395A">
        <w:rPr>
          <w:rFonts w:cstheme="minorHAnsi"/>
          <w:szCs w:val="24"/>
        </w:rPr>
        <w:t xml:space="preserve">literatura que suporte </w:t>
      </w:r>
      <w:del w:id="431" w:author="Felipe Neiva Mundim" w:date="2020-10-28T18:45:00Z">
        <w:r w:rsidRPr="003F395A" w:rsidDel="006943CF">
          <w:rPr>
            <w:rFonts w:cstheme="minorHAnsi"/>
            <w:szCs w:val="24"/>
          </w:rPr>
          <w:delText xml:space="preserve">este </w:delText>
        </w:r>
      </w:del>
      <w:ins w:id="432" w:author="Felipe Neiva Mundim" w:date="2020-10-28T18:45:00Z">
        <w:r w:rsidR="006943CF">
          <w:rPr>
            <w:rFonts w:cstheme="minorHAnsi"/>
            <w:szCs w:val="24"/>
          </w:rPr>
          <w:t>esse</w:t>
        </w:r>
        <w:r w:rsidR="006943CF" w:rsidRPr="003F395A">
          <w:rPr>
            <w:rFonts w:cstheme="minorHAnsi"/>
            <w:szCs w:val="24"/>
          </w:rPr>
          <w:t xml:space="preserve"> </w:t>
        </w:r>
      </w:ins>
      <w:r w:rsidRPr="003F395A">
        <w:rPr>
          <w:rFonts w:cstheme="minorHAnsi"/>
          <w:szCs w:val="24"/>
        </w:rPr>
        <w:t>resultado</w:t>
      </w:r>
      <w:del w:id="433" w:author="Felipe Neiva Mundim" w:date="2020-10-28T18:46:00Z">
        <w:r w:rsidRPr="003F395A" w:rsidDel="006943CF">
          <w:rPr>
            <w:rFonts w:cstheme="minorHAnsi"/>
            <w:szCs w:val="24"/>
          </w:rPr>
          <w:delText xml:space="preserve"> (</w:delText>
        </w:r>
        <w:r w:rsidRPr="003F395A" w:rsidDel="006943CF">
          <w:rPr>
            <w:rFonts w:cstheme="minorHAnsi"/>
            <w:szCs w:val="24"/>
          </w:rPr>
          <w:fldChar w:fldCharType="begin" w:fldLock="1"/>
        </w:r>
        <w:r w:rsidRPr="003F395A" w:rsidDel="006943CF">
          <w:rPr>
            <w:rFonts w:cstheme="minorHAnsi"/>
            <w:szCs w:val="24"/>
          </w:rPr>
          <w:del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"17", "uris" : [ "http://www.mendeley.com/documents/?uuid=00496502-69e4-4772-bd2d-86a8d3fa9c9e" ] } ], "mendeley" : { "formattedCitation" : "Cort\u00e9s, Agudelo, e Mongrut (2017, 17)", "manualFormatting" : "Cort\u00e9s, Agudelo, e Mongrut (2017, 14)", "plainTextFormattedCitation" : "Cort\u00e9s, Agudelo, e Mongrut (2017, 17)", "previouslyFormattedCitation" : "Cort\u00e9s, Agudelo, e Mongrut (2017, 17)" }, "properties" : {  }, "schema" : "https://github.com/citation-style-language/schema/raw/master/csl-citation.json" }</w:delInstrText>
        </w:r>
        <w:r w:rsidRPr="003F395A" w:rsidDel="006943CF">
          <w:rPr>
            <w:rFonts w:cstheme="minorHAnsi"/>
            <w:szCs w:val="24"/>
          </w:rPr>
          <w:fldChar w:fldCharType="separate"/>
        </w:r>
        <w:r w:rsidRPr="003F395A" w:rsidDel="006943CF">
          <w:rPr>
            <w:rFonts w:cstheme="minorHAnsi"/>
            <w:noProof/>
            <w:szCs w:val="24"/>
          </w:rPr>
          <w:delText>Cortés, Agudelo, e Mongrut (2017, 14)</w:delText>
        </w:r>
        <w:r w:rsidRPr="003F395A" w:rsidDel="006943CF">
          <w:rPr>
            <w:rFonts w:cstheme="minorHAnsi"/>
            <w:szCs w:val="24"/>
          </w:rPr>
          <w:fldChar w:fldCharType="end"/>
        </w:r>
        <w:r w:rsidRPr="003F395A" w:rsidDel="006943CF">
          <w:rPr>
            <w:rFonts w:cstheme="minorHAnsi"/>
            <w:szCs w:val="24"/>
          </w:rPr>
          <w:delText>)</w:delText>
        </w:r>
      </w:del>
      <w:r w:rsidRPr="003F395A">
        <w:rPr>
          <w:rFonts w:cstheme="minorHAnsi"/>
          <w:szCs w:val="24"/>
        </w:rPr>
        <w:t>:</w:t>
      </w:r>
    </w:p>
    <w:p w14:paraId="7EA3AE79" w14:textId="60160292" w:rsidR="00AA724F" w:rsidRPr="00387108" w:rsidRDefault="008B14ED" w:rsidP="00585E15">
      <w:pPr>
        <w:autoSpaceDE w:val="0"/>
        <w:autoSpaceDN w:val="0"/>
        <w:adjustRightInd w:val="0"/>
        <w:spacing w:after="120" w:line="240" w:lineRule="auto"/>
        <w:ind w:left="1984"/>
        <w:rPr>
          <w:rFonts w:cstheme="minorHAnsi"/>
          <w:sz w:val="20"/>
          <w:szCs w:val="24"/>
          <w:lang w:val="en-US"/>
          <w:rPrChange w:id="434" w:author="João Isidio Martins" w:date="2020-10-31T19:21:00Z">
            <w:rPr>
              <w:rFonts w:cstheme="minorHAnsi"/>
              <w:sz w:val="20"/>
              <w:szCs w:val="24"/>
            </w:rPr>
          </w:rPrChange>
        </w:rPr>
      </w:pPr>
      <w:ins w:id="435" w:author="Felipe Neiva Mundim" w:date="2020-10-26T10:59:00Z">
        <w:r w:rsidRPr="003F3344">
          <w:rPr>
            <w:rFonts w:cstheme="minorHAnsi"/>
            <w:sz w:val="20"/>
            <w:szCs w:val="24"/>
          </w:rPr>
          <w:t>[</w:t>
        </w:r>
      </w:ins>
      <w:r w:rsidR="00AA724F" w:rsidRPr="003F3344">
        <w:rPr>
          <w:rFonts w:cstheme="minorHAnsi"/>
          <w:sz w:val="20"/>
          <w:szCs w:val="24"/>
        </w:rPr>
        <w:t>...</w:t>
      </w:r>
      <w:ins w:id="436" w:author="Felipe Neiva Mundim" w:date="2020-10-26T10:59:00Z">
        <w:r w:rsidRPr="003F3344">
          <w:rPr>
            <w:rFonts w:cstheme="minorHAnsi"/>
            <w:sz w:val="20"/>
            <w:szCs w:val="24"/>
          </w:rPr>
          <w:t>]</w:t>
        </w:r>
      </w:ins>
      <w:r w:rsidR="00AA724F" w:rsidRPr="003F3344">
        <w:rPr>
          <w:rFonts w:cstheme="minorHAnsi"/>
          <w:sz w:val="20"/>
          <w:szCs w:val="24"/>
        </w:rPr>
        <w:t xml:space="preserve"> </w:t>
      </w:r>
      <w:r w:rsidR="00AA724F" w:rsidRPr="003F3344">
        <w:rPr>
          <w:rFonts w:cstheme="minorHAnsi"/>
          <w:sz w:val="20"/>
          <w:szCs w:val="24"/>
        </w:rPr>
        <w:fldChar w:fldCharType="begin" w:fldLock="1"/>
      </w:r>
      <w:r w:rsidR="00AA724F" w:rsidRPr="003F3344">
        <w:rPr>
          <w:rFonts w:cstheme="minorHAnsi"/>
          <w:sz w:val="20"/>
          <w:szCs w:val="24"/>
        </w:rPr>
        <w:instrText>ADDIN CSL_CITATION { "citationItems" : [ { "id" : "ITEM-1", "itemData" : { "DOI" : "10.2307/1885453", "ISSN" : "00335533, 15314650", "abstract" : "Introduction, 624.--Economic disturbances and valuation discrepancies, 626.-- Pursuit of monopoly and economies of scale as determinants of merger, 629.-- Statistical tests, 631.--Security prices and valuation discrepancies, 637.", "author" : [ { "dropping-particle" : "", "family" : "Gort", "given" : "Michael", "non-dropping-particle" : "", "parse-names" : false, "suffix" : "" } ], "container-title" : "The Quarterly Journal of Economics", "id" : "ITEM-1", "issue" : "4", "issued" : { "date-parts" : [ [ "1969" ] ] }, "page" : "624-642", "publisher" : "Oxford University Press", "title" : "An Economic Disturbance Theory of Mergers", "type" : "article-journal", "volume" : "83" }, "uris" : [ "http://www.mendeley.com/documents/?uuid=1f6e6843-7bc9-4a19-b6a8-e9dba462c89f" ] } ], "mendeley" : { "formattedCitation" : "</w:instrText>
      </w:r>
      <w:r w:rsidR="00AA724F" w:rsidRPr="00387108">
        <w:rPr>
          <w:rFonts w:cstheme="minorHAnsi"/>
          <w:sz w:val="20"/>
          <w:szCs w:val="24"/>
          <w:lang w:val="en-US"/>
          <w:rPrChange w:id="437" w:author="João Isidio Martins" w:date="2020-10-31T19:21:00Z">
            <w:rPr>
              <w:rFonts w:cstheme="minorHAnsi"/>
              <w:sz w:val="20"/>
              <w:szCs w:val="24"/>
            </w:rPr>
          </w:rPrChange>
        </w:rPr>
        <w:instrText>Gort (1969)", "plainTextFormattedCitation" : "Gort (1969)", "previouslyFormattedCitation" : "Gort (1969)" }, "properties" : {  }, "schema" : "https://github.com/citation-style-language/schema/raw/master/csl-citation.json" }</w:instrText>
      </w:r>
      <w:r w:rsidR="00AA724F" w:rsidRPr="003F3344">
        <w:rPr>
          <w:rFonts w:cstheme="minorHAnsi"/>
          <w:sz w:val="20"/>
          <w:szCs w:val="24"/>
        </w:rPr>
        <w:fldChar w:fldCharType="separate"/>
      </w:r>
      <w:r w:rsidR="00AA724F" w:rsidRPr="00387108">
        <w:rPr>
          <w:rFonts w:cstheme="minorHAnsi"/>
          <w:noProof/>
          <w:sz w:val="20"/>
          <w:szCs w:val="24"/>
          <w:lang w:val="en-US"/>
          <w:rPrChange w:id="438" w:author="João Isidio Martins" w:date="2020-10-31T19:21:00Z">
            <w:rPr>
              <w:rFonts w:cstheme="minorHAnsi"/>
              <w:noProof/>
              <w:sz w:val="20"/>
              <w:szCs w:val="24"/>
            </w:rPr>
          </w:rPrChange>
        </w:rPr>
        <w:t>Gort (1969)</w:t>
      </w:r>
      <w:r w:rsidR="00AA724F" w:rsidRPr="003F3344">
        <w:rPr>
          <w:rFonts w:cstheme="minorHAnsi"/>
          <w:sz w:val="20"/>
          <w:szCs w:val="24"/>
        </w:rPr>
        <w:fldChar w:fldCharType="end"/>
      </w:r>
      <w:r w:rsidR="00AA724F" w:rsidRPr="00387108">
        <w:rPr>
          <w:rFonts w:cstheme="minorHAnsi"/>
          <w:sz w:val="20"/>
          <w:szCs w:val="24"/>
          <w:lang w:val="en-US"/>
          <w:rPrChange w:id="439" w:author="João Isidio Martins" w:date="2020-10-31T19:21:00Z">
            <w:rPr>
              <w:rFonts w:cstheme="minorHAnsi"/>
              <w:sz w:val="20"/>
              <w:szCs w:val="24"/>
            </w:rPr>
          </w:rPrChange>
        </w:rPr>
        <w:t xml:space="preserve">, </w:t>
      </w:r>
      <w:r w:rsidR="00AA724F" w:rsidRPr="003F3344">
        <w:rPr>
          <w:rFonts w:cstheme="minorHAnsi"/>
          <w:sz w:val="20"/>
          <w:szCs w:val="24"/>
        </w:rPr>
        <w:fldChar w:fldCharType="begin" w:fldLock="1"/>
      </w:r>
      <w:r w:rsidR="00AA724F" w:rsidRPr="00387108">
        <w:rPr>
          <w:rFonts w:cstheme="minorHAnsi"/>
          <w:sz w:val="20"/>
          <w:szCs w:val="24"/>
          <w:lang w:val="en-US"/>
          <w:rPrChange w:id="440" w:author="João Isidio Martins" w:date="2020-10-31T19:21:00Z">
            <w:rPr>
              <w:rFonts w:cstheme="minorHAnsi"/>
              <w:sz w:val="20"/>
              <w:szCs w:val="24"/>
            </w:rPr>
          </w:rPrChange>
        </w:rPr>
        <w:instrText>ADDIN CSL_CITATION { "citationItems" : [ { "id" : "ITEM-1", "itemData" : { "DOI" : "10.1002/(SICI)1097-0266(200001)21:1&lt;89::AID-SMJ85&gt;3.0.CO;2-8", "ISSN" : "0143-2095", "author" : [ { "dropping-particle" : "", "family" : "Brouthers", "given" : "Keith D.", "non-dropping-particle" : "", "parse-names" : false, "suffix" : "" }, { "dropping-particle" : "", "family" : "Brouthers", "given" : "Lance Eliot", "non-dropping-particle" : "", "parse-names" : false, "suffix" : "" } ], "container-title" : "Strategic Management Journal", "id" : "ITEM-1", "issue" : "1", "issued" : { "date-parts" : [ [ "2000", "1" ] ] }, "page" : "89-97", "title" : "Acquisition or greenfield start-up? Institutional, cultural and transaction cost influences", "type" : "article-journal", "volume" : "21" }, "uris" : [ "http://www.mendeley.com/documents/?uuid=78074ac3-e35f-477d-a62f-bdb97295719b" ] } ], "mendeley" : { "formattedCitation" : "K. D. Brouthers e Brouthers (2000)", "manualFormatting" : "Brouthers e Brouthers (2000)", "plainTextFormattedCitation" : "K. D. Brouthers e Brouthers (2000)", "previouslyFormattedCitation" : "K. D. Brouthers e Brouthers (2000)" }, "properties" : {  }, "schema" : "https://github.com/citation-style-language/schema/raw/master/csl-citation.json" }</w:instrText>
      </w:r>
      <w:r w:rsidR="00AA724F" w:rsidRPr="003F3344">
        <w:rPr>
          <w:rFonts w:cstheme="minorHAnsi"/>
          <w:sz w:val="20"/>
          <w:szCs w:val="24"/>
        </w:rPr>
        <w:fldChar w:fldCharType="separate"/>
      </w:r>
      <w:r w:rsidR="00AA724F" w:rsidRPr="00387108">
        <w:rPr>
          <w:rFonts w:cstheme="minorHAnsi"/>
          <w:noProof/>
          <w:sz w:val="20"/>
          <w:szCs w:val="24"/>
          <w:lang w:val="en-US"/>
          <w:rPrChange w:id="441" w:author="João Isidio Martins" w:date="2020-10-31T19:21:00Z">
            <w:rPr>
              <w:rFonts w:cstheme="minorHAnsi"/>
              <w:noProof/>
              <w:sz w:val="20"/>
              <w:szCs w:val="24"/>
            </w:rPr>
          </w:rPrChange>
        </w:rPr>
        <w:t>Brouthers e Brouthers (2000)</w:t>
      </w:r>
      <w:r w:rsidR="00AA724F" w:rsidRPr="003F3344">
        <w:rPr>
          <w:rFonts w:cstheme="minorHAnsi"/>
          <w:sz w:val="20"/>
          <w:szCs w:val="24"/>
        </w:rPr>
        <w:fldChar w:fldCharType="end"/>
      </w:r>
      <w:r w:rsidR="00AA724F" w:rsidRPr="00387108">
        <w:rPr>
          <w:rFonts w:cstheme="minorHAnsi"/>
          <w:sz w:val="20"/>
          <w:szCs w:val="24"/>
          <w:lang w:val="en-US"/>
          <w:rPrChange w:id="442" w:author="João Isidio Martins" w:date="2020-10-31T19:21:00Z">
            <w:rPr>
              <w:rFonts w:cstheme="minorHAnsi"/>
              <w:sz w:val="20"/>
              <w:szCs w:val="24"/>
            </w:rPr>
          </w:rPrChange>
        </w:rPr>
        <w:t xml:space="preserve"> </w:t>
      </w:r>
      <w:del w:id="443" w:author="Felipe Neiva Mundim" w:date="2020-10-26T10:58:00Z">
        <w:r w:rsidR="00AA724F" w:rsidRPr="00387108" w:rsidDel="008B14ED">
          <w:rPr>
            <w:rFonts w:cstheme="minorHAnsi"/>
            <w:sz w:val="20"/>
            <w:szCs w:val="24"/>
            <w:lang w:val="en-US"/>
            <w:rPrChange w:id="444" w:author="João Isidio Martins" w:date="2020-10-31T19:21:00Z">
              <w:rPr>
                <w:rFonts w:cstheme="minorHAnsi"/>
                <w:sz w:val="20"/>
                <w:szCs w:val="24"/>
              </w:rPr>
            </w:rPrChange>
          </w:rPr>
          <w:delText xml:space="preserve">and </w:delText>
        </w:r>
      </w:del>
      <w:ins w:id="445" w:author="Felipe Neiva Mundim" w:date="2020-10-26T10:58:00Z">
        <w:r w:rsidRPr="00387108">
          <w:rPr>
            <w:rFonts w:cstheme="minorHAnsi"/>
            <w:sz w:val="20"/>
            <w:szCs w:val="24"/>
            <w:lang w:val="en-US"/>
            <w:rPrChange w:id="446" w:author="João Isidio Martins" w:date="2020-10-31T19:21:00Z">
              <w:rPr>
                <w:rFonts w:cstheme="minorHAnsi"/>
                <w:sz w:val="20"/>
                <w:szCs w:val="24"/>
              </w:rPr>
            </w:rPrChange>
          </w:rPr>
          <w:t xml:space="preserve">e </w:t>
        </w:r>
      </w:ins>
      <w:r w:rsidR="00AA724F" w:rsidRPr="003F3344">
        <w:rPr>
          <w:rFonts w:cstheme="minorHAnsi"/>
          <w:sz w:val="20"/>
          <w:szCs w:val="24"/>
        </w:rPr>
        <w:fldChar w:fldCharType="begin" w:fldLock="1"/>
      </w:r>
      <w:r w:rsidR="00AA724F" w:rsidRPr="00387108">
        <w:rPr>
          <w:rFonts w:cstheme="minorHAnsi"/>
          <w:sz w:val="20"/>
          <w:szCs w:val="24"/>
          <w:lang w:val="en-US"/>
          <w:rPrChange w:id="447" w:author="João Isidio Martins" w:date="2020-10-31T19:21:00Z">
            <w:rPr>
              <w:rFonts w:cstheme="minorHAnsi"/>
              <w:sz w:val="20"/>
              <w:szCs w:val="24"/>
            </w:rPr>
          </w:rPrChange>
        </w:rPr>
        <w:instrText>ADDIN CSL_CITATION { "citationItems" : [ { "id" : "ITEM-1", "itemData" : { "ISSN" : "09729259", "abstract" : "This paper investigates whether aggregate Foreign Direct Investment (FDI), cross-border Mergers and Acquisitions (M&amp;A) and greenfield investments affect economic growth, based on a panel data of 53 countries over the period 1996-2006. Both causality tests and single growth equations are applied to examine this relationship. The evidence suggests that there is bidirectional causality between FDI, M&amp;A and growth. It also suggests that economic growth Granger causes greenfields, but the reverse is not true. The estimation of the growth equation leads us to conclude that FDI through greenfield investments exerts a positive impact on economic growth in both developed and developing countries. Conversely, M&amp;A have a negative effect on the economic growth of developing countries, but insignificant on developed countries. [ABSTRACT FROM AUTHOR]; Copyright of IUP Journal of Business Strategy is the property of IUP Publications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"Neto", "given" : "Paula", "non-dropping-particle" : "", "parse-names" : false, "suffix" : "" }, { "dropping-particle" : "", "family" : "Brand\u00e3o", "given" : "Ant\u00f3nio", "non-dropping-particle" : "", "parse-names" : false, "suffix" : "" }, { "dropping-particle" : "", "family" : "Cerqueira", "given" : "Ant\u00f3nio", "non-dropping-particle" : "", "parse-names" : false, "suffix" : "" } ], "container-title" : "Journal of Business Strategy", "id" : "ITEM-1", "issue" : "4", "issued" : { "date-parts" : [ [ "2010" ] ] }, "page" : "24-45", "title" : "The Macroeconomic Determinants of Cross-Border Mergers and Acquisitions and Greenfield Investments", "type" : "article-journal", "volume" : "7" }, "uris" : [ "http://www.mendeley.com/documents/?uuid=bcf59b9b-8e5b-4095-b49d-7a727f15f173" ] } ], "mendeley" : { "formattedCitation" : "Neto, Brand\u00e3o, e Cerqueira (2010)", "manualFormatting" : "Neto, Brand\u00e3o, and Cerqueira (2010)", "plainTextFormattedCitation" : "Neto, Brand\u00e3o, e Cerqueira (2010)", "previouslyFormattedCitation" : "Neto, Brand\u00e3o, e Cerqueira (2010)" }, "properties" : {  }, "schema" : "https://github.com/citation-style-language/schema/raw/master/csl-citation.json" }</w:instrText>
      </w:r>
      <w:r w:rsidR="00AA724F" w:rsidRPr="003F3344">
        <w:rPr>
          <w:rFonts w:cstheme="minorHAnsi"/>
          <w:sz w:val="20"/>
          <w:szCs w:val="24"/>
        </w:rPr>
        <w:fldChar w:fldCharType="separate"/>
      </w:r>
      <w:r w:rsidR="00AA724F" w:rsidRPr="00387108">
        <w:rPr>
          <w:rFonts w:cstheme="minorHAnsi"/>
          <w:noProof/>
          <w:sz w:val="20"/>
          <w:szCs w:val="24"/>
          <w:lang w:val="en-US"/>
          <w:rPrChange w:id="448" w:author="João Isidio Martins" w:date="2020-10-31T19:21:00Z">
            <w:rPr>
              <w:rFonts w:cstheme="minorHAnsi"/>
              <w:noProof/>
              <w:sz w:val="20"/>
              <w:szCs w:val="24"/>
            </w:rPr>
          </w:rPrChange>
        </w:rPr>
        <w:t>Neto, Brandão, and Cerqueira (2010)</w:t>
      </w:r>
      <w:r w:rsidR="00AA724F" w:rsidRPr="003F3344">
        <w:rPr>
          <w:rFonts w:cstheme="minorHAnsi"/>
          <w:sz w:val="20"/>
          <w:szCs w:val="24"/>
        </w:rPr>
        <w:fldChar w:fldCharType="end"/>
      </w:r>
      <w:r w:rsidR="00AA724F" w:rsidRPr="00387108">
        <w:rPr>
          <w:rFonts w:cstheme="minorHAnsi"/>
          <w:sz w:val="20"/>
          <w:szCs w:val="24"/>
          <w:lang w:val="en-US"/>
          <w:rPrChange w:id="449" w:author="João Isidio Martins" w:date="2020-10-31T19:21:00Z">
            <w:rPr>
              <w:rFonts w:cstheme="minorHAnsi"/>
              <w:sz w:val="20"/>
              <w:szCs w:val="24"/>
            </w:rPr>
          </w:rPrChange>
        </w:rPr>
        <w:t xml:space="preserve">, </w:t>
      </w:r>
      <w:proofErr w:type="spellStart"/>
      <w:ins w:id="450" w:author="Felipe Neiva Mundim" w:date="2020-10-28T18:41:00Z">
        <w:r w:rsidR="006943CF" w:rsidRPr="00387108">
          <w:rPr>
            <w:rFonts w:cstheme="minorHAnsi"/>
            <w:sz w:val="20"/>
            <w:szCs w:val="24"/>
            <w:lang w:val="en-US"/>
            <w:rPrChange w:id="451" w:author="João Isidio Martins" w:date="2020-10-31T19:21:00Z">
              <w:rPr>
                <w:rFonts w:cstheme="minorHAnsi"/>
                <w:sz w:val="20"/>
                <w:szCs w:val="24"/>
              </w:rPr>
            </w:rPrChange>
          </w:rPr>
          <w:t>indicam</w:t>
        </w:r>
        <w:proofErr w:type="spellEnd"/>
        <w:r w:rsidR="006943CF" w:rsidRPr="00387108">
          <w:rPr>
            <w:rFonts w:cstheme="minorHAnsi"/>
            <w:sz w:val="20"/>
            <w:szCs w:val="24"/>
            <w:lang w:val="en-US"/>
            <w:rPrChange w:id="452" w:author="João Isidio Martins" w:date="2020-10-31T19:21:00Z">
              <w:rPr>
                <w:rFonts w:cstheme="minorHAnsi"/>
                <w:sz w:val="20"/>
                <w:szCs w:val="24"/>
              </w:rPr>
            </w:rPrChange>
          </w:rPr>
          <w:t xml:space="preserve"> que </w:t>
        </w:r>
        <w:proofErr w:type="spellStart"/>
        <w:r w:rsidR="006943CF" w:rsidRPr="00387108">
          <w:rPr>
            <w:rFonts w:cstheme="minorHAnsi"/>
            <w:sz w:val="20"/>
            <w:szCs w:val="24"/>
            <w:lang w:val="en-US"/>
            <w:rPrChange w:id="453" w:author="João Isidio Martins" w:date="2020-10-31T19:21:00Z">
              <w:rPr>
                <w:rFonts w:cstheme="minorHAnsi"/>
                <w:sz w:val="20"/>
                <w:szCs w:val="24"/>
              </w:rPr>
            </w:rPrChange>
          </w:rPr>
          <w:t>o</w:t>
        </w:r>
        <w:proofErr w:type="spellEnd"/>
        <w:r w:rsidR="006943CF" w:rsidRPr="00387108">
          <w:rPr>
            <w:rFonts w:cstheme="minorHAnsi"/>
            <w:sz w:val="20"/>
            <w:szCs w:val="24"/>
            <w:lang w:val="en-US"/>
            <w:rPrChange w:id="454"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55" w:author="João Isidio Martins" w:date="2020-10-31T19:21:00Z">
              <w:rPr>
                <w:rFonts w:cstheme="minorHAnsi"/>
                <w:sz w:val="20"/>
                <w:szCs w:val="24"/>
              </w:rPr>
            </w:rPrChange>
          </w:rPr>
          <w:t>aumento</w:t>
        </w:r>
        <w:proofErr w:type="spellEnd"/>
        <w:r w:rsidR="006943CF" w:rsidRPr="00387108">
          <w:rPr>
            <w:rFonts w:cstheme="minorHAnsi"/>
            <w:sz w:val="20"/>
            <w:szCs w:val="24"/>
            <w:lang w:val="en-US"/>
            <w:rPrChange w:id="456" w:author="João Isidio Martins" w:date="2020-10-31T19:21:00Z">
              <w:rPr>
                <w:rFonts w:cstheme="minorHAnsi"/>
                <w:sz w:val="20"/>
                <w:szCs w:val="24"/>
              </w:rPr>
            </w:rPrChange>
          </w:rPr>
          <w:t xml:space="preserve"> da </w:t>
        </w:r>
        <w:proofErr w:type="spellStart"/>
        <w:r w:rsidR="006943CF" w:rsidRPr="00387108">
          <w:rPr>
            <w:rFonts w:cstheme="minorHAnsi"/>
            <w:sz w:val="20"/>
            <w:szCs w:val="24"/>
            <w:lang w:val="en-US"/>
            <w:rPrChange w:id="457" w:author="João Isidio Martins" w:date="2020-10-31T19:21:00Z">
              <w:rPr>
                <w:rFonts w:cstheme="minorHAnsi"/>
                <w:sz w:val="20"/>
                <w:szCs w:val="24"/>
              </w:rPr>
            </w:rPrChange>
          </w:rPr>
          <w:t>demanda</w:t>
        </w:r>
        <w:proofErr w:type="spellEnd"/>
        <w:r w:rsidR="006943CF" w:rsidRPr="00387108">
          <w:rPr>
            <w:rFonts w:cstheme="minorHAnsi"/>
            <w:sz w:val="20"/>
            <w:szCs w:val="24"/>
            <w:lang w:val="en-US"/>
            <w:rPrChange w:id="458"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59" w:author="João Isidio Martins" w:date="2020-10-31T19:21:00Z">
              <w:rPr>
                <w:rFonts w:cstheme="minorHAnsi"/>
                <w:sz w:val="20"/>
                <w:szCs w:val="24"/>
              </w:rPr>
            </w:rPrChange>
          </w:rPr>
          <w:t>agregada</w:t>
        </w:r>
        <w:proofErr w:type="spellEnd"/>
        <w:r w:rsidR="006943CF" w:rsidRPr="00387108">
          <w:rPr>
            <w:rFonts w:cstheme="minorHAnsi"/>
            <w:sz w:val="20"/>
            <w:szCs w:val="24"/>
            <w:lang w:val="en-US"/>
            <w:rPrChange w:id="460"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61" w:author="João Isidio Martins" w:date="2020-10-31T19:21:00Z">
              <w:rPr>
                <w:rFonts w:cstheme="minorHAnsi"/>
                <w:sz w:val="20"/>
                <w:szCs w:val="24"/>
              </w:rPr>
            </w:rPrChange>
          </w:rPr>
          <w:t>pode</w:t>
        </w:r>
        <w:proofErr w:type="spellEnd"/>
        <w:r w:rsidR="006943CF" w:rsidRPr="00387108">
          <w:rPr>
            <w:rFonts w:cstheme="minorHAnsi"/>
            <w:sz w:val="20"/>
            <w:szCs w:val="24"/>
            <w:lang w:val="en-US"/>
            <w:rPrChange w:id="462"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63" w:author="João Isidio Martins" w:date="2020-10-31T19:21:00Z">
              <w:rPr>
                <w:rFonts w:cstheme="minorHAnsi"/>
                <w:sz w:val="20"/>
                <w:szCs w:val="24"/>
              </w:rPr>
            </w:rPrChange>
          </w:rPr>
          <w:t>encorajar</w:t>
        </w:r>
        <w:proofErr w:type="spellEnd"/>
        <w:r w:rsidR="006943CF" w:rsidRPr="00387108">
          <w:rPr>
            <w:rFonts w:cstheme="minorHAnsi"/>
            <w:sz w:val="20"/>
            <w:szCs w:val="24"/>
            <w:lang w:val="en-US"/>
            <w:rPrChange w:id="464" w:author="João Isidio Martins" w:date="2020-10-31T19:21:00Z">
              <w:rPr>
                <w:rFonts w:cstheme="minorHAnsi"/>
                <w:sz w:val="20"/>
                <w:szCs w:val="24"/>
              </w:rPr>
            </w:rPrChange>
          </w:rPr>
          <w:t xml:space="preserve"> a </w:t>
        </w:r>
        <w:proofErr w:type="spellStart"/>
        <w:r w:rsidR="006943CF" w:rsidRPr="00387108">
          <w:rPr>
            <w:rFonts w:cstheme="minorHAnsi"/>
            <w:sz w:val="20"/>
            <w:szCs w:val="24"/>
            <w:lang w:val="en-US"/>
            <w:rPrChange w:id="465" w:author="João Isidio Martins" w:date="2020-10-31T19:21:00Z">
              <w:rPr>
                <w:rFonts w:cstheme="minorHAnsi"/>
                <w:sz w:val="20"/>
                <w:szCs w:val="24"/>
              </w:rPr>
            </w:rPrChange>
          </w:rPr>
          <w:t>criação</w:t>
        </w:r>
        <w:proofErr w:type="spellEnd"/>
        <w:r w:rsidR="006943CF" w:rsidRPr="00387108">
          <w:rPr>
            <w:rFonts w:cstheme="minorHAnsi"/>
            <w:sz w:val="20"/>
            <w:szCs w:val="24"/>
            <w:lang w:val="en-US"/>
            <w:rPrChange w:id="466"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67" w:author="João Isidio Martins" w:date="2020-10-31T19:21:00Z">
              <w:rPr>
                <w:rFonts w:cstheme="minorHAnsi"/>
                <w:sz w:val="20"/>
                <w:szCs w:val="24"/>
              </w:rPr>
            </w:rPrChange>
          </w:rPr>
          <w:t>ou</w:t>
        </w:r>
        <w:proofErr w:type="spellEnd"/>
        <w:r w:rsidR="006943CF" w:rsidRPr="00387108">
          <w:rPr>
            <w:rFonts w:cstheme="minorHAnsi"/>
            <w:sz w:val="20"/>
            <w:szCs w:val="24"/>
            <w:lang w:val="en-US"/>
            <w:rPrChange w:id="468"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69" w:author="João Isidio Martins" w:date="2020-10-31T19:21:00Z">
              <w:rPr>
                <w:rFonts w:cstheme="minorHAnsi"/>
                <w:sz w:val="20"/>
                <w:szCs w:val="24"/>
              </w:rPr>
            </w:rPrChange>
          </w:rPr>
          <w:t>expansão</w:t>
        </w:r>
        <w:proofErr w:type="spellEnd"/>
        <w:r w:rsidR="006943CF" w:rsidRPr="00387108">
          <w:rPr>
            <w:rFonts w:cstheme="minorHAnsi"/>
            <w:sz w:val="20"/>
            <w:szCs w:val="24"/>
            <w:lang w:val="en-US"/>
            <w:rPrChange w:id="470" w:author="João Isidio Martins" w:date="2020-10-31T19:21:00Z">
              <w:rPr>
                <w:rFonts w:cstheme="minorHAnsi"/>
                <w:sz w:val="20"/>
                <w:szCs w:val="24"/>
              </w:rPr>
            </w:rPrChange>
          </w:rPr>
          <w:t xml:space="preserve"> de </w:t>
        </w:r>
        <w:proofErr w:type="spellStart"/>
        <w:r w:rsidR="006943CF" w:rsidRPr="00387108">
          <w:rPr>
            <w:rFonts w:cstheme="minorHAnsi"/>
            <w:sz w:val="20"/>
            <w:szCs w:val="24"/>
            <w:lang w:val="en-US"/>
            <w:rPrChange w:id="471" w:author="João Isidio Martins" w:date="2020-10-31T19:21:00Z">
              <w:rPr>
                <w:rFonts w:cstheme="minorHAnsi"/>
                <w:sz w:val="20"/>
                <w:szCs w:val="24"/>
              </w:rPr>
            </w:rPrChange>
          </w:rPr>
          <w:t>negócios</w:t>
        </w:r>
        <w:proofErr w:type="spellEnd"/>
        <w:r w:rsidR="006943CF" w:rsidRPr="00387108">
          <w:rPr>
            <w:rFonts w:cstheme="minorHAnsi"/>
            <w:sz w:val="20"/>
            <w:szCs w:val="24"/>
            <w:lang w:val="en-US"/>
            <w:rPrChange w:id="472"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73" w:author="João Isidio Martins" w:date="2020-10-31T19:21:00Z">
              <w:rPr>
                <w:rFonts w:cstheme="minorHAnsi"/>
                <w:sz w:val="20"/>
                <w:szCs w:val="24"/>
              </w:rPr>
            </w:rPrChange>
          </w:rPr>
          <w:t>em</w:t>
        </w:r>
        <w:proofErr w:type="spellEnd"/>
        <w:r w:rsidR="006943CF" w:rsidRPr="00387108">
          <w:rPr>
            <w:rFonts w:cstheme="minorHAnsi"/>
            <w:sz w:val="20"/>
            <w:szCs w:val="24"/>
            <w:lang w:val="en-US"/>
            <w:rPrChange w:id="474" w:author="João Isidio Martins" w:date="2020-10-31T19:21:00Z">
              <w:rPr>
                <w:rFonts w:cstheme="minorHAnsi"/>
                <w:sz w:val="20"/>
                <w:szCs w:val="24"/>
              </w:rPr>
            </w:rPrChange>
          </w:rPr>
          <w:t xml:space="preserve"> </w:t>
        </w:r>
        <w:proofErr w:type="spellStart"/>
        <w:r w:rsidR="006943CF" w:rsidRPr="00387108">
          <w:rPr>
            <w:rFonts w:cstheme="minorHAnsi"/>
            <w:sz w:val="20"/>
            <w:szCs w:val="24"/>
            <w:lang w:val="en-US"/>
            <w:rPrChange w:id="475" w:author="João Isidio Martins" w:date="2020-10-31T19:21:00Z">
              <w:rPr>
                <w:rFonts w:cstheme="minorHAnsi"/>
                <w:sz w:val="20"/>
                <w:szCs w:val="24"/>
              </w:rPr>
            </w:rPrChange>
          </w:rPr>
          <w:t>vez</w:t>
        </w:r>
        <w:proofErr w:type="spellEnd"/>
        <w:r w:rsidR="006943CF" w:rsidRPr="00387108">
          <w:rPr>
            <w:rFonts w:cstheme="minorHAnsi"/>
            <w:sz w:val="20"/>
            <w:szCs w:val="24"/>
            <w:lang w:val="en-US"/>
            <w:rPrChange w:id="476" w:author="João Isidio Martins" w:date="2020-10-31T19:21:00Z">
              <w:rPr>
                <w:rFonts w:cstheme="minorHAnsi"/>
                <w:sz w:val="20"/>
                <w:szCs w:val="24"/>
              </w:rPr>
            </w:rPrChange>
          </w:rPr>
          <w:t xml:space="preserve"> do </w:t>
        </w:r>
        <w:proofErr w:type="spellStart"/>
        <w:r w:rsidR="006943CF" w:rsidRPr="00387108">
          <w:rPr>
            <w:rFonts w:cstheme="minorHAnsi"/>
            <w:sz w:val="20"/>
            <w:szCs w:val="24"/>
            <w:lang w:val="en-US"/>
            <w:rPrChange w:id="477" w:author="João Isidio Martins" w:date="2020-10-31T19:21:00Z">
              <w:rPr>
                <w:rFonts w:cstheme="minorHAnsi"/>
                <w:sz w:val="20"/>
                <w:szCs w:val="24"/>
              </w:rPr>
            </w:rPrChange>
          </w:rPr>
          <w:t>crescimento</w:t>
        </w:r>
        <w:proofErr w:type="spellEnd"/>
        <w:r w:rsidR="006943CF" w:rsidRPr="00387108">
          <w:rPr>
            <w:rFonts w:cstheme="minorHAnsi"/>
            <w:sz w:val="20"/>
            <w:szCs w:val="24"/>
            <w:lang w:val="en-US"/>
            <w:rPrChange w:id="478" w:author="João Isidio Martins" w:date="2020-10-31T19:21:00Z">
              <w:rPr>
                <w:rFonts w:cstheme="minorHAnsi"/>
                <w:sz w:val="20"/>
                <w:szCs w:val="24"/>
              </w:rPr>
            </w:rPrChange>
          </w:rPr>
          <w:t xml:space="preserve"> por </w:t>
        </w:r>
        <w:proofErr w:type="spellStart"/>
        <w:r w:rsidR="006943CF" w:rsidRPr="00387108">
          <w:rPr>
            <w:rFonts w:cstheme="minorHAnsi"/>
            <w:sz w:val="20"/>
            <w:szCs w:val="24"/>
            <w:lang w:val="en-US"/>
            <w:rPrChange w:id="479" w:author="João Isidio Martins" w:date="2020-10-31T19:21:00Z">
              <w:rPr>
                <w:rFonts w:cstheme="minorHAnsi"/>
                <w:sz w:val="20"/>
                <w:szCs w:val="24"/>
              </w:rPr>
            </w:rPrChange>
          </w:rPr>
          <w:t>meio</w:t>
        </w:r>
        <w:proofErr w:type="spellEnd"/>
        <w:r w:rsidR="006943CF" w:rsidRPr="00387108">
          <w:rPr>
            <w:rFonts w:cstheme="minorHAnsi"/>
            <w:sz w:val="20"/>
            <w:szCs w:val="24"/>
            <w:lang w:val="en-US"/>
            <w:rPrChange w:id="480" w:author="João Isidio Martins" w:date="2020-10-31T19:21:00Z">
              <w:rPr>
                <w:rFonts w:cstheme="minorHAnsi"/>
                <w:sz w:val="20"/>
                <w:szCs w:val="24"/>
              </w:rPr>
            </w:rPrChange>
          </w:rPr>
          <w:t xml:space="preserve"> de </w:t>
        </w:r>
        <w:proofErr w:type="spellStart"/>
        <w:r w:rsidR="006943CF" w:rsidRPr="00387108">
          <w:rPr>
            <w:rFonts w:cstheme="minorHAnsi"/>
            <w:sz w:val="20"/>
            <w:szCs w:val="24"/>
            <w:lang w:val="en-US"/>
            <w:rPrChange w:id="481" w:author="João Isidio Martins" w:date="2020-10-31T19:21:00Z">
              <w:rPr>
                <w:rFonts w:cstheme="minorHAnsi"/>
                <w:sz w:val="20"/>
                <w:szCs w:val="24"/>
              </w:rPr>
            </w:rPrChange>
          </w:rPr>
          <w:t>fusões</w:t>
        </w:r>
        <w:proofErr w:type="spellEnd"/>
        <w:r w:rsidR="006943CF" w:rsidRPr="00387108">
          <w:rPr>
            <w:rFonts w:cstheme="minorHAnsi"/>
            <w:sz w:val="20"/>
            <w:szCs w:val="24"/>
            <w:lang w:val="en-US"/>
            <w:rPrChange w:id="482" w:author="João Isidio Martins" w:date="2020-10-31T19:21:00Z">
              <w:rPr>
                <w:rFonts w:cstheme="minorHAnsi"/>
                <w:sz w:val="20"/>
                <w:szCs w:val="24"/>
              </w:rPr>
            </w:rPrChange>
          </w:rPr>
          <w:t xml:space="preserve"> e </w:t>
        </w:r>
        <w:proofErr w:type="spellStart"/>
        <w:r w:rsidR="006943CF" w:rsidRPr="00387108">
          <w:rPr>
            <w:rFonts w:cstheme="minorHAnsi"/>
            <w:sz w:val="20"/>
            <w:szCs w:val="24"/>
            <w:lang w:val="en-US"/>
            <w:rPrChange w:id="483" w:author="João Isidio Martins" w:date="2020-10-31T19:21:00Z">
              <w:rPr>
                <w:rFonts w:cstheme="minorHAnsi"/>
                <w:sz w:val="20"/>
                <w:szCs w:val="24"/>
              </w:rPr>
            </w:rPrChange>
          </w:rPr>
          <w:t>aquisições</w:t>
        </w:r>
        <w:proofErr w:type="spellEnd"/>
        <w:r w:rsidR="006943CF" w:rsidRPr="00387108">
          <w:rPr>
            <w:rFonts w:cstheme="minorHAnsi"/>
            <w:sz w:val="20"/>
            <w:szCs w:val="24"/>
            <w:lang w:val="en-US"/>
            <w:rPrChange w:id="484" w:author="João Isidio Martins" w:date="2020-10-31T19:21:00Z">
              <w:rPr>
                <w:rFonts w:cstheme="minorHAnsi"/>
                <w:sz w:val="20"/>
                <w:szCs w:val="24"/>
              </w:rPr>
            </w:rPrChange>
          </w:rPr>
          <w:t xml:space="preserve">. </w:t>
        </w:r>
        <w:r w:rsidR="006943CF" w:rsidRPr="006943CF">
          <w:rPr>
            <w:rFonts w:cstheme="minorHAnsi"/>
            <w:sz w:val="20"/>
            <w:szCs w:val="24"/>
          </w:rPr>
          <w:t xml:space="preserve">Em segundo lugar, uma economia fraca pode ser favorável a estratégias de consolidação usando </w:t>
        </w:r>
      </w:ins>
      <w:ins w:id="485" w:author="Felipe Neiva Mundim" w:date="2020-10-28T18:44:00Z">
        <w:r w:rsidR="006943CF">
          <w:rPr>
            <w:rFonts w:cstheme="minorHAnsi"/>
            <w:sz w:val="20"/>
            <w:szCs w:val="24"/>
          </w:rPr>
          <w:t>fusões e aquisições</w:t>
        </w:r>
      </w:ins>
      <w:ins w:id="486" w:author="Felipe Neiva Mundim" w:date="2020-10-28T18:41:00Z">
        <w:r w:rsidR="006943CF" w:rsidRPr="006943CF">
          <w:rPr>
            <w:rFonts w:cstheme="minorHAnsi"/>
            <w:sz w:val="20"/>
            <w:szCs w:val="24"/>
          </w:rPr>
          <w:t xml:space="preserve"> para reduzir custos e usar recursos de forma mais eficiente</w:t>
        </w:r>
      </w:ins>
      <w:ins w:id="487" w:author="Felipe Neiva Mundim" w:date="2020-10-28T18:44:00Z">
        <w:r w:rsidR="006943CF">
          <w:rPr>
            <w:rFonts w:cstheme="minorHAnsi"/>
            <w:sz w:val="20"/>
            <w:szCs w:val="24"/>
          </w:rPr>
          <w:t xml:space="preserve"> </w:t>
        </w:r>
      </w:ins>
      <w:del w:id="488" w:author="Felipe Neiva Mundim" w:date="2020-10-26T10:59:00Z">
        <w:r w:rsidR="00AA724F" w:rsidRPr="003F3344" w:rsidDel="008B14ED">
          <w:rPr>
            <w:rFonts w:cstheme="minorHAnsi"/>
            <w:sz w:val="20"/>
            <w:szCs w:val="24"/>
          </w:rPr>
          <w:delText>indicate that a growth in demand can encourage the establishing of new businesses instead of carrying out M&amp;As in a country. On the other hand, a weak economy might be favorable to the M&amp;A deals searching consolidation inside an industry, looking for reducing costs and a more efficient use of resources</w:delText>
        </w:r>
      </w:del>
      <w:del w:id="489" w:author="Felipe Neiva Mundim" w:date="2020-10-28T18:41:00Z">
        <w:r w:rsidR="00AA724F" w:rsidRPr="003F3344" w:rsidDel="006943CF">
          <w:rPr>
            <w:rFonts w:cstheme="minorHAnsi"/>
            <w:sz w:val="20"/>
            <w:szCs w:val="24"/>
          </w:rPr>
          <w:delText xml:space="preserve"> </w:delText>
        </w:r>
      </w:del>
      <w:r w:rsidR="00AA724F" w:rsidRPr="003F3344">
        <w:rPr>
          <w:rFonts w:cstheme="minorHAnsi"/>
          <w:sz w:val="20"/>
          <w:szCs w:val="24"/>
        </w:rPr>
        <w:t>(</w:t>
      </w:r>
      <w:r w:rsidR="00AA724F" w:rsidRPr="003F3344">
        <w:rPr>
          <w:rFonts w:cstheme="minorHAnsi"/>
          <w:sz w:val="20"/>
          <w:szCs w:val="24"/>
        </w:rPr>
        <w:fldChar w:fldCharType="begin" w:fldLock="1"/>
      </w:r>
      <w:r w:rsidR="00AA724F" w:rsidRPr="003F3344">
        <w:rPr>
          <w:rFonts w:cstheme="minorHAnsi"/>
          <w:sz w:val="20"/>
          <w:szCs w:val="24"/>
        </w:rPr>
        <w:instrText xml:space="preserve">ADDIN CSL_CITATION { "citationItems" : [ { "id" : "ITEM-1", "itemData" : { "DOI" : "10.1016/S0167-7187(02)00107-8", "ISBN" : "0167-7187", "ISSN" : "01677187", "PMID" : "108756388", "abstract" : "This paper analyzes the effects of mergers around the world over the past 15 years. We utilize a large panel of data on mergers to test several hypotheses about mergers. The effects of the mergers are examined by comparing the performance of the merging firms with control groups of nonmerging firms. The comparisons are made on profitability and sales. The results show that mergers on average do result in significant increases in profits, but reduce the sales of the merging firms. Interestingly, these post merger patterns look similar across countries. We also did not find dramatic differences between mergers in the manufacturing and the service sectors, and between domestic and cross-border mergers. Conglomerate mergers decrease sales more than horizontal mergers. By separating mergers into those that </w:instrText>
      </w:r>
      <w:r w:rsidR="00AA724F" w:rsidRPr="006943CF">
        <w:rPr>
          <w:rFonts w:cstheme="minorHAnsi"/>
          <w:sz w:val="20"/>
          <w:szCs w:val="24"/>
        </w:rPr>
        <w:instrText xml:space="preserve">increase profits and those that reduce them and by then examining the patterns of sales changes following the mergers, we determine the effects of mergers on efficiency and market power. Our results suggest that those mergers that decrease profits and efficiency account for a large proportion. However, we can </w:instrText>
      </w:r>
      <w:r w:rsidR="00AA724F" w:rsidRPr="003F3344">
        <w:rPr>
          <w:rFonts w:cstheme="minorHAnsi"/>
          <w:sz w:val="20"/>
          <w:szCs w:val="24"/>
        </w:rPr>
        <w:instrText>also identify mergers that increase profits by either increasing market power or by increasing efficie</w:instrText>
      </w:r>
      <w:r w:rsidR="00AA724F" w:rsidRPr="006B6A49">
        <w:rPr>
          <w:rFonts w:cstheme="minorHAnsi"/>
          <w:sz w:val="20"/>
          <w:szCs w:val="24"/>
          <w:lang w:val="en-US"/>
        </w:rPr>
        <w:instrText>ncy. The first conclusion seems to be a more likely explanation for large com</w:instrText>
      </w:r>
      <w:r w:rsidR="00AA724F" w:rsidRPr="006943CF">
        <w:rPr>
          <w:rFonts w:cstheme="minorHAnsi"/>
          <w:sz w:val="20"/>
          <w:szCs w:val="24"/>
          <w:lang w:val="en-US"/>
        </w:rPr>
        <w:instrText>panies, whereas the latter is likely to be true for small firms. \u00a9 2002 Elsevier Science B.V.", "author" : [ { "dropping-particle" : "", "family" : "Gugler", "given" : "Klaus", "non-dropping-particle" : "", "parse-names" : false, "suffix" : "" }, { "dropping-particle" : "", "family" : "Mueller", "given" : "Dennis C.", "non-dropping-particle" : "", "parse-names" : false, "suffix" : "" }, { "dropping-particle" : "", "family" : "Yurtoglu", "given" : "B. Burcin", "non-dropping-particle" : "", "parse-names" : false, "suffix" : "" }, { "dropping-particle" : "", "family" : "Zulehner", "given" : "Christine", "non-dropping-particle" : "", "parse-names" : false, "suffix" : "" } ], "container-title" : "International Journal of Industrial Organization", "id" : "ITEM-1", "issue" : "5", "issued" : { "date-parts" : [ [ "2003" ] ] }, "page" : "625-653", "title" : "The effects of mergers: An international comparison", "type" : "article-journal", "volume" : "21" }, "uris" : [ "http://www.mendeley.com/documents/?uuid=bcec9858-fb6e-4afb-9c4d-c9c66063defe" ] } ], "mendeley" : { "formattedCitation" : "Gugler et al. (2003)", "manualFormatting" : "Gugler, Mueller, Yurtoglu and Zulehner, 2003)", "plainTextFormattedCitation" : "Gugler et al. (2003)", "previouslyFormattedCitation" : "Gugler et al. (2003)" }, "properties" : {  }, "schema" : "https://github.com/citation-style-language/schema/raw/master/csl-citation.json" }</w:instrText>
      </w:r>
      <w:r w:rsidR="00AA724F" w:rsidRPr="003F3344">
        <w:rPr>
          <w:rFonts w:cstheme="minorHAnsi"/>
          <w:sz w:val="20"/>
          <w:szCs w:val="24"/>
        </w:rPr>
        <w:fldChar w:fldCharType="separate"/>
      </w:r>
      <w:r w:rsidR="00AA724F" w:rsidRPr="006943CF">
        <w:rPr>
          <w:rFonts w:cstheme="minorHAnsi"/>
          <w:noProof/>
          <w:sz w:val="20"/>
          <w:szCs w:val="24"/>
          <w:lang w:val="en-US"/>
        </w:rPr>
        <w:t>Gugler, Mueller, Yurtoglu and Zulehner, 2003)</w:t>
      </w:r>
      <w:r w:rsidR="00AA724F" w:rsidRPr="003F3344">
        <w:rPr>
          <w:rFonts w:cstheme="minorHAnsi"/>
          <w:sz w:val="20"/>
          <w:szCs w:val="24"/>
        </w:rPr>
        <w:fldChar w:fldCharType="end"/>
      </w:r>
      <w:r w:rsidR="00AA724F" w:rsidRPr="006943CF">
        <w:rPr>
          <w:rFonts w:cstheme="minorHAnsi"/>
          <w:sz w:val="20"/>
          <w:szCs w:val="24"/>
          <w:lang w:val="en-US"/>
        </w:rPr>
        <w:t>.</w:t>
      </w:r>
      <w:ins w:id="490" w:author="Felipe Neiva Mundim" w:date="2020-10-28T18:46:00Z">
        <w:r w:rsidR="006943CF" w:rsidRPr="006B6A49">
          <w:rPr>
            <w:rFonts w:cstheme="minorHAnsi"/>
            <w:sz w:val="16"/>
            <w:szCs w:val="24"/>
            <w:lang w:val="en-US"/>
          </w:rPr>
          <w:t xml:space="preserve"> </w:t>
        </w:r>
        <w:r w:rsidR="006943CF" w:rsidRPr="00387108">
          <w:rPr>
            <w:rFonts w:cstheme="minorHAnsi"/>
            <w:sz w:val="20"/>
            <w:szCs w:val="24"/>
            <w:lang w:val="en-US"/>
            <w:rPrChange w:id="491" w:author="João Isidio Martins" w:date="2020-10-31T19:21:00Z">
              <w:rPr>
                <w:rFonts w:cstheme="minorHAnsi"/>
                <w:sz w:val="20"/>
                <w:szCs w:val="24"/>
              </w:rPr>
            </w:rPrChange>
          </w:rPr>
          <w:t>(</w:t>
        </w:r>
      </w:ins>
      <w:r w:rsidR="006943CF" w:rsidRPr="006B6A49">
        <w:rPr>
          <w:rFonts w:cstheme="minorHAnsi"/>
          <w:sz w:val="20"/>
          <w:szCs w:val="24"/>
        </w:rPr>
        <w:fldChar w:fldCharType="begin" w:fldLock="1"/>
      </w:r>
      <w:r w:rsidR="006943CF" w:rsidRPr="00387108">
        <w:rPr>
          <w:rFonts w:cstheme="minorHAnsi"/>
          <w:sz w:val="20"/>
          <w:szCs w:val="24"/>
          <w:lang w:val="en-US"/>
          <w:rPrChange w:id="492" w:author="João Isidio Martins" w:date="2020-10-31T19:21:00Z">
            <w:rPr>
              <w:rFonts w:cstheme="minorHAnsi"/>
              <w:sz w:val="20"/>
              <w:szCs w:val="24"/>
            </w:rPr>
          </w:rPrChange>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"17", "uris" : [ "http://www.mendeley.com/documents/?uuid=00496502-69e4-4772-bd2d-86a8d3fa9c9e" ] } ], "mendeley" : { "formattedCitation" : "Cort\u00e9s, Agudelo, e Mongrut (2017, 17)", "manualFormatting" : "Cort\u00e9s, Agudelo, e Mongrut (2017, 14)", "plainTextFormattedCitation" : "Cort\u00e9s, Agudelo, e Mongrut (2017, 17)", "previouslyFormattedCitation" : "Cort\u00e9s, Agudelo, e Mongrut (2017, 17)" }, "properties" : {  }, "schema" : "https://github.com/citation-style-language/schema/raw/master/csl-citation.json" }</w:instrText>
      </w:r>
      <w:r w:rsidR="006943CF" w:rsidRPr="006B6A49">
        <w:rPr>
          <w:rFonts w:cstheme="minorHAnsi"/>
          <w:sz w:val="20"/>
          <w:szCs w:val="24"/>
        </w:rPr>
        <w:fldChar w:fldCharType="separate"/>
      </w:r>
      <w:ins w:id="493" w:author="Felipe Neiva Mundim" w:date="2020-10-30T12:19:00Z">
        <w:r w:rsidR="00EA5198" w:rsidRPr="00387108">
          <w:rPr>
            <w:rFonts w:cstheme="minorHAnsi"/>
            <w:sz w:val="20"/>
            <w:szCs w:val="20"/>
            <w:lang w:val="en-US"/>
            <w:rPrChange w:id="494" w:author="João Isidio Martins" w:date="2020-10-31T19:21:00Z">
              <w:rPr>
                <w:rFonts w:cstheme="minorHAnsi"/>
                <w:sz w:val="20"/>
                <w:szCs w:val="20"/>
              </w:rPr>
            </w:rPrChange>
          </w:rPr>
          <w:t xml:space="preserve">CORTÉS et al., 2017, p.17, </w:t>
        </w:r>
        <w:proofErr w:type="spellStart"/>
        <w:r w:rsidR="00EA5198" w:rsidRPr="00387108">
          <w:rPr>
            <w:rFonts w:cstheme="minorHAnsi"/>
            <w:sz w:val="20"/>
            <w:szCs w:val="20"/>
            <w:lang w:val="en-US"/>
            <w:rPrChange w:id="495" w:author="João Isidio Martins" w:date="2020-10-31T19:21:00Z">
              <w:rPr>
                <w:rFonts w:cstheme="minorHAnsi"/>
                <w:sz w:val="20"/>
                <w:szCs w:val="20"/>
              </w:rPr>
            </w:rPrChange>
          </w:rPr>
          <w:t>tradução</w:t>
        </w:r>
        <w:proofErr w:type="spellEnd"/>
        <w:r w:rsidR="00EA5198" w:rsidRPr="00387108">
          <w:rPr>
            <w:rFonts w:cstheme="minorHAnsi"/>
            <w:sz w:val="20"/>
            <w:szCs w:val="20"/>
            <w:lang w:val="en-US"/>
            <w:rPrChange w:id="496" w:author="João Isidio Martins" w:date="2020-10-31T19:21:00Z">
              <w:rPr>
                <w:rFonts w:cstheme="minorHAnsi"/>
                <w:sz w:val="20"/>
                <w:szCs w:val="20"/>
              </w:rPr>
            </w:rPrChange>
          </w:rPr>
          <w:t xml:space="preserve"> </w:t>
        </w:r>
        <w:proofErr w:type="spellStart"/>
        <w:r w:rsidR="00EA5198" w:rsidRPr="00387108">
          <w:rPr>
            <w:rFonts w:cstheme="minorHAnsi"/>
            <w:sz w:val="20"/>
            <w:szCs w:val="20"/>
            <w:lang w:val="en-US"/>
            <w:rPrChange w:id="497" w:author="João Isidio Martins" w:date="2020-10-31T19:21:00Z">
              <w:rPr>
                <w:rFonts w:cstheme="minorHAnsi"/>
                <w:sz w:val="20"/>
                <w:szCs w:val="20"/>
              </w:rPr>
            </w:rPrChange>
          </w:rPr>
          <w:t>nossa</w:t>
        </w:r>
      </w:ins>
      <w:proofErr w:type="spellEnd"/>
      <w:ins w:id="498" w:author="Felipe Neiva Mundim" w:date="2020-10-28T18:46:00Z">
        <w:r w:rsidR="006943CF" w:rsidRPr="00387108">
          <w:rPr>
            <w:rFonts w:cstheme="minorHAnsi"/>
            <w:noProof/>
            <w:sz w:val="20"/>
            <w:szCs w:val="24"/>
            <w:lang w:val="en-US"/>
            <w:rPrChange w:id="499" w:author="João Isidio Martins" w:date="2020-10-31T19:21:00Z">
              <w:rPr>
                <w:rFonts w:cstheme="minorHAnsi"/>
                <w:noProof/>
                <w:sz w:val="20"/>
                <w:szCs w:val="24"/>
              </w:rPr>
            </w:rPrChange>
          </w:rPr>
          <w:t>)</w:t>
        </w:r>
        <w:r w:rsidR="006943CF" w:rsidRPr="006B6A49">
          <w:rPr>
            <w:rFonts w:cstheme="minorHAnsi"/>
            <w:sz w:val="20"/>
            <w:szCs w:val="24"/>
          </w:rPr>
          <w:fldChar w:fldCharType="end"/>
        </w:r>
      </w:ins>
    </w:p>
    <w:p w14:paraId="686959CE" w14:textId="2826E0D6" w:rsidR="00AA724F" w:rsidRPr="00387108" w:rsidRDefault="00AA724F" w:rsidP="003F3344">
      <w:pPr>
        <w:spacing w:after="120" w:line="360" w:lineRule="auto"/>
        <w:ind w:firstLine="709"/>
        <w:rPr>
          <w:rFonts w:cstheme="minorHAnsi"/>
          <w:szCs w:val="24"/>
          <w:lang w:val="en-US"/>
          <w:rPrChange w:id="500" w:author="João Isidio Martins" w:date="2020-10-31T19:21:00Z">
            <w:rPr>
              <w:rFonts w:cstheme="minorHAnsi"/>
              <w:szCs w:val="24"/>
            </w:rPr>
          </w:rPrChange>
        </w:rPr>
      </w:pPr>
      <w:proofErr w:type="spellStart"/>
      <w:r w:rsidRPr="00387108">
        <w:rPr>
          <w:rFonts w:cstheme="minorHAnsi"/>
          <w:szCs w:val="24"/>
          <w:lang w:val="en-US"/>
          <w:rPrChange w:id="501" w:author="João Isidio Martins" w:date="2020-10-31T19:21:00Z">
            <w:rPr>
              <w:rFonts w:cstheme="minorHAnsi"/>
              <w:szCs w:val="24"/>
            </w:rPr>
          </w:rPrChange>
        </w:rPr>
        <w:t>Os</w:t>
      </w:r>
      <w:proofErr w:type="spellEnd"/>
      <w:r w:rsidRPr="00387108">
        <w:rPr>
          <w:rFonts w:cstheme="minorHAnsi"/>
          <w:szCs w:val="24"/>
          <w:lang w:val="en-US"/>
          <w:rPrChange w:id="502" w:author="João Isidio Martins" w:date="2020-10-31T19:21:00Z">
            <w:rPr>
              <w:rFonts w:cstheme="minorHAnsi"/>
              <w:szCs w:val="24"/>
            </w:rPr>
          </w:rPrChange>
        </w:rPr>
        <w:t xml:space="preserve"> </w:t>
      </w:r>
      <w:proofErr w:type="spellStart"/>
      <w:r w:rsidRPr="00387108">
        <w:rPr>
          <w:rFonts w:cstheme="minorHAnsi"/>
          <w:szCs w:val="24"/>
          <w:lang w:val="en-US"/>
          <w:rPrChange w:id="503" w:author="João Isidio Martins" w:date="2020-10-31T19:21:00Z">
            <w:rPr>
              <w:rFonts w:cstheme="minorHAnsi"/>
              <w:szCs w:val="24"/>
            </w:rPr>
          </w:rPrChange>
        </w:rPr>
        <w:t>autores</w:t>
      </w:r>
      <w:proofErr w:type="spellEnd"/>
      <w:r w:rsidRPr="00387108">
        <w:rPr>
          <w:rFonts w:cstheme="minorHAnsi"/>
          <w:szCs w:val="24"/>
          <w:lang w:val="en-US"/>
          <w:rPrChange w:id="504" w:author="João Isidio Martins" w:date="2020-10-31T19:21:00Z">
            <w:rPr>
              <w:rFonts w:cstheme="minorHAnsi"/>
              <w:szCs w:val="24"/>
            </w:rPr>
          </w:rPrChange>
        </w:rPr>
        <w:t xml:space="preserve"> inclusive </w:t>
      </w:r>
      <w:proofErr w:type="spellStart"/>
      <w:r w:rsidRPr="00387108">
        <w:rPr>
          <w:rFonts w:cstheme="minorHAnsi"/>
          <w:szCs w:val="24"/>
          <w:lang w:val="en-US"/>
          <w:rPrChange w:id="505" w:author="João Isidio Martins" w:date="2020-10-31T19:21:00Z">
            <w:rPr>
              <w:rFonts w:cstheme="minorHAnsi"/>
              <w:szCs w:val="24"/>
            </w:rPr>
          </w:rPrChange>
        </w:rPr>
        <w:t>testaram</w:t>
      </w:r>
      <w:proofErr w:type="spellEnd"/>
      <w:r w:rsidRPr="00387108">
        <w:rPr>
          <w:rFonts w:cstheme="minorHAnsi"/>
          <w:szCs w:val="24"/>
          <w:lang w:val="en-US"/>
          <w:rPrChange w:id="506" w:author="João Isidio Martins" w:date="2020-10-31T19:21:00Z">
            <w:rPr>
              <w:rFonts w:cstheme="minorHAnsi"/>
              <w:szCs w:val="24"/>
            </w:rPr>
          </w:rPrChange>
        </w:rPr>
        <w:t xml:space="preserve"> </w:t>
      </w:r>
      <w:proofErr w:type="spellStart"/>
      <w:r w:rsidRPr="00387108">
        <w:rPr>
          <w:rFonts w:cstheme="minorHAnsi"/>
          <w:szCs w:val="24"/>
          <w:lang w:val="en-US"/>
          <w:rPrChange w:id="507" w:author="João Isidio Martins" w:date="2020-10-31T19:21:00Z">
            <w:rPr>
              <w:rFonts w:cstheme="minorHAnsi"/>
              <w:szCs w:val="24"/>
            </w:rPr>
          </w:rPrChange>
        </w:rPr>
        <w:t>especificações</w:t>
      </w:r>
      <w:proofErr w:type="spellEnd"/>
      <w:r w:rsidRPr="00387108">
        <w:rPr>
          <w:rFonts w:cstheme="minorHAnsi"/>
          <w:szCs w:val="24"/>
          <w:lang w:val="en-US"/>
          <w:rPrChange w:id="508" w:author="João Isidio Martins" w:date="2020-10-31T19:21:00Z">
            <w:rPr>
              <w:rFonts w:cstheme="minorHAnsi"/>
              <w:szCs w:val="24"/>
            </w:rPr>
          </w:rPrChange>
        </w:rPr>
        <w:t xml:space="preserve"> que </w:t>
      </w:r>
      <w:proofErr w:type="spellStart"/>
      <w:r w:rsidRPr="00387108">
        <w:rPr>
          <w:rFonts w:cstheme="minorHAnsi"/>
          <w:szCs w:val="24"/>
          <w:lang w:val="en-US"/>
          <w:rPrChange w:id="509" w:author="João Isidio Martins" w:date="2020-10-31T19:21:00Z">
            <w:rPr>
              <w:rFonts w:cstheme="minorHAnsi"/>
              <w:szCs w:val="24"/>
            </w:rPr>
          </w:rPrChange>
        </w:rPr>
        <w:t>incluíam</w:t>
      </w:r>
      <w:proofErr w:type="spellEnd"/>
      <w:r w:rsidRPr="00387108">
        <w:rPr>
          <w:rFonts w:cstheme="minorHAnsi"/>
          <w:szCs w:val="24"/>
          <w:lang w:val="en-US"/>
          <w:rPrChange w:id="510" w:author="João Isidio Martins" w:date="2020-10-31T19:21:00Z">
            <w:rPr>
              <w:rFonts w:cstheme="minorHAnsi"/>
              <w:szCs w:val="24"/>
            </w:rPr>
          </w:rPrChange>
        </w:rPr>
        <w:t xml:space="preserve"> </w:t>
      </w:r>
      <w:del w:id="511" w:author="Felipe Neiva Mundim" w:date="2020-10-28T18:48:00Z">
        <w:r w:rsidRPr="00387108" w:rsidDel="006B6A49">
          <w:rPr>
            <w:rFonts w:cstheme="minorHAnsi"/>
            <w:szCs w:val="24"/>
            <w:lang w:val="en-US"/>
            <w:rPrChange w:id="512" w:author="João Isidio Martins" w:date="2020-10-31T19:21:00Z">
              <w:rPr>
                <w:rFonts w:cstheme="minorHAnsi"/>
                <w:szCs w:val="24"/>
              </w:rPr>
            </w:rPrChange>
          </w:rPr>
          <w:delText>apenas M&amp;A</w:delText>
        </w:r>
      </w:del>
      <w:proofErr w:type="spellStart"/>
      <w:ins w:id="513" w:author="Felipe Neiva Mundim" w:date="2020-10-28T18:48:00Z">
        <w:r w:rsidR="006B6A49" w:rsidRPr="00387108">
          <w:rPr>
            <w:rFonts w:cstheme="minorHAnsi"/>
            <w:szCs w:val="24"/>
            <w:lang w:val="en-US"/>
            <w:rPrChange w:id="514" w:author="João Isidio Martins" w:date="2020-10-31T19:21:00Z">
              <w:rPr>
                <w:rFonts w:cstheme="minorHAnsi"/>
                <w:szCs w:val="24"/>
              </w:rPr>
            </w:rPrChange>
          </w:rPr>
          <w:t>fusões</w:t>
        </w:r>
        <w:proofErr w:type="spellEnd"/>
        <w:r w:rsidR="006B6A49" w:rsidRPr="00387108">
          <w:rPr>
            <w:rFonts w:cstheme="minorHAnsi"/>
            <w:szCs w:val="24"/>
            <w:lang w:val="en-US"/>
            <w:rPrChange w:id="515" w:author="João Isidio Martins" w:date="2020-10-31T19:21:00Z">
              <w:rPr>
                <w:rFonts w:cstheme="minorHAnsi"/>
                <w:szCs w:val="24"/>
              </w:rPr>
            </w:rPrChange>
          </w:rPr>
          <w:t xml:space="preserve"> e </w:t>
        </w:r>
        <w:proofErr w:type="spellStart"/>
        <w:r w:rsidR="006B6A49" w:rsidRPr="00387108">
          <w:rPr>
            <w:rFonts w:cstheme="minorHAnsi"/>
            <w:szCs w:val="24"/>
            <w:lang w:val="en-US"/>
            <w:rPrChange w:id="516" w:author="João Isidio Martins" w:date="2020-10-31T19:21:00Z">
              <w:rPr>
                <w:rFonts w:cstheme="minorHAnsi"/>
                <w:szCs w:val="24"/>
              </w:rPr>
            </w:rPrChange>
          </w:rPr>
          <w:t>aquisições</w:t>
        </w:r>
      </w:ins>
      <w:proofErr w:type="spellEnd"/>
      <w:r w:rsidRPr="00387108">
        <w:rPr>
          <w:rFonts w:cstheme="minorHAnsi"/>
          <w:szCs w:val="24"/>
          <w:lang w:val="en-US"/>
          <w:rPrChange w:id="517" w:author="João Isidio Martins" w:date="2020-10-31T19:21:00Z">
            <w:rPr>
              <w:rFonts w:cstheme="minorHAnsi"/>
              <w:szCs w:val="24"/>
            </w:rPr>
          </w:rPrChange>
        </w:rPr>
        <w:t xml:space="preserve"> entre </w:t>
      </w:r>
      <w:proofErr w:type="spellStart"/>
      <w:r w:rsidRPr="00387108">
        <w:rPr>
          <w:rFonts w:cstheme="minorHAnsi"/>
          <w:szCs w:val="24"/>
          <w:lang w:val="en-US"/>
          <w:rPrChange w:id="518" w:author="João Isidio Martins" w:date="2020-10-31T19:21:00Z">
            <w:rPr>
              <w:rFonts w:cstheme="minorHAnsi"/>
              <w:szCs w:val="24"/>
            </w:rPr>
          </w:rPrChange>
        </w:rPr>
        <w:t>empresas</w:t>
      </w:r>
      <w:proofErr w:type="spellEnd"/>
      <w:r w:rsidRPr="00387108">
        <w:rPr>
          <w:rFonts w:cstheme="minorHAnsi"/>
          <w:szCs w:val="24"/>
          <w:lang w:val="en-US"/>
          <w:rPrChange w:id="519" w:author="João Isidio Martins" w:date="2020-10-31T19:21:00Z">
            <w:rPr>
              <w:rFonts w:cstheme="minorHAnsi"/>
              <w:szCs w:val="24"/>
            </w:rPr>
          </w:rPrChange>
        </w:rPr>
        <w:t xml:space="preserve"> de um </w:t>
      </w:r>
      <w:proofErr w:type="spellStart"/>
      <w:r w:rsidRPr="00387108">
        <w:rPr>
          <w:rFonts w:cstheme="minorHAnsi"/>
          <w:szCs w:val="24"/>
          <w:lang w:val="en-US"/>
          <w:rPrChange w:id="520" w:author="João Isidio Martins" w:date="2020-10-31T19:21:00Z">
            <w:rPr>
              <w:rFonts w:cstheme="minorHAnsi"/>
              <w:szCs w:val="24"/>
            </w:rPr>
          </w:rPrChange>
        </w:rPr>
        <w:t>mesmo</w:t>
      </w:r>
      <w:proofErr w:type="spellEnd"/>
      <w:r w:rsidRPr="00387108">
        <w:rPr>
          <w:rFonts w:cstheme="minorHAnsi"/>
          <w:szCs w:val="24"/>
          <w:lang w:val="en-US"/>
          <w:rPrChange w:id="521" w:author="João Isidio Martins" w:date="2020-10-31T19:21:00Z">
            <w:rPr>
              <w:rFonts w:cstheme="minorHAnsi"/>
              <w:szCs w:val="24"/>
            </w:rPr>
          </w:rPrChange>
        </w:rPr>
        <w:t xml:space="preserve"> </w:t>
      </w:r>
      <w:proofErr w:type="spellStart"/>
      <w:r w:rsidRPr="00387108">
        <w:rPr>
          <w:rFonts w:cstheme="minorHAnsi"/>
          <w:szCs w:val="24"/>
          <w:lang w:val="en-US"/>
          <w:rPrChange w:id="522" w:author="João Isidio Martins" w:date="2020-10-31T19:21:00Z">
            <w:rPr>
              <w:rFonts w:cstheme="minorHAnsi"/>
              <w:szCs w:val="24"/>
            </w:rPr>
          </w:rPrChange>
        </w:rPr>
        <w:t>país</w:t>
      </w:r>
      <w:proofErr w:type="spellEnd"/>
      <w:r w:rsidRPr="00387108">
        <w:rPr>
          <w:rFonts w:cstheme="minorHAnsi"/>
          <w:szCs w:val="24"/>
          <w:lang w:val="en-US"/>
          <w:rPrChange w:id="523" w:author="João Isidio Martins" w:date="2020-10-31T19:21:00Z">
            <w:rPr>
              <w:rFonts w:cstheme="minorHAnsi"/>
              <w:szCs w:val="24"/>
            </w:rPr>
          </w:rPrChange>
        </w:rPr>
        <w:t xml:space="preserve">, e, </w:t>
      </w:r>
      <w:proofErr w:type="spellStart"/>
      <w:r w:rsidRPr="00387108">
        <w:rPr>
          <w:rFonts w:cstheme="minorHAnsi"/>
          <w:szCs w:val="24"/>
          <w:lang w:val="en-US"/>
          <w:rPrChange w:id="524" w:author="João Isidio Martins" w:date="2020-10-31T19:21:00Z">
            <w:rPr>
              <w:rFonts w:cstheme="minorHAnsi"/>
              <w:szCs w:val="24"/>
            </w:rPr>
          </w:rPrChange>
        </w:rPr>
        <w:t>ainda</w:t>
      </w:r>
      <w:proofErr w:type="spellEnd"/>
      <w:r w:rsidRPr="00387108">
        <w:rPr>
          <w:rFonts w:cstheme="minorHAnsi"/>
          <w:szCs w:val="24"/>
          <w:lang w:val="en-US"/>
          <w:rPrChange w:id="525" w:author="João Isidio Martins" w:date="2020-10-31T19:21:00Z">
            <w:rPr>
              <w:rFonts w:cstheme="minorHAnsi"/>
              <w:szCs w:val="24"/>
            </w:rPr>
          </w:rPrChange>
        </w:rPr>
        <w:t xml:space="preserve"> </w:t>
      </w:r>
      <w:proofErr w:type="spellStart"/>
      <w:r w:rsidRPr="00387108">
        <w:rPr>
          <w:rFonts w:cstheme="minorHAnsi"/>
          <w:szCs w:val="24"/>
          <w:lang w:val="en-US"/>
          <w:rPrChange w:id="526" w:author="João Isidio Martins" w:date="2020-10-31T19:21:00Z">
            <w:rPr>
              <w:rFonts w:cstheme="minorHAnsi"/>
              <w:szCs w:val="24"/>
            </w:rPr>
          </w:rPrChange>
        </w:rPr>
        <w:t>assim</w:t>
      </w:r>
      <w:proofErr w:type="spellEnd"/>
      <w:r w:rsidRPr="00387108">
        <w:rPr>
          <w:rFonts w:cstheme="minorHAnsi"/>
          <w:szCs w:val="24"/>
          <w:lang w:val="en-US"/>
          <w:rPrChange w:id="527" w:author="João Isidio Martins" w:date="2020-10-31T19:21:00Z">
            <w:rPr>
              <w:rFonts w:cstheme="minorHAnsi"/>
              <w:szCs w:val="24"/>
            </w:rPr>
          </w:rPrChange>
        </w:rPr>
        <w:t xml:space="preserve">, </w:t>
      </w:r>
      <w:proofErr w:type="spellStart"/>
      <w:r w:rsidRPr="00387108">
        <w:rPr>
          <w:rFonts w:cstheme="minorHAnsi"/>
          <w:szCs w:val="24"/>
          <w:lang w:val="en-US"/>
          <w:rPrChange w:id="528" w:author="João Isidio Martins" w:date="2020-10-31T19:21:00Z">
            <w:rPr>
              <w:rFonts w:cstheme="minorHAnsi"/>
              <w:szCs w:val="24"/>
            </w:rPr>
          </w:rPrChange>
        </w:rPr>
        <w:t>foram</w:t>
      </w:r>
      <w:proofErr w:type="spellEnd"/>
      <w:r w:rsidRPr="00387108">
        <w:rPr>
          <w:rFonts w:cstheme="minorHAnsi"/>
          <w:szCs w:val="24"/>
          <w:lang w:val="en-US"/>
          <w:rPrChange w:id="529" w:author="João Isidio Martins" w:date="2020-10-31T19:21:00Z">
            <w:rPr>
              <w:rFonts w:cstheme="minorHAnsi"/>
              <w:szCs w:val="24"/>
            </w:rPr>
          </w:rPrChange>
        </w:rPr>
        <w:t xml:space="preserve"> </w:t>
      </w:r>
      <w:proofErr w:type="spellStart"/>
      <w:r w:rsidRPr="00387108">
        <w:rPr>
          <w:rFonts w:cstheme="minorHAnsi"/>
          <w:szCs w:val="24"/>
          <w:lang w:val="en-US"/>
          <w:rPrChange w:id="530" w:author="João Isidio Martins" w:date="2020-10-31T19:21:00Z">
            <w:rPr>
              <w:rFonts w:cstheme="minorHAnsi"/>
              <w:szCs w:val="24"/>
            </w:rPr>
          </w:rPrChange>
        </w:rPr>
        <w:t>encontrados</w:t>
      </w:r>
      <w:proofErr w:type="spellEnd"/>
      <w:r w:rsidRPr="00387108">
        <w:rPr>
          <w:rFonts w:cstheme="minorHAnsi"/>
          <w:szCs w:val="24"/>
          <w:lang w:val="en-US"/>
          <w:rPrChange w:id="531" w:author="João Isidio Martins" w:date="2020-10-31T19:21:00Z">
            <w:rPr>
              <w:rFonts w:cstheme="minorHAnsi"/>
              <w:szCs w:val="24"/>
            </w:rPr>
          </w:rPrChange>
        </w:rPr>
        <w:t xml:space="preserve"> </w:t>
      </w:r>
      <w:proofErr w:type="spellStart"/>
      <w:r w:rsidRPr="00387108">
        <w:rPr>
          <w:rFonts w:cstheme="minorHAnsi"/>
          <w:szCs w:val="24"/>
          <w:lang w:val="en-US"/>
          <w:rPrChange w:id="532" w:author="João Isidio Martins" w:date="2020-10-31T19:21:00Z">
            <w:rPr>
              <w:rFonts w:cstheme="minorHAnsi"/>
              <w:szCs w:val="24"/>
            </w:rPr>
          </w:rPrChange>
        </w:rPr>
        <w:t>valores</w:t>
      </w:r>
      <w:proofErr w:type="spellEnd"/>
      <w:r w:rsidRPr="00387108">
        <w:rPr>
          <w:rFonts w:cstheme="minorHAnsi"/>
          <w:szCs w:val="24"/>
          <w:lang w:val="en-US"/>
          <w:rPrChange w:id="533" w:author="João Isidio Martins" w:date="2020-10-31T19:21:00Z">
            <w:rPr>
              <w:rFonts w:cstheme="minorHAnsi"/>
              <w:szCs w:val="24"/>
            </w:rPr>
          </w:rPrChange>
        </w:rPr>
        <w:t xml:space="preserve"> </w:t>
      </w:r>
      <w:proofErr w:type="spellStart"/>
      <w:r w:rsidRPr="00387108">
        <w:rPr>
          <w:rFonts w:cstheme="minorHAnsi"/>
          <w:szCs w:val="24"/>
          <w:lang w:val="en-US"/>
          <w:rPrChange w:id="534" w:author="João Isidio Martins" w:date="2020-10-31T19:21:00Z">
            <w:rPr>
              <w:rFonts w:cstheme="minorHAnsi"/>
              <w:szCs w:val="24"/>
            </w:rPr>
          </w:rPrChange>
        </w:rPr>
        <w:t>negativos</w:t>
      </w:r>
      <w:proofErr w:type="spellEnd"/>
      <w:r w:rsidRPr="00387108">
        <w:rPr>
          <w:rFonts w:cstheme="minorHAnsi"/>
          <w:szCs w:val="24"/>
          <w:lang w:val="en-US"/>
          <w:rPrChange w:id="535" w:author="João Isidio Martins" w:date="2020-10-31T19:21:00Z">
            <w:rPr>
              <w:rFonts w:cstheme="minorHAnsi"/>
              <w:szCs w:val="24"/>
            </w:rPr>
          </w:rPrChange>
        </w:rPr>
        <w:t xml:space="preserve"> para a </w:t>
      </w:r>
      <w:proofErr w:type="spellStart"/>
      <w:r w:rsidRPr="00387108">
        <w:rPr>
          <w:rFonts w:cstheme="minorHAnsi"/>
          <w:szCs w:val="24"/>
          <w:lang w:val="en-US"/>
          <w:rPrChange w:id="536" w:author="João Isidio Martins" w:date="2020-10-31T19:21:00Z">
            <w:rPr>
              <w:rFonts w:cstheme="minorHAnsi"/>
              <w:szCs w:val="24"/>
            </w:rPr>
          </w:rPrChange>
        </w:rPr>
        <w:t>variável</w:t>
      </w:r>
      <w:proofErr w:type="spellEnd"/>
      <w:r w:rsidRPr="00387108">
        <w:rPr>
          <w:rFonts w:cstheme="minorHAnsi"/>
          <w:szCs w:val="24"/>
          <w:lang w:val="en-US"/>
          <w:rPrChange w:id="537" w:author="João Isidio Martins" w:date="2020-10-31T19:21:00Z">
            <w:rPr>
              <w:rFonts w:cstheme="minorHAnsi"/>
              <w:szCs w:val="24"/>
            </w:rPr>
          </w:rPrChange>
        </w:rPr>
        <w:t xml:space="preserve"> </w:t>
      </w:r>
      <w:proofErr w:type="spellStart"/>
      <w:r w:rsidRPr="00387108">
        <w:rPr>
          <w:rFonts w:cstheme="minorHAnsi"/>
          <w:szCs w:val="24"/>
          <w:lang w:val="en-US"/>
          <w:rPrChange w:id="538" w:author="João Isidio Martins" w:date="2020-10-31T19:21:00Z">
            <w:rPr>
              <w:rFonts w:cstheme="minorHAnsi"/>
              <w:szCs w:val="24"/>
            </w:rPr>
          </w:rPrChange>
        </w:rPr>
        <w:t>em</w:t>
      </w:r>
      <w:proofErr w:type="spellEnd"/>
      <w:r w:rsidRPr="00387108">
        <w:rPr>
          <w:rFonts w:cstheme="minorHAnsi"/>
          <w:szCs w:val="24"/>
          <w:lang w:val="en-US"/>
          <w:rPrChange w:id="539" w:author="João Isidio Martins" w:date="2020-10-31T19:21:00Z">
            <w:rPr>
              <w:rFonts w:cstheme="minorHAnsi"/>
              <w:szCs w:val="24"/>
            </w:rPr>
          </w:rPrChange>
        </w:rPr>
        <w:t xml:space="preserve"> </w:t>
      </w:r>
      <w:proofErr w:type="spellStart"/>
      <w:r w:rsidRPr="00387108">
        <w:rPr>
          <w:rFonts w:cstheme="minorHAnsi"/>
          <w:szCs w:val="24"/>
          <w:lang w:val="en-US"/>
          <w:rPrChange w:id="540" w:author="João Isidio Martins" w:date="2020-10-31T19:21:00Z">
            <w:rPr>
              <w:rFonts w:cstheme="minorHAnsi"/>
              <w:szCs w:val="24"/>
            </w:rPr>
          </w:rPrChange>
        </w:rPr>
        <w:t>questão</w:t>
      </w:r>
      <w:proofErr w:type="spellEnd"/>
      <w:r w:rsidRPr="00387108">
        <w:rPr>
          <w:rFonts w:cstheme="minorHAnsi"/>
          <w:szCs w:val="24"/>
          <w:lang w:val="en-US"/>
          <w:rPrChange w:id="541" w:author="João Isidio Martins" w:date="2020-10-31T19:21:00Z">
            <w:rPr>
              <w:rFonts w:cstheme="minorHAnsi"/>
              <w:szCs w:val="24"/>
            </w:rPr>
          </w:rPrChange>
        </w:rPr>
        <w:t>.</w:t>
      </w:r>
    </w:p>
    <w:p w14:paraId="2CA72BCC" w14:textId="45BEAF86" w:rsidR="00AA724F" w:rsidRPr="003F395A" w:rsidRDefault="00AA724F" w:rsidP="003F3344">
      <w:pPr>
        <w:spacing w:after="120" w:line="360" w:lineRule="auto"/>
        <w:ind w:firstLine="709"/>
        <w:rPr>
          <w:rFonts w:cstheme="minorHAnsi"/>
          <w:szCs w:val="24"/>
        </w:rPr>
      </w:pPr>
      <w:del w:id="542" w:author="Felipe Neiva Mundim" w:date="2020-10-28T18:49:00Z">
        <w:r w:rsidRPr="00387108" w:rsidDel="006B6A49">
          <w:rPr>
            <w:rFonts w:cstheme="minorHAnsi"/>
            <w:szCs w:val="24"/>
            <w:lang w:val="en-US"/>
            <w:rPrChange w:id="543" w:author="João Isidio Martins" w:date="2020-10-31T19:21:00Z">
              <w:rPr>
                <w:rFonts w:cstheme="minorHAnsi"/>
                <w:szCs w:val="24"/>
              </w:rPr>
            </w:rPrChange>
          </w:rPr>
          <w:delText xml:space="preserve">Como </w:delText>
        </w:r>
      </w:del>
      <w:ins w:id="544" w:author="Felipe Neiva Mundim" w:date="2020-10-28T18:49:00Z">
        <w:r w:rsidR="006B6A49" w:rsidRPr="00387108">
          <w:rPr>
            <w:rFonts w:cstheme="minorHAnsi"/>
            <w:szCs w:val="24"/>
            <w:lang w:val="en-US"/>
            <w:rPrChange w:id="545" w:author="João Isidio Martins" w:date="2020-10-31T19:21:00Z">
              <w:rPr>
                <w:rFonts w:cstheme="minorHAnsi"/>
                <w:szCs w:val="24"/>
              </w:rPr>
            </w:rPrChange>
          </w:rPr>
          <w:t xml:space="preserve">De outro </w:t>
        </w:r>
        <w:proofErr w:type="spellStart"/>
        <w:r w:rsidR="006B6A49" w:rsidRPr="00387108">
          <w:rPr>
            <w:rFonts w:cstheme="minorHAnsi"/>
            <w:szCs w:val="24"/>
            <w:lang w:val="en-US"/>
            <w:rPrChange w:id="546" w:author="João Isidio Martins" w:date="2020-10-31T19:21:00Z">
              <w:rPr>
                <w:rFonts w:cstheme="minorHAnsi"/>
                <w:szCs w:val="24"/>
              </w:rPr>
            </w:rPrChange>
          </w:rPr>
          <w:t>lado</w:t>
        </w:r>
        <w:proofErr w:type="spellEnd"/>
        <w:r w:rsidR="006B6A49" w:rsidRPr="00387108">
          <w:rPr>
            <w:rFonts w:cstheme="minorHAnsi"/>
            <w:szCs w:val="24"/>
            <w:lang w:val="en-US"/>
            <w:rPrChange w:id="547" w:author="João Isidio Martins" w:date="2020-10-31T19:21:00Z">
              <w:rPr>
                <w:rFonts w:cstheme="minorHAnsi"/>
                <w:szCs w:val="24"/>
              </w:rPr>
            </w:rPrChange>
          </w:rPr>
          <w:t xml:space="preserve">, </w:t>
        </w:r>
      </w:ins>
      <w:r w:rsidRPr="003F395A">
        <w:rPr>
          <w:rFonts w:cstheme="minorHAnsi"/>
          <w:szCs w:val="24"/>
        </w:rPr>
        <w:fldChar w:fldCharType="begin" w:fldLock="1"/>
      </w:r>
      <w:r w:rsidRPr="00387108">
        <w:rPr>
          <w:rFonts w:cstheme="minorHAnsi"/>
          <w:szCs w:val="24"/>
          <w:lang w:val="en-US"/>
          <w:rPrChange w:id="548" w:author="João Isidio Martins" w:date="2020-10-31T19:21:00Z">
            <w:rPr>
              <w:rFonts w:cstheme="minorHAnsi"/>
              <w:szCs w:val="24"/>
            </w:rPr>
          </w:rPrChange>
        </w:rPr>
        <w:instrText xml:space="preserve">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w:instrText>
      </w:r>
      <w:r w:rsidRPr="006B6A49">
        <w:rPr>
          <w:rFonts w:cstheme="minorHAnsi"/>
          <w:szCs w:val="24"/>
        </w:rPr>
        <w:instrText>"suffix" : "" }, { "dropping-particle"</w:instrText>
      </w:r>
      <w:r w:rsidRPr="003F395A">
        <w:rPr>
          <w:rFonts w:cstheme="minorHAnsi"/>
          <w:szCs w:val="24"/>
        </w:rPr>
        <w:instrText xml:space="preserv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se </w:t>
      </w:r>
      <w:del w:id="549" w:author="Felipe Neiva Mundim" w:date="2020-10-28T18:49:00Z">
        <w:r w:rsidRPr="003F395A" w:rsidDel="006B6A49">
          <w:rPr>
            <w:rFonts w:cstheme="minorHAnsi"/>
            <w:szCs w:val="24"/>
          </w:rPr>
          <w:delText xml:space="preserve">restringem </w:delText>
        </w:r>
      </w:del>
      <w:ins w:id="550" w:author="Felipe Neiva Mundim" w:date="2020-10-28T18:49:00Z">
        <w:r w:rsidR="006B6A49">
          <w:rPr>
            <w:rFonts w:cstheme="minorHAnsi"/>
            <w:szCs w:val="24"/>
          </w:rPr>
          <w:t>restringiram</w:t>
        </w:r>
        <w:r w:rsidR="006B6A49" w:rsidRPr="003F395A">
          <w:rPr>
            <w:rFonts w:cstheme="minorHAnsi"/>
            <w:szCs w:val="24"/>
          </w:rPr>
          <w:t xml:space="preserve"> </w:t>
        </w:r>
      </w:ins>
      <w:r w:rsidRPr="003F395A">
        <w:rPr>
          <w:rFonts w:cstheme="minorHAnsi"/>
          <w:szCs w:val="24"/>
        </w:rPr>
        <w:t xml:space="preserve">a tratar de operações transfronteiriças, </w:t>
      </w:r>
      <w:ins w:id="551" w:author="Felipe Neiva Mundim" w:date="2020-10-28T18:49:00Z">
        <w:r w:rsidR="006B6A49">
          <w:rPr>
            <w:rFonts w:cstheme="minorHAnsi"/>
            <w:szCs w:val="24"/>
          </w:rPr>
          <w:t xml:space="preserve">nesse sentido, </w:t>
        </w:r>
      </w:ins>
      <w:r w:rsidRPr="003F395A">
        <w:rPr>
          <w:rFonts w:cstheme="minorHAnsi"/>
          <w:szCs w:val="24"/>
        </w:rPr>
        <w:t xml:space="preserve">há </w:t>
      </w:r>
      <w:del w:id="552" w:author="Felipe Neiva Mundim" w:date="2020-10-28T18:50:00Z">
        <w:r w:rsidRPr="003F395A" w:rsidDel="006B6A49">
          <w:rPr>
            <w:rFonts w:cstheme="minorHAnsi"/>
            <w:szCs w:val="24"/>
          </w:rPr>
          <w:delText xml:space="preserve">de </w:delText>
        </w:r>
      </w:del>
      <w:ins w:id="553" w:author="Felipe Neiva Mundim" w:date="2020-10-28T18:50:00Z">
        <w:r w:rsidR="006B6A49">
          <w:rPr>
            <w:rFonts w:cstheme="minorHAnsi"/>
            <w:szCs w:val="24"/>
          </w:rPr>
          <w:t>que</w:t>
        </w:r>
        <w:r w:rsidR="006B6A49" w:rsidRPr="003F395A">
          <w:rPr>
            <w:rFonts w:cstheme="minorHAnsi"/>
            <w:szCs w:val="24"/>
          </w:rPr>
          <w:t xml:space="preserve"> </w:t>
        </w:r>
      </w:ins>
      <w:r w:rsidRPr="003F395A">
        <w:rPr>
          <w:rFonts w:cstheme="minorHAnsi"/>
          <w:szCs w:val="24"/>
        </w:rPr>
        <w:t xml:space="preserve">se ter em mente o quão limitadas estão suas hipóteses ao subconjunto de </w:t>
      </w:r>
      <w:del w:id="554" w:author="Felipe Neiva Mundim" w:date="2020-10-28T18:50:00Z">
        <w:r w:rsidRPr="003F395A" w:rsidDel="006B6A49">
          <w:rPr>
            <w:rFonts w:cstheme="minorHAnsi"/>
            <w:szCs w:val="24"/>
          </w:rPr>
          <w:delText>atos de concentração</w:delText>
        </w:r>
      </w:del>
      <w:ins w:id="555" w:author="Felipe Neiva Mundim" w:date="2020-10-28T18:50:00Z">
        <w:r w:rsidR="006B6A49">
          <w:rPr>
            <w:rFonts w:cstheme="minorHAnsi"/>
            <w:szCs w:val="24"/>
          </w:rPr>
          <w:t>AC</w:t>
        </w:r>
      </w:ins>
      <w:r w:rsidRPr="003F395A">
        <w:rPr>
          <w:rFonts w:cstheme="minorHAnsi"/>
          <w:szCs w:val="24"/>
        </w:rPr>
        <w:t xml:space="preserve"> que pretende</w:t>
      </w:r>
      <w:ins w:id="556" w:author="Felipe Neiva Mundim" w:date="2020-10-28T18:50:00Z">
        <w:r w:rsidR="006B6A49">
          <w:rPr>
            <w:rFonts w:cstheme="minorHAnsi"/>
            <w:szCs w:val="24"/>
          </w:rPr>
          <w:t>m</w:t>
        </w:r>
      </w:ins>
      <w:r w:rsidRPr="003F395A">
        <w:rPr>
          <w:rFonts w:cstheme="minorHAnsi"/>
          <w:szCs w:val="24"/>
        </w:rPr>
        <w:t xml:space="preserve"> explicar.</w:t>
      </w:r>
    </w:p>
    <w:p w14:paraId="24480388" w14:textId="7E1758B0" w:rsidR="00AA724F" w:rsidRPr="003F395A" w:rsidDel="0070734D" w:rsidRDefault="00AA724F" w:rsidP="003F3344">
      <w:pPr>
        <w:spacing w:after="120" w:line="360" w:lineRule="auto"/>
        <w:ind w:firstLine="709"/>
        <w:rPr>
          <w:del w:id="557" w:author="Felipe Neiva Mundim" w:date="2020-10-28T19:06:00Z"/>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cita</w:t>
      </w:r>
      <w:ins w:id="558" w:author="Felipe Neiva Mundim" w:date="2020-10-28T18:51:00Z">
        <w:r w:rsidR="006B6A49">
          <w:rPr>
            <w:rFonts w:cstheme="minorHAnsi"/>
            <w:szCs w:val="24"/>
          </w:rPr>
          <w:t>m</w:t>
        </w:r>
      </w:ins>
      <w:r w:rsidRPr="003F395A">
        <w:rPr>
          <w:rFonts w:cstheme="minorHAnsi"/>
          <w:szCs w:val="24"/>
        </w:rPr>
        <w:t xml:space="preserve"> </w:t>
      </w:r>
      <w:proofErr w:type="spellStart"/>
      <w:r w:rsidRPr="003F395A">
        <w:rPr>
          <w:rFonts w:cstheme="minorHAnsi"/>
          <w:szCs w:val="24"/>
        </w:rPr>
        <w:t>Moosa</w:t>
      </w:r>
      <w:proofErr w:type="spellEnd"/>
      <w:r w:rsidRPr="003F395A">
        <w:rPr>
          <w:rFonts w:cstheme="minorHAnsi"/>
          <w:szCs w:val="24"/>
        </w:rPr>
        <w:t xml:space="preserve"> (2002) e </w:t>
      </w:r>
      <w:proofErr w:type="spellStart"/>
      <w:r w:rsidRPr="003F395A">
        <w:rPr>
          <w:rFonts w:cstheme="minorHAnsi"/>
          <w:szCs w:val="24"/>
        </w:rPr>
        <w:t>Stoian</w:t>
      </w:r>
      <w:proofErr w:type="spellEnd"/>
      <w:r w:rsidRPr="003F395A">
        <w:rPr>
          <w:rFonts w:cstheme="minorHAnsi"/>
          <w:szCs w:val="24"/>
        </w:rPr>
        <w:t xml:space="preserve"> &amp; </w:t>
      </w:r>
      <w:proofErr w:type="spellStart"/>
      <w:r w:rsidRPr="003F395A">
        <w:rPr>
          <w:rFonts w:cstheme="minorHAnsi"/>
          <w:szCs w:val="24"/>
        </w:rPr>
        <w:t>Filippaios</w:t>
      </w:r>
      <w:proofErr w:type="spellEnd"/>
      <w:r w:rsidRPr="003F395A">
        <w:rPr>
          <w:rFonts w:cstheme="minorHAnsi"/>
          <w:szCs w:val="24"/>
        </w:rPr>
        <w:t xml:space="preserve"> (2008) como exemplo</w:t>
      </w:r>
      <w:ins w:id="559" w:author="Felipe Neiva Mundim" w:date="2020-10-28T18:52:00Z">
        <w:r w:rsidR="006B6A49">
          <w:rPr>
            <w:rFonts w:cstheme="minorHAnsi"/>
            <w:szCs w:val="24"/>
          </w:rPr>
          <w:t>s</w:t>
        </w:r>
      </w:ins>
      <w:r w:rsidRPr="003F395A">
        <w:rPr>
          <w:rFonts w:cstheme="minorHAnsi"/>
          <w:szCs w:val="24"/>
        </w:rPr>
        <w:t xml:space="preserve"> de autores que sugerem que o volume de entrada de investimento estrangeiro direto depende do tamanho do mercado do país da empresa</w:t>
      </w:r>
      <w:del w:id="560" w:author="Felipe Neiva Mundim" w:date="2020-10-28T18:51:00Z">
        <w:r w:rsidRPr="003F395A" w:rsidDel="006B6A49">
          <w:rPr>
            <w:rFonts w:cstheme="minorHAnsi"/>
            <w:szCs w:val="24"/>
          </w:rPr>
          <w:delText xml:space="preserve"> que é </w:delText>
        </w:r>
      </w:del>
      <w:ins w:id="561" w:author="Felipe Neiva Mundim" w:date="2020-10-28T18:51:00Z">
        <w:r w:rsidR="006B6A49">
          <w:rPr>
            <w:rFonts w:cstheme="minorHAnsi"/>
            <w:szCs w:val="24"/>
          </w:rPr>
          <w:t>-</w:t>
        </w:r>
      </w:ins>
      <w:r w:rsidRPr="003F395A">
        <w:rPr>
          <w:rFonts w:cstheme="minorHAnsi"/>
          <w:szCs w:val="24"/>
        </w:rPr>
        <w:t>alvo em uma operação. Afinal, maiores mercados podem propiciar ganhos associados a economias de escala.</w:t>
      </w:r>
      <w:ins w:id="562" w:author="Felipe Neiva Mundim" w:date="2020-10-28T19:07:00Z">
        <w:r w:rsidR="0070734D">
          <w:rPr>
            <w:rFonts w:cstheme="minorHAnsi"/>
            <w:szCs w:val="24"/>
          </w:rPr>
          <w:t xml:space="preserve"> </w:t>
        </w:r>
      </w:ins>
    </w:p>
    <w:p w14:paraId="79BC4AC0" w14:textId="55B537CF" w:rsidR="00AA724F" w:rsidRPr="003F395A" w:rsidRDefault="00AA724F" w:rsidP="0070734D">
      <w:pPr>
        <w:spacing w:after="120" w:line="360" w:lineRule="auto"/>
        <w:ind w:firstLine="709"/>
        <w:rPr>
          <w:rFonts w:cstheme="minorHAnsi"/>
          <w:szCs w:val="24"/>
        </w:rPr>
      </w:pPr>
      <w:del w:id="563" w:author="Felipe Neiva Mundim" w:date="2020-10-28T19:06:00Z">
        <w:r w:rsidRPr="003F395A" w:rsidDel="0070734D">
          <w:rPr>
            <w:rFonts w:cstheme="minorHAnsi"/>
            <w:szCs w:val="24"/>
          </w:rPr>
          <w:delText>Em termos de PIB, significa que quanto maior for,</w:delText>
        </w:r>
      </w:del>
      <w:ins w:id="564" w:author="Felipe Neiva Mundim" w:date="2020-10-28T19:06:00Z">
        <w:r w:rsidR="0070734D">
          <w:rPr>
            <w:rFonts w:cstheme="minorHAnsi"/>
            <w:szCs w:val="24"/>
          </w:rPr>
          <w:t xml:space="preserve">Isso significa que quanto maior o </w:t>
        </w:r>
      </w:ins>
      <w:ins w:id="565" w:author="Felipe Neiva Mundim" w:date="2020-10-28T19:07:00Z">
        <w:r w:rsidR="0070734D">
          <w:rPr>
            <w:rFonts w:cstheme="minorHAnsi"/>
            <w:szCs w:val="24"/>
          </w:rPr>
          <w:t>PIB,</w:t>
        </w:r>
      </w:ins>
      <w:r w:rsidRPr="003F395A">
        <w:rPr>
          <w:rFonts w:cstheme="minorHAnsi"/>
          <w:szCs w:val="24"/>
        </w:rPr>
        <w:t xml:space="preserve"> maior </w:t>
      </w:r>
      <w:ins w:id="566" w:author="Felipe Neiva Mundim" w:date="2020-10-28T19:07:00Z">
        <w:r w:rsidR="0070734D">
          <w:rPr>
            <w:rFonts w:cstheme="minorHAnsi"/>
            <w:szCs w:val="24"/>
          </w:rPr>
          <w:t xml:space="preserve">será </w:t>
        </w:r>
      </w:ins>
      <w:r w:rsidRPr="003F395A">
        <w:rPr>
          <w:rFonts w:cstheme="minorHAnsi"/>
          <w:szCs w:val="24"/>
        </w:rPr>
        <w:t xml:space="preserve">o influxo de investimento estrangeiro a se observar naquele </w:t>
      </w:r>
      <w:proofErr w:type="gramStart"/>
      <w:r w:rsidRPr="003F395A">
        <w:rPr>
          <w:rFonts w:cstheme="minorHAnsi"/>
          <w:szCs w:val="24"/>
        </w:rPr>
        <w:t>pais</w:t>
      </w:r>
      <w:proofErr w:type="gramEnd"/>
      <w:r w:rsidRPr="003F395A">
        <w:rPr>
          <w:rFonts w:cstheme="minorHAnsi"/>
          <w:szCs w:val="24"/>
        </w:rPr>
        <w:t>.</w:t>
      </w:r>
    </w:p>
    <w:p w14:paraId="478C997E" w14:textId="008D5591" w:rsidR="00AA724F" w:rsidRPr="003F395A" w:rsidRDefault="00AA724F" w:rsidP="003F3344">
      <w:pPr>
        <w:spacing w:after="120" w:line="360" w:lineRule="auto"/>
        <w:ind w:firstLine="709"/>
        <w:rPr>
          <w:rFonts w:cstheme="minorHAnsi"/>
          <w:szCs w:val="24"/>
        </w:rPr>
      </w:pPr>
      <w:r w:rsidRPr="003F395A">
        <w:rPr>
          <w:rFonts w:cstheme="minorHAnsi"/>
          <w:szCs w:val="24"/>
        </w:rPr>
        <w:t xml:space="preserve">Em relação ao fluxo de saída de investimento e o PIB, a relação esperada por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é positiva. </w:t>
      </w:r>
      <w:commentRangeStart w:id="567"/>
      <w:del w:id="568" w:author="Felipe Neiva Mundim" w:date="2020-10-28T19:08:00Z">
        <w:r w:rsidRPr="003F395A" w:rsidDel="0070734D">
          <w:rPr>
            <w:rFonts w:cstheme="minorHAnsi"/>
            <w:szCs w:val="24"/>
          </w:rPr>
          <w:delText>Com a renda alta</w:delText>
        </w:r>
      </w:del>
      <w:ins w:id="569" w:author="Felipe Neiva Mundim" w:date="2020-10-28T19:08:00Z">
        <w:r w:rsidR="0070734D">
          <w:rPr>
            <w:rFonts w:cstheme="minorHAnsi"/>
            <w:szCs w:val="24"/>
          </w:rPr>
          <w:t>Como consequência de uma renda mais elevada</w:t>
        </w:r>
      </w:ins>
      <w:r w:rsidRPr="003F395A">
        <w:rPr>
          <w:rFonts w:cstheme="minorHAnsi"/>
          <w:szCs w:val="24"/>
        </w:rPr>
        <w:t xml:space="preserve">, </w:t>
      </w:r>
      <w:commentRangeEnd w:id="567"/>
      <w:r w:rsidR="003F462F">
        <w:rPr>
          <w:rStyle w:val="Refdecomentrio"/>
        </w:rPr>
        <w:commentReference w:id="567"/>
      </w:r>
      <w:r w:rsidRPr="003F395A">
        <w:rPr>
          <w:rFonts w:cstheme="minorHAnsi"/>
          <w:szCs w:val="24"/>
        </w:rPr>
        <w:t xml:space="preserve">é possível que as empresas locais vejam no investimento </w:t>
      </w:r>
      <w:del w:id="570" w:author="Felipe Neiva Mundim" w:date="2020-10-28T19:09:00Z">
        <w:r w:rsidRPr="003F395A" w:rsidDel="0070734D">
          <w:rPr>
            <w:rFonts w:cstheme="minorHAnsi"/>
            <w:szCs w:val="24"/>
          </w:rPr>
          <w:delText xml:space="preserve">em empresas </w:delText>
        </w:r>
      </w:del>
      <w:r w:rsidRPr="003F395A">
        <w:rPr>
          <w:rFonts w:cstheme="minorHAnsi"/>
          <w:szCs w:val="24"/>
        </w:rPr>
        <w:t>no exterior uma oportunidade de diversificação e redução dos riscos.</w:t>
      </w:r>
    </w:p>
    <w:p w14:paraId="77E9466B" w14:textId="13860BBD" w:rsidR="00AA724F" w:rsidRDefault="00AA724F" w:rsidP="003F3344">
      <w:pPr>
        <w:spacing w:after="120" w:line="360" w:lineRule="auto"/>
        <w:ind w:firstLine="709"/>
        <w:rPr>
          <w:ins w:id="571" w:author="Felipe Neiva Mundim" w:date="2020-10-30T11:53:00Z"/>
          <w:rFonts w:cstheme="minorHAnsi"/>
          <w:szCs w:val="24"/>
        </w:rPr>
      </w:pPr>
      <w:r w:rsidRPr="003F395A">
        <w:rPr>
          <w:rFonts w:cstheme="minorHAnsi"/>
          <w:szCs w:val="24"/>
        </w:rPr>
        <w:t xml:space="preserve">Portanto, no que diz respeito a parte dos </w:t>
      </w:r>
      <w:del w:id="572" w:author="Felipe Neiva Mundim" w:date="2020-10-28T19:09:00Z">
        <w:r w:rsidRPr="003F395A" w:rsidDel="0070734D">
          <w:rPr>
            <w:rFonts w:cstheme="minorHAnsi"/>
            <w:szCs w:val="24"/>
          </w:rPr>
          <w:delText>atos de concentração</w:delText>
        </w:r>
      </w:del>
      <w:ins w:id="573" w:author="Felipe Neiva Mundim" w:date="2020-10-28T19:09:00Z">
        <w:r w:rsidR="0070734D">
          <w:rPr>
            <w:rFonts w:cstheme="minorHAnsi"/>
            <w:szCs w:val="24"/>
          </w:rPr>
          <w:t>AC</w:t>
        </w:r>
      </w:ins>
      <w:r w:rsidRPr="003F395A">
        <w:rPr>
          <w:rFonts w:cstheme="minorHAnsi"/>
          <w:szCs w:val="24"/>
        </w:rPr>
        <w:t xml:space="preserve"> de natureza transfronteiriça, um aumento do PIB deve exercer um efeito positivo</w:t>
      </w:r>
      <w:del w:id="574" w:author="Felipe Neiva Mundim" w:date="2020-10-28T19:10:00Z">
        <w:r w:rsidRPr="003F395A" w:rsidDel="0070734D">
          <w:rPr>
            <w:rFonts w:cstheme="minorHAnsi"/>
            <w:szCs w:val="24"/>
          </w:rPr>
          <w:delText xml:space="preserve"> sobre o número de atos de concentração</w:delText>
        </w:r>
      </w:del>
      <w:r w:rsidRPr="003F395A">
        <w:rPr>
          <w:rFonts w:cstheme="minorHAnsi"/>
          <w:szCs w:val="24"/>
        </w:rPr>
        <w:t xml:space="preserve">. </w:t>
      </w:r>
      <w:del w:id="575" w:author="Felipe Neiva Mundim" w:date="2020-10-28T19:12:00Z">
        <w:r w:rsidRPr="003F395A" w:rsidDel="0070734D">
          <w:rPr>
            <w:rFonts w:cstheme="minorHAnsi"/>
            <w:szCs w:val="24"/>
          </w:rPr>
          <w:delText xml:space="preserve">Em relação aos </w:delText>
        </w:r>
      </w:del>
      <w:del w:id="576" w:author="Felipe Neiva Mundim" w:date="2020-10-28T19:10:00Z">
        <w:r w:rsidRPr="003F395A" w:rsidDel="0070734D">
          <w:rPr>
            <w:rFonts w:cstheme="minorHAnsi"/>
            <w:szCs w:val="24"/>
          </w:rPr>
          <w:delText>atos de concentração</w:delText>
        </w:r>
      </w:del>
      <w:ins w:id="577" w:author="Felipe Neiva Mundim" w:date="2020-10-28T19:12:00Z">
        <w:r w:rsidR="0070734D">
          <w:rPr>
            <w:rFonts w:cstheme="minorHAnsi"/>
            <w:szCs w:val="24"/>
          </w:rPr>
          <w:t xml:space="preserve">Acerca dos </w:t>
        </w:r>
      </w:ins>
      <w:ins w:id="578" w:author="Felipe Neiva Mundim" w:date="2020-10-28T19:10:00Z">
        <w:r w:rsidR="0070734D">
          <w:rPr>
            <w:rFonts w:cstheme="minorHAnsi"/>
            <w:szCs w:val="24"/>
          </w:rPr>
          <w:t>AC</w:t>
        </w:r>
      </w:ins>
      <w:r w:rsidRPr="003F395A">
        <w:rPr>
          <w:rFonts w:cstheme="minorHAnsi"/>
          <w:szCs w:val="24"/>
        </w:rPr>
        <w:t xml:space="preserve"> entre empresas </w:t>
      </w:r>
      <w:del w:id="579" w:author="Felipe Neiva Mundim" w:date="2020-10-28T19:10:00Z">
        <w:r w:rsidRPr="003F395A" w:rsidDel="0070734D">
          <w:rPr>
            <w:rFonts w:cstheme="minorHAnsi"/>
            <w:szCs w:val="24"/>
          </w:rPr>
          <w:delText>locais</w:delText>
        </w:r>
      </w:del>
      <w:ins w:id="580" w:author="Felipe Neiva Mundim" w:date="2020-10-28T19:10:00Z">
        <w:r w:rsidR="0070734D">
          <w:rPr>
            <w:rFonts w:cstheme="minorHAnsi"/>
            <w:szCs w:val="24"/>
          </w:rPr>
          <w:t>dentro de um mesmo país</w:t>
        </w:r>
      </w:ins>
      <w:r w:rsidRPr="003F395A">
        <w:rPr>
          <w:rFonts w:cstheme="minorHAnsi"/>
          <w:szCs w:val="24"/>
        </w:rPr>
        <w:t xml:space="preserve">, a </w:t>
      </w:r>
      <w:del w:id="581" w:author="Felipe Neiva Mundim" w:date="2020-10-28T19:11:00Z">
        <w:r w:rsidRPr="003F395A" w:rsidDel="0070734D">
          <w:rPr>
            <w:rFonts w:cstheme="minorHAnsi"/>
            <w:szCs w:val="24"/>
          </w:rPr>
          <w:delText xml:space="preserve">hipótese </w:delText>
        </w:r>
      </w:del>
      <w:del w:id="582" w:author="Felipe Neiva Mundim" w:date="2020-10-28T19:10:00Z">
        <w:r w:rsidRPr="003F395A" w:rsidDel="0070734D">
          <w:rPr>
            <w:rFonts w:cstheme="minorHAnsi"/>
            <w:szCs w:val="24"/>
          </w:rPr>
          <w:delText>remanescente é a</w:delText>
        </w:r>
      </w:del>
      <w:ins w:id="583" w:author="Felipe Neiva Mundim" w:date="2020-10-28T19:11:00Z">
        <w:r w:rsidR="0070734D">
          <w:rPr>
            <w:rFonts w:cstheme="minorHAnsi"/>
            <w:szCs w:val="24"/>
          </w:rPr>
          <w:t>relação</w:t>
        </w:r>
      </w:ins>
      <w:r w:rsidRPr="003F395A">
        <w:rPr>
          <w:rFonts w:cstheme="minorHAnsi"/>
          <w:szCs w:val="24"/>
        </w:rPr>
        <w:t xml:space="preserve"> que decorre dos testes de robustez produzidos por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del w:id="584" w:author="Felipe Neiva Mundim" w:date="2020-10-28T19:12:00Z">
        <w:r w:rsidRPr="003F395A" w:rsidDel="0070734D">
          <w:rPr>
            <w:rFonts w:cstheme="minorHAnsi"/>
            <w:szCs w:val="24"/>
          </w:rPr>
          <w:delText xml:space="preserve">, em que a relação identificada foi </w:delText>
        </w:r>
      </w:del>
      <w:ins w:id="585" w:author="Felipe Neiva Mundim" w:date="2020-10-28T19:12:00Z">
        <w:r w:rsidR="0070734D">
          <w:rPr>
            <w:rFonts w:cstheme="minorHAnsi"/>
            <w:szCs w:val="24"/>
          </w:rPr>
          <w:t xml:space="preserve"> é </w:t>
        </w:r>
      </w:ins>
      <w:r w:rsidRPr="003F395A">
        <w:rPr>
          <w:rFonts w:cstheme="minorHAnsi"/>
          <w:szCs w:val="24"/>
        </w:rPr>
        <w:t>negativa.</w:t>
      </w:r>
    </w:p>
    <w:p w14:paraId="187D2056" w14:textId="032917EE" w:rsidR="00154E6B" w:rsidRDefault="00154E6B" w:rsidP="003F3344">
      <w:pPr>
        <w:spacing w:after="120" w:line="360" w:lineRule="auto"/>
        <w:ind w:firstLine="709"/>
        <w:rPr>
          <w:ins w:id="586" w:author="Felipe Neiva Mundim" w:date="2020-10-30T12:06:00Z"/>
          <w:rFonts w:cstheme="minorHAnsi"/>
          <w:szCs w:val="24"/>
        </w:rPr>
      </w:pPr>
      <w:ins w:id="587" w:author="Felipe Neiva Mundim" w:date="2020-10-30T11:53:00Z">
        <w:r>
          <w:rPr>
            <w:rFonts w:cstheme="minorHAnsi"/>
            <w:szCs w:val="24"/>
          </w:rPr>
          <w:t>Além disso</w:t>
        </w:r>
      </w:ins>
      <w:ins w:id="588" w:author="Felipe Neiva Mundim" w:date="2020-10-30T11:54:00Z">
        <w:r>
          <w:rPr>
            <w:rFonts w:cstheme="minorHAnsi"/>
            <w:szCs w:val="24"/>
          </w:rPr>
          <w:t xml:space="preserve">, </w:t>
        </w:r>
        <w:commentRangeStart w:id="589"/>
        <w:r>
          <w:rPr>
            <w:rFonts w:cstheme="minorHAnsi"/>
            <w:szCs w:val="24"/>
          </w:rPr>
          <w:t>Ji</w:t>
        </w:r>
      </w:ins>
      <w:commentRangeEnd w:id="589"/>
      <w:r w:rsidR="00151E2C">
        <w:rPr>
          <w:rStyle w:val="Refdecomentrio"/>
        </w:rPr>
        <w:commentReference w:id="589"/>
      </w:r>
      <w:ins w:id="590" w:author="Felipe Neiva Mundim" w:date="2020-10-30T11:54:00Z">
        <w:r>
          <w:rPr>
            <w:rFonts w:cstheme="minorHAnsi"/>
            <w:szCs w:val="24"/>
          </w:rPr>
          <w:t xml:space="preserve"> (2016) </w:t>
        </w:r>
      </w:ins>
      <w:ins w:id="591" w:author="Felipe Neiva Mundim" w:date="2020-10-30T11:55:00Z">
        <w:r>
          <w:rPr>
            <w:rFonts w:cstheme="minorHAnsi"/>
            <w:szCs w:val="24"/>
          </w:rPr>
          <w:t>buscou estudar como o PIB está relacionado com fusões e aquisiç</w:t>
        </w:r>
      </w:ins>
      <w:ins w:id="592" w:author="Felipe Neiva Mundim" w:date="2020-10-30T11:56:00Z">
        <w:r>
          <w:rPr>
            <w:rFonts w:cstheme="minorHAnsi"/>
            <w:szCs w:val="24"/>
          </w:rPr>
          <w:t>ões.</w:t>
        </w:r>
      </w:ins>
      <w:ins w:id="593" w:author="Felipe Neiva Mundim" w:date="2020-10-30T12:06:00Z">
        <w:r w:rsidR="00C330C6">
          <w:rPr>
            <w:rFonts w:cstheme="minorHAnsi"/>
            <w:szCs w:val="24"/>
          </w:rPr>
          <w:t xml:space="preserve"> </w:t>
        </w:r>
      </w:ins>
      <w:ins w:id="594" w:author="Felipe Neiva Mundim" w:date="2020-10-30T12:07:00Z">
        <w:r w:rsidR="00C330C6">
          <w:rPr>
            <w:rFonts w:cstheme="minorHAnsi"/>
            <w:szCs w:val="24"/>
          </w:rPr>
          <w:t xml:space="preserve">Nesse sentido, o autor </w:t>
        </w:r>
        <w:r w:rsidR="006159CC">
          <w:rPr>
            <w:rFonts w:cstheme="minorHAnsi"/>
            <w:szCs w:val="24"/>
          </w:rPr>
          <w:t>analisou observaç</w:t>
        </w:r>
      </w:ins>
      <w:ins w:id="595" w:author="Felipe Neiva Mundim" w:date="2020-10-30T12:08:00Z">
        <w:r w:rsidR="006159CC">
          <w:rPr>
            <w:rFonts w:cstheme="minorHAnsi"/>
            <w:szCs w:val="24"/>
          </w:rPr>
          <w:t>ões de PIB e fusões e aquisições dos Estados Unidos, e</w:t>
        </w:r>
      </w:ins>
      <w:ins w:id="596" w:author="Felipe Neiva Mundim" w:date="2020-10-30T12:06:00Z">
        <w:r w:rsidR="00C330C6">
          <w:rPr>
            <w:rFonts w:cstheme="minorHAnsi"/>
            <w:szCs w:val="24"/>
          </w:rPr>
          <w:t xml:space="preserve"> conclui</w:t>
        </w:r>
      </w:ins>
      <w:ins w:id="597" w:author="Felipe Neiva Mundim" w:date="2020-10-30T12:08:00Z">
        <w:r w:rsidR="006159CC">
          <w:rPr>
            <w:rFonts w:cstheme="minorHAnsi"/>
            <w:szCs w:val="24"/>
          </w:rPr>
          <w:t>u</w:t>
        </w:r>
      </w:ins>
      <w:ins w:id="598" w:author="Felipe Neiva Mundim" w:date="2020-10-30T12:06:00Z">
        <w:r w:rsidR="00C330C6">
          <w:rPr>
            <w:rFonts w:cstheme="minorHAnsi"/>
            <w:szCs w:val="24"/>
          </w:rPr>
          <w:t xml:space="preserve"> que:</w:t>
        </w:r>
      </w:ins>
    </w:p>
    <w:p w14:paraId="0CF88822" w14:textId="281E6D2C" w:rsidR="00C330C6" w:rsidRPr="006159CC" w:rsidRDefault="00C330C6" w:rsidP="006159CC">
      <w:pPr>
        <w:spacing w:after="120" w:line="240" w:lineRule="auto"/>
        <w:ind w:left="1984"/>
        <w:rPr>
          <w:rFonts w:cstheme="minorHAnsi"/>
          <w:sz w:val="20"/>
          <w:szCs w:val="24"/>
        </w:rPr>
      </w:pPr>
      <w:ins w:id="599" w:author="Felipe Neiva Mundim" w:date="2020-10-30T12:06:00Z">
        <w:r w:rsidRPr="006159CC">
          <w:rPr>
            <w:rFonts w:cstheme="minorHAnsi"/>
            <w:sz w:val="20"/>
            <w:szCs w:val="24"/>
          </w:rPr>
          <w:t xml:space="preserve">A partir da aplicação empírica, descobriu-se que o valor das negociações de </w:t>
        </w:r>
      </w:ins>
      <w:ins w:id="600" w:author="Felipe Neiva Mundim" w:date="2020-10-30T12:07:00Z">
        <w:r w:rsidRPr="006159CC">
          <w:rPr>
            <w:rFonts w:cstheme="minorHAnsi"/>
            <w:sz w:val="20"/>
            <w:szCs w:val="24"/>
          </w:rPr>
          <w:t>fusões e aquisições</w:t>
        </w:r>
      </w:ins>
      <w:ins w:id="601" w:author="Felipe Neiva Mundim" w:date="2020-10-30T12:06:00Z">
        <w:r w:rsidRPr="006159CC">
          <w:rPr>
            <w:rFonts w:cstheme="minorHAnsi"/>
            <w:sz w:val="20"/>
            <w:szCs w:val="24"/>
          </w:rPr>
          <w:t xml:space="preserve"> tem</w:t>
        </w:r>
      </w:ins>
      <w:ins w:id="602" w:author="Felipe Neiva Mundim" w:date="2020-10-30T12:07:00Z">
        <w:r w:rsidRPr="006159CC">
          <w:rPr>
            <w:rFonts w:cstheme="minorHAnsi"/>
            <w:sz w:val="20"/>
            <w:szCs w:val="24"/>
          </w:rPr>
          <w:t xml:space="preserve"> </w:t>
        </w:r>
      </w:ins>
      <w:ins w:id="603" w:author="Felipe Neiva Mundim" w:date="2020-10-30T12:06:00Z">
        <w:r w:rsidRPr="006159CC">
          <w:rPr>
            <w:rFonts w:cstheme="minorHAnsi"/>
            <w:sz w:val="20"/>
            <w:szCs w:val="24"/>
          </w:rPr>
          <w:t xml:space="preserve">relação positiva significativa com o PIB. </w:t>
        </w:r>
      </w:ins>
      <w:ins w:id="604" w:author="Felipe Neiva Mundim" w:date="2020-10-30T12:07:00Z">
        <w:r w:rsidRPr="006159CC">
          <w:rPr>
            <w:rFonts w:cstheme="minorHAnsi"/>
            <w:sz w:val="20"/>
            <w:szCs w:val="24"/>
          </w:rPr>
          <w:t>[...]</w:t>
        </w:r>
      </w:ins>
      <w:ins w:id="605" w:author="Felipe Neiva Mundim" w:date="2020-10-30T12:06:00Z">
        <w:r w:rsidRPr="006159CC">
          <w:rPr>
            <w:rFonts w:cstheme="minorHAnsi"/>
            <w:sz w:val="20"/>
            <w:szCs w:val="24"/>
          </w:rPr>
          <w:t xml:space="preserve"> Isso significa que quando a </w:t>
        </w:r>
        <w:r w:rsidRPr="006159CC">
          <w:rPr>
            <w:rFonts w:cstheme="minorHAnsi"/>
            <w:sz w:val="20"/>
            <w:szCs w:val="24"/>
          </w:rPr>
          <w:lastRenderedPageBreak/>
          <w:t xml:space="preserve">economia dos EUA </w:t>
        </w:r>
      </w:ins>
      <w:ins w:id="606" w:author="Felipe Neiva Mundim" w:date="2020-10-30T12:08:00Z">
        <w:r w:rsidR="006159CC" w:rsidRPr="006159CC">
          <w:rPr>
            <w:rFonts w:cstheme="minorHAnsi"/>
            <w:sz w:val="20"/>
            <w:szCs w:val="24"/>
          </w:rPr>
          <w:t>cresce</w:t>
        </w:r>
      </w:ins>
      <w:ins w:id="607" w:author="Felipe Neiva Mundim" w:date="2020-10-30T12:06:00Z">
        <w:r w:rsidRPr="006159CC">
          <w:rPr>
            <w:rFonts w:cstheme="minorHAnsi"/>
            <w:sz w:val="20"/>
            <w:szCs w:val="24"/>
          </w:rPr>
          <w:t>, as empresas estão mais dispostas a se envolver em fusões e aquisições, e</w:t>
        </w:r>
      </w:ins>
      <w:ins w:id="608" w:author="Felipe Neiva Mundim" w:date="2020-10-30T12:08:00Z">
        <w:r w:rsidR="006159CC" w:rsidRPr="006159CC">
          <w:rPr>
            <w:rFonts w:cstheme="minorHAnsi"/>
            <w:sz w:val="20"/>
            <w:szCs w:val="24"/>
          </w:rPr>
          <w:t xml:space="preserve"> </w:t>
        </w:r>
      </w:ins>
      <w:ins w:id="609" w:author="Felipe Neiva Mundim" w:date="2020-10-30T12:06:00Z">
        <w:r w:rsidRPr="006159CC">
          <w:rPr>
            <w:rFonts w:cstheme="minorHAnsi"/>
            <w:sz w:val="20"/>
            <w:szCs w:val="24"/>
          </w:rPr>
          <w:t>quando a economia está deprimida, as empresas estão menos dispostas a se envolver</w:t>
        </w:r>
      </w:ins>
      <w:ins w:id="610" w:author="Felipe Neiva Mundim" w:date="2020-10-30T12:08:00Z">
        <w:r w:rsidR="006159CC" w:rsidRPr="006159CC">
          <w:rPr>
            <w:rFonts w:cstheme="minorHAnsi"/>
            <w:sz w:val="20"/>
            <w:szCs w:val="24"/>
          </w:rPr>
          <w:t xml:space="preserve"> </w:t>
        </w:r>
      </w:ins>
      <w:ins w:id="611" w:author="Felipe Neiva Mundim" w:date="2020-10-30T12:06:00Z">
        <w:r w:rsidRPr="006159CC">
          <w:rPr>
            <w:rFonts w:cstheme="minorHAnsi"/>
            <w:sz w:val="20"/>
            <w:szCs w:val="24"/>
          </w:rPr>
          <w:t xml:space="preserve">em </w:t>
        </w:r>
      </w:ins>
      <w:ins w:id="612" w:author="Felipe Neiva Mundim" w:date="2020-10-30T12:08:00Z">
        <w:r w:rsidR="006159CC" w:rsidRPr="006159CC">
          <w:rPr>
            <w:rFonts w:cstheme="minorHAnsi"/>
            <w:sz w:val="20"/>
            <w:szCs w:val="24"/>
          </w:rPr>
          <w:t>fusões e aquisições</w:t>
        </w:r>
      </w:ins>
      <w:ins w:id="613" w:author="Felipe Neiva Mundim" w:date="2020-10-30T12:06:00Z">
        <w:r w:rsidRPr="006159CC">
          <w:rPr>
            <w:rFonts w:cstheme="minorHAnsi"/>
            <w:sz w:val="20"/>
            <w:szCs w:val="24"/>
          </w:rPr>
          <w:t>.</w:t>
        </w:r>
      </w:ins>
      <w:ins w:id="614" w:author="Felipe Neiva Mundim" w:date="2020-10-30T12:09:00Z">
        <w:r w:rsidR="006159CC">
          <w:rPr>
            <w:rFonts w:cstheme="minorHAnsi"/>
            <w:sz w:val="20"/>
            <w:szCs w:val="24"/>
          </w:rPr>
          <w:t xml:space="preserve"> (</w:t>
        </w:r>
        <w:r w:rsidR="00EA5198">
          <w:rPr>
            <w:rFonts w:cstheme="minorHAnsi"/>
            <w:sz w:val="20"/>
            <w:szCs w:val="24"/>
          </w:rPr>
          <w:t>JI</w:t>
        </w:r>
        <w:r w:rsidR="006159CC">
          <w:rPr>
            <w:rFonts w:cstheme="minorHAnsi"/>
            <w:sz w:val="20"/>
            <w:szCs w:val="24"/>
          </w:rPr>
          <w:t>, 2016, p. 12</w:t>
        </w:r>
      </w:ins>
      <w:ins w:id="615" w:author="Felipe Neiva Mundim" w:date="2020-10-30T12:17:00Z">
        <w:r w:rsidR="006159CC">
          <w:rPr>
            <w:rFonts w:cstheme="minorHAnsi"/>
            <w:sz w:val="20"/>
            <w:szCs w:val="24"/>
          </w:rPr>
          <w:t>, tradução nossa</w:t>
        </w:r>
      </w:ins>
      <w:ins w:id="616" w:author="Felipe Neiva Mundim" w:date="2020-10-30T12:10:00Z">
        <w:r w:rsidR="006159CC">
          <w:rPr>
            <w:rFonts w:cstheme="minorHAnsi"/>
            <w:sz w:val="20"/>
            <w:szCs w:val="24"/>
          </w:rPr>
          <w:t>)</w:t>
        </w:r>
      </w:ins>
    </w:p>
    <w:p w14:paraId="4B3F7A4C" w14:textId="10684080" w:rsidR="00AA724F" w:rsidRDefault="003F462F" w:rsidP="003F3344">
      <w:pPr>
        <w:spacing w:after="120" w:line="360" w:lineRule="auto"/>
        <w:ind w:firstLine="709"/>
        <w:rPr>
          <w:rFonts w:cstheme="minorHAnsi"/>
          <w:szCs w:val="24"/>
        </w:rPr>
      </w:pPr>
      <w:ins w:id="617" w:author="João Isidio Martins" w:date="2020-10-31T19:51:00Z">
        <w:r>
          <w:rPr>
            <w:rFonts w:cstheme="minorHAnsi"/>
            <w:szCs w:val="24"/>
          </w:rPr>
          <w:t xml:space="preserve">Não obstante ser </w:t>
        </w:r>
      </w:ins>
      <w:del w:id="618" w:author="João Isidio Martins" w:date="2020-10-31T19:51:00Z">
        <w:r w:rsidR="00AA724F" w:rsidRPr="003F395A" w:rsidDel="003F462F">
          <w:rPr>
            <w:rFonts w:cstheme="minorHAnsi"/>
            <w:szCs w:val="24"/>
          </w:rPr>
          <w:delText xml:space="preserve">Sendo assim, </w:delText>
        </w:r>
      </w:del>
      <w:ins w:id="619" w:author="Felipe Neiva Mundim" w:date="2020-10-28T19:14:00Z">
        <w:del w:id="620" w:author="João Isidio Martins" w:date="2020-10-31T19:51:00Z">
          <w:r w:rsidR="0070734D" w:rsidDel="003F462F">
            <w:rPr>
              <w:rFonts w:cstheme="minorHAnsi"/>
              <w:szCs w:val="24"/>
            </w:rPr>
            <w:delText xml:space="preserve">seria </w:delText>
          </w:r>
        </w:del>
        <w:r w:rsidR="0070734D">
          <w:rPr>
            <w:rFonts w:cstheme="minorHAnsi"/>
            <w:szCs w:val="24"/>
          </w:rPr>
          <w:t xml:space="preserve">indeterminado </w:t>
        </w:r>
      </w:ins>
      <w:del w:id="621" w:author="Felipe Neiva Mundim" w:date="2020-10-28T19:13:00Z">
        <w:r w:rsidR="00AA724F" w:rsidRPr="003F395A" w:rsidDel="0070734D">
          <w:rPr>
            <w:rFonts w:cstheme="minorHAnsi"/>
            <w:szCs w:val="24"/>
          </w:rPr>
          <w:delText xml:space="preserve">é indefinido o </w:delText>
        </w:r>
      </w:del>
      <w:ins w:id="622" w:author="Felipe Neiva Mundim" w:date="2020-10-28T19:13:00Z">
        <w:r w:rsidR="0070734D">
          <w:rPr>
            <w:rFonts w:cstheme="minorHAnsi"/>
            <w:szCs w:val="24"/>
          </w:rPr>
          <w:t xml:space="preserve">o </w:t>
        </w:r>
      </w:ins>
      <w:del w:id="623" w:author="João Isidio Martins" w:date="2020-10-31T19:52:00Z">
        <w:r w:rsidR="00AA724F" w:rsidRPr="003F395A" w:rsidDel="003F462F">
          <w:rPr>
            <w:rFonts w:cstheme="minorHAnsi"/>
            <w:szCs w:val="24"/>
          </w:rPr>
          <w:delText>sinal esperado para</w:delText>
        </w:r>
      </w:del>
      <w:ins w:id="624" w:author="João Isidio Martins" w:date="2020-10-31T19:52:00Z">
        <w:r>
          <w:rPr>
            <w:rFonts w:cstheme="minorHAnsi"/>
            <w:szCs w:val="24"/>
          </w:rPr>
          <w:t>efeito</w:t>
        </w:r>
      </w:ins>
      <w:r w:rsidR="00AA724F" w:rsidRPr="003F395A">
        <w:rPr>
          <w:rFonts w:cstheme="minorHAnsi"/>
          <w:szCs w:val="24"/>
        </w:rPr>
        <w:t xml:space="preserve"> </w:t>
      </w:r>
      <w:ins w:id="625" w:author="Felipe Neiva Mundim" w:date="2020-10-28T19:13:00Z">
        <w:del w:id="626" w:author="João Isidio Martins" w:date="2020-10-31T19:52:00Z">
          <w:r w:rsidR="0070734D" w:rsidDel="003F462F">
            <w:rPr>
              <w:rFonts w:cstheme="minorHAnsi"/>
              <w:szCs w:val="24"/>
            </w:rPr>
            <w:delText>a</w:delText>
          </w:r>
        </w:del>
      </w:ins>
      <w:ins w:id="627" w:author="João Isidio Martins" w:date="2020-10-31T19:52:00Z">
        <w:r>
          <w:rPr>
            <w:rFonts w:cstheme="minorHAnsi"/>
            <w:szCs w:val="24"/>
          </w:rPr>
          <w:t>do</w:t>
        </w:r>
      </w:ins>
      <w:ins w:id="628" w:author="Felipe Neiva Mundim" w:date="2020-10-28T19:13:00Z">
        <w:r w:rsidR="0070734D">
          <w:rPr>
            <w:rFonts w:cstheme="minorHAnsi"/>
            <w:szCs w:val="24"/>
          </w:rPr>
          <w:t xml:space="preserve"> </w:t>
        </w:r>
      </w:ins>
      <w:del w:id="629" w:author="Felipe Neiva Mundim" w:date="2020-10-28T19:13:00Z">
        <w:r w:rsidR="00AA724F" w:rsidRPr="003F395A" w:rsidDel="0070734D">
          <w:rPr>
            <w:rFonts w:cstheme="minorHAnsi"/>
            <w:szCs w:val="24"/>
          </w:rPr>
          <w:delText xml:space="preserve">essa </w:delText>
        </w:r>
      </w:del>
      <w:del w:id="630" w:author="João Isidio Martins" w:date="2020-10-31T19:52:00Z">
        <w:r w:rsidR="00AA724F" w:rsidRPr="003F395A" w:rsidDel="003F462F">
          <w:rPr>
            <w:rFonts w:cstheme="minorHAnsi"/>
            <w:szCs w:val="24"/>
          </w:rPr>
          <w:delText xml:space="preserve">variável </w:delText>
        </w:r>
      </w:del>
      <w:ins w:id="631" w:author="Felipe Neiva Mundim" w:date="2020-10-28T19:13:00Z">
        <w:r w:rsidR="0070734D">
          <w:rPr>
            <w:rFonts w:cstheme="minorHAnsi"/>
            <w:szCs w:val="24"/>
          </w:rPr>
          <w:t xml:space="preserve">PIB </w:t>
        </w:r>
      </w:ins>
      <w:ins w:id="632" w:author="João Isidio Martins" w:date="2020-10-31T19:52:00Z">
        <w:r>
          <w:rPr>
            <w:rFonts w:cstheme="minorHAnsi"/>
            <w:szCs w:val="24"/>
          </w:rPr>
          <w:t xml:space="preserve">sobre o número de AC, a literatura indica que trata-se de uma variável importante </w:t>
        </w:r>
      </w:ins>
      <w:ins w:id="633" w:author="João Isidio Martins" w:date="2020-10-31T19:53:00Z">
        <w:r>
          <w:rPr>
            <w:rFonts w:cstheme="minorHAnsi"/>
            <w:szCs w:val="24"/>
          </w:rPr>
          <w:t xml:space="preserve">é que deve ser considerada </w:t>
        </w:r>
      </w:ins>
      <w:r w:rsidR="00AA724F" w:rsidRPr="003F395A">
        <w:rPr>
          <w:rFonts w:cstheme="minorHAnsi"/>
          <w:szCs w:val="24"/>
        </w:rPr>
        <w:t>no</w:t>
      </w:r>
      <w:ins w:id="634" w:author="João Isidio Martins" w:date="2020-10-31T19:53:00Z">
        <w:r>
          <w:rPr>
            <w:rFonts w:cstheme="minorHAnsi"/>
            <w:szCs w:val="24"/>
          </w:rPr>
          <w:t>s</w:t>
        </w:r>
      </w:ins>
      <w:r w:rsidR="00AA724F" w:rsidRPr="003F395A">
        <w:rPr>
          <w:rFonts w:cstheme="minorHAnsi"/>
          <w:szCs w:val="24"/>
        </w:rPr>
        <w:t xml:space="preserve"> modelo</w:t>
      </w:r>
      <w:ins w:id="635" w:author="João Isidio Martins" w:date="2020-10-31T19:53:00Z">
        <w:r>
          <w:rPr>
            <w:rFonts w:cstheme="minorHAnsi"/>
            <w:szCs w:val="24"/>
          </w:rPr>
          <w:t>s</w:t>
        </w:r>
      </w:ins>
      <w:r w:rsidR="00AA724F" w:rsidRPr="003F395A">
        <w:rPr>
          <w:rFonts w:cstheme="minorHAnsi"/>
          <w:szCs w:val="24"/>
        </w:rPr>
        <w:t xml:space="preserve"> de</w:t>
      </w:r>
      <w:ins w:id="636" w:author="Felipe Neiva Mundim" w:date="2020-10-28T19:13:00Z">
        <w:r w:rsidR="0070734D">
          <w:rPr>
            <w:rFonts w:cstheme="minorHAnsi"/>
            <w:szCs w:val="24"/>
          </w:rPr>
          <w:t xml:space="preserve"> estimação do</w:t>
        </w:r>
      </w:ins>
      <w:r w:rsidR="00AA724F" w:rsidRPr="003F395A">
        <w:rPr>
          <w:rFonts w:cstheme="minorHAnsi"/>
          <w:szCs w:val="24"/>
        </w:rPr>
        <w:t xml:space="preserve"> número de </w:t>
      </w:r>
      <w:del w:id="637" w:author="Felipe Neiva Mundim" w:date="2020-10-28T19:12:00Z">
        <w:r w:rsidR="00AA724F" w:rsidRPr="003F395A" w:rsidDel="0070734D">
          <w:rPr>
            <w:rFonts w:cstheme="minorHAnsi"/>
            <w:szCs w:val="24"/>
          </w:rPr>
          <w:delText>atos de concentração</w:delText>
        </w:r>
      </w:del>
      <w:ins w:id="638" w:author="Felipe Neiva Mundim" w:date="2020-10-28T19:12:00Z">
        <w:r w:rsidR="0070734D">
          <w:rPr>
            <w:rFonts w:cstheme="minorHAnsi"/>
            <w:szCs w:val="24"/>
          </w:rPr>
          <w:t>AC</w:t>
        </w:r>
      </w:ins>
      <w:r w:rsidR="00AA724F" w:rsidRPr="003F395A">
        <w:rPr>
          <w:rFonts w:cstheme="minorHAnsi"/>
          <w:szCs w:val="24"/>
        </w:rPr>
        <w:t xml:space="preserve"> </w:t>
      </w:r>
      <w:del w:id="639" w:author="João Isidio Martins" w:date="2020-10-31T19:53:00Z">
        <w:r w:rsidR="00AA724F" w:rsidRPr="003F395A" w:rsidDel="003F462F">
          <w:rPr>
            <w:rFonts w:cstheme="minorHAnsi"/>
            <w:szCs w:val="24"/>
          </w:rPr>
          <w:delText xml:space="preserve">a serem </w:delText>
        </w:r>
      </w:del>
      <w:r w:rsidR="00AA724F" w:rsidRPr="003F395A">
        <w:rPr>
          <w:rFonts w:cstheme="minorHAnsi"/>
          <w:szCs w:val="24"/>
        </w:rPr>
        <w:t xml:space="preserve">avaliados na </w:t>
      </w:r>
      <w:commentRangeStart w:id="640"/>
      <w:r w:rsidR="00AA724F" w:rsidRPr="003F395A">
        <w:rPr>
          <w:rFonts w:cstheme="minorHAnsi"/>
          <w:szCs w:val="24"/>
        </w:rPr>
        <w:t>autarquia</w:t>
      </w:r>
      <w:commentRangeEnd w:id="640"/>
      <w:r>
        <w:rPr>
          <w:rStyle w:val="Refdecomentrio"/>
        </w:rPr>
        <w:commentReference w:id="640"/>
      </w:r>
      <w:r w:rsidR="00AA724F" w:rsidRPr="003F395A">
        <w:rPr>
          <w:rFonts w:cstheme="minorHAnsi"/>
          <w:szCs w:val="24"/>
        </w:rPr>
        <w:t>.</w:t>
      </w:r>
    </w:p>
    <w:p w14:paraId="06ED8C8A" w14:textId="77777777" w:rsidR="003F3344" w:rsidRPr="003F395A" w:rsidRDefault="003F3344" w:rsidP="003F3344">
      <w:pPr>
        <w:spacing w:after="120" w:line="360" w:lineRule="auto"/>
        <w:ind w:firstLine="709"/>
        <w:rPr>
          <w:rFonts w:cstheme="minorHAnsi"/>
          <w:szCs w:val="24"/>
        </w:rPr>
      </w:pPr>
    </w:p>
    <w:p w14:paraId="5D438029" w14:textId="77777777" w:rsidR="00AA724F" w:rsidRPr="00B42D7A" w:rsidRDefault="00AA724F" w:rsidP="00B42D7A">
      <w:pPr>
        <w:pStyle w:val="Ttulo2"/>
        <w:numPr>
          <w:ilvl w:val="2"/>
          <w:numId w:val="26"/>
        </w:numPr>
        <w:ind w:left="709" w:hanging="709"/>
      </w:pPr>
      <w:bookmarkStart w:id="641" w:name="_Toc49960023"/>
      <w:bookmarkStart w:id="642" w:name="_Toc54797202"/>
      <w:r w:rsidRPr="00B42D7A">
        <w:t>Custo de capital (Juros)</w:t>
      </w:r>
      <w:bookmarkEnd w:id="641"/>
      <w:bookmarkEnd w:id="642"/>
    </w:p>
    <w:p w14:paraId="01989AD6" w14:textId="53CC8AA2" w:rsidR="00AA724F" w:rsidRPr="003F395A" w:rsidDel="00923864" w:rsidRDefault="00923864" w:rsidP="003F3344">
      <w:pPr>
        <w:spacing w:after="120" w:line="360" w:lineRule="auto"/>
        <w:ind w:firstLine="709"/>
        <w:rPr>
          <w:del w:id="643" w:author="Felipe Neiva Mundim" w:date="2020-10-28T19:48:00Z"/>
          <w:rFonts w:cstheme="minorHAnsi"/>
          <w:szCs w:val="24"/>
        </w:rPr>
      </w:pPr>
      <w:ins w:id="644" w:author="Felipe Neiva Mundim" w:date="2020-10-28T19:47:00Z">
        <w:r>
          <w:rPr>
            <w:rFonts w:cstheme="minorHAnsi"/>
            <w:szCs w:val="24"/>
          </w:rPr>
          <w:t xml:space="preserve">As </w:t>
        </w:r>
      </w:ins>
      <w:r w:rsidRPr="003F395A">
        <w:rPr>
          <w:rFonts w:cstheme="minorHAnsi"/>
          <w:szCs w:val="24"/>
        </w:rPr>
        <w:t xml:space="preserve">altas </w:t>
      </w:r>
      <w:r w:rsidR="00AA724F" w:rsidRPr="003F395A">
        <w:rPr>
          <w:rFonts w:cstheme="minorHAnsi"/>
          <w:szCs w:val="24"/>
        </w:rPr>
        <w:t xml:space="preserve">taxas de juros implicam em um número menor de </w:t>
      </w:r>
      <w:del w:id="645" w:author="Felipe Neiva Mundim" w:date="2020-10-28T19:14:00Z">
        <w:r w:rsidR="00AA724F" w:rsidRPr="003F395A" w:rsidDel="0070734D">
          <w:rPr>
            <w:rFonts w:cstheme="minorHAnsi"/>
            <w:szCs w:val="24"/>
          </w:rPr>
          <w:delText>atos de concentração</w:delText>
        </w:r>
      </w:del>
      <w:ins w:id="646" w:author="Felipe Neiva Mundim" w:date="2020-10-28T19:14:00Z">
        <w:r w:rsidR="0070734D">
          <w:rPr>
            <w:rFonts w:cstheme="minorHAnsi"/>
            <w:szCs w:val="24"/>
          </w:rPr>
          <w:t>AC</w:t>
        </w:r>
      </w:ins>
      <w:r w:rsidR="00AA724F" w:rsidRPr="003F395A">
        <w:rPr>
          <w:rFonts w:cstheme="minorHAnsi"/>
          <w:szCs w:val="24"/>
        </w:rPr>
        <w:t xml:space="preserve">, de modo que </w:t>
      </w:r>
      <w:del w:id="647" w:author="Felipe Neiva Mundim" w:date="2020-10-28T19:48:00Z">
        <w:r w:rsidR="00AA724F" w:rsidRPr="003F395A" w:rsidDel="00923864">
          <w:rPr>
            <w:rFonts w:cstheme="minorHAnsi"/>
            <w:szCs w:val="24"/>
          </w:rPr>
          <w:delText xml:space="preserve">uma </w:delText>
        </w:r>
      </w:del>
      <w:ins w:id="648" w:author="Felipe Neiva Mundim" w:date="2020-10-28T19:48:00Z">
        <w:r>
          <w:rPr>
            <w:rFonts w:cstheme="minorHAnsi"/>
            <w:szCs w:val="24"/>
          </w:rPr>
          <w:t xml:space="preserve">existe uma </w:t>
        </w:r>
      </w:ins>
      <w:r w:rsidR="00AA724F" w:rsidRPr="003F395A">
        <w:rPr>
          <w:rFonts w:cstheme="minorHAnsi"/>
          <w:szCs w:val="24"/>
        </w:rPr>
        <w:t xml:space="preserve">relação negativa </w:t>
      </w:r>
      <w:del w:id="649" w:author="Felipe Neiva Mundim" w:date="2020-10-28T19:48:00Z">
        <w:r w:rsidR="00AA724F" w:rsidRPr="003F395A" w:rsidDel="00923864">
          <w:rPr>
            <w:rFonts w:cstheme="minorHAnsi"/>
            <w:szCs w:val="24"/>
          </w:rPr>
          <w:delText>era a esperada</w:delText>
        </w:r>
      </w:del>
      <w:ins w:id="650" w:author="Felipe Neiva Mundim" w:date="2020-10-28T19:48:00Z">
        <w:r>
          <w:rPr>
            <w:rFonts w:cstheme="minorHAnsi"/>
            <w:szCs w:val="24"/>
          </w:rPr>
          <w:t>entre essas duas variáveis</w:t>
        </w:r>
      </w:ins>
      <w:r w:rsidR="00AA724F" w:rsidRPr="003F395A">
        <w:rPr>
          <w:rFonts w:cstheme="minorHAnsi"/>
          <w:szCs w:val="24"/>
        </w:rPr>
        <w:t>.</w:t>
      </w:r>
      <w:del w:id="651" w:author="Felipe Neiva Mundim" w:date="2020-10-28T19:48:00Z">
        <w:r w:rsidR="00AA724F" w:rsidRPr="003F395A" w:rsidDel="00923864">
          <w:rPr>
            <w:rFonts w:cstheme="minorHAnsi"/>
            <w:szCs w:val="24"/>
          </w:rPr>
          <w:delText xml:space="preserve"> Essa era a tese posteriormente confirmada pelos resultados de </w:delText>
        </w:r>
        <w:r w:rsidR="00AA724F" w:rsidRPr="003F395A" w:rsidDel="00923864">
          <w:rPr>
            <w:rFonts w:cstheme="minorHAnsi"/>
            <w:szCs w:val="24"/>
          </w:rPr>
          <w:fldChar w:fldCharType="begin" w:fldLock="1"/>
        </w:r>
        <w:r w:rsidR="00AA724F" w:rsidRPr="003F395A" w:rsidDel="00923864">
          <w:rPr>
            <w:rFonts w:cstheme="minorHAnsi"/>
            <w:szCs w:val="24"/>
          </w:rPr>
          <w:del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delInstrText>
        </w:r>
        <w:r w:rsidR="00AA724F" w:rsidRPr="003F395A" w:rsidDel="00923864">
          <w:rPr>
            <w:rFonts w:cstheme="minorHAnsi"/>
            <w:szCs w:val="24"/>
          </w:rPr>
          <w:fldChar w:fldCharType="separate"/>
        </w:r>
        <w:r w:rsidR="00AA724F" w:rsidRPr="003F395A" w:rsidDel="00923864">
          <w:rPr>
            <w:rFonts w:cstheme="minorHAnsi"/>
            <w:noProof/>
            <w:szCs w:val="24"/>
          </w:rPr>
          <w:delText>Cortés, Agudelo, e Mongrut (2017)</w:delText>
        </w:r>
        <w:r w:rsidR="00AA724F" w:rsidRPr="003F395A" w:rsidDel="00923864">
          <w:rPr>
            <w:rFonts w:cstheme="minorHAnsi"/>
            <w:szCs w:val="24"/>
          </w:rPr>
          <w:fldChar w:fldCharType="end"/>
        </w:r>
        <w:r w:rsidR="00AA724F" w:rsidRPr="003F395A" w:rsidDel="00923864">
          <w:rPr>
            <w:rFonts w:cstheme="minorHAnsi"/>
            <w:szCs w:val="24"/>
          </w:rPr>
          <w:delText>.</w:delText>
        </w:r>
      </w:del>
    </w:p>
    <w:p w14:paraId="5678B378" w14:textId="06BE187C" w:rsidR="00AA724F" w:rsidRPr="003F395A" w:rsidRDefault="00923864" w:rsidP="003F3344">
      <w:pPr>
        <w:spacing w:after="120" w:line="360" w:lineRule="auto"/>
        <w:ind w:firstLine="709"/>
        <w:rPr>
          <w:rFonts w:cstheme="minorHAnsi"/>
          <w:szCs w:val="24"/>
        </w:rPr>
      </w:pPr>
      <w:ins w:id="652" w:author="Felipe Neiva Mundim" w:date="2020-10-28T19:48:00Z">
        <w:r>
          <w:rPr>
            <w:rFonts w:cstheme="minorHAnsi"/>
            <w:szCs w:val="24"/>
          </w:rPr>
          <w:t xml:space="preserve"> </w:t>
        </w:r>
      </w:ins>
      <w:r w:rsidR="00AA724F" w:rsidRPr="003F395A">
        <w:rPr>
          <w:rFonts w:cstheme="minorHAnsi"/>
          <w:szCs w:val="24"/>
        </w:rPr>
        <w:t xml:space="preserve">Segundo </w:t>
      </w:r>
      <w:r w:rsidR="00AA724F" w:rsidRPr="003F395A">
        <w:rPr>
          <w:rFonts w:cstheme="minorHAnsi"/>
          <w:szCs w:val="24"/>
        </w:rPr>
        <w:fldChar w:fldCharType="begin" w:fldLock="1"/>
      </w:r>
      <w:r w:rsidR="00AA724F"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"manualFormatting" : "Cort\u00e9s, Agudelo, e Mongrut (2017, 14)", "plainTextFormattedCitation" : "Cort\u00e9s, Agudelo, e Mongrut (2017)", "previouslyFormattedCitation" : "Cort\u00e9s, Agudelo, e Mongrut (2017)" }, "properties" : {  }, "schema" : "https://github.com/citation-style-language/schema/raw/master/csl-citation.json" }</w:instrText>
      </w:r>
      <w:r w:rsidR="00AA724F" w:rsidRPr="003F395A">
        <w:rPr>
          <w:rFonts w:cstheme="minorHAnsi"/>
          <w:szCs w:val="24"/>
        </w:rPr>
        <w:fldChar w:fldCharType="separate"/>
      </w:r>
      <w:r w:rsidR="00AA724F" w:rsidRPr="003F395A">
        <w:rPr>
          <w:rFonts w:cstheme="minorHAnsi"/>
          <w:noProof/>
          <w:szCs w:val="24"/>
        </w:rPr>
        <w:t>Cortés, Agudelo, e Mongrut (2017,</w:t>
      </w:r>
      <w:ins w:id="653" w:author="Felipe Neiva Mundim" w:date="2020-10-28T19:32:00Z">
        <w:r w:rsidR="0075394D">
          <w:rPr>
            <w:rFonts w:cstheme="minorHAnsi"/>
            <w:noProof/>
            <w:szCs w:val="24"/>
          </w:rPr>
          <w:t xml:space="preserve"> pp. </w:t>
        </w:r>
      </w:ins>
      <w:del w:id="654" w:author="Felipe Neiva Mundim" w:date="2020-10-28T19:32:00Z">
        <w:r w:rsidR="00AA724F" w:rsidRPr="003F395A" w:rsidDel="0075394D">
          <w:rPr>
            <w:rFonts w:cstheme="minorHAnsi"/>
            <w:noProof/>
            <w:szCs w:val="24"/>
          </w:rPr>
          <w:delText xml:space="preserve"> </w:delText>
        </w:r>
      </w:del>
      <w:ins w:id="655" w:author="Felipe Neiva Mundim" w:date="2020-10-28T19:32:00Z">
        <w:r w:rsidR="0075394D">
          <w:rPr>
            <w:rFonts w:cstheme="minorHAnsi"/>
            <w:noProof/>
            <w:szCs w:val="24"/>
          </w:rPr>
          <w:t>16 e 17</w:t>
        </w:r>
      </w:ins>
      <w:del w:id="656" w:author="Felipe Neiva Mundim" w:date="2020-10-28T19:32:00Z">
        <w:r w:rsidR="00AA724F" w:rsidRPr="003F395A" w:rsidDel="0075394D">
          <w:rPr>
            <w:rFonts w:cstheme="minorHAnsi"/>
            <w:noProof/>
            <w:szCs w:val="24"/>
          </w:rPr>
          <w:delText>14</w:delText>
        </w:r>
      </w:del>
      <w:r w:rsidR="00AA724F" w:rsidRPr="003F395A">
        <w:rPr>
          <w:rFonts w:cstheme="minorHAnsi"/>
          <w:noProof/>
          <w:szCs w:val="24"/>
        </w:rPr>
        <w:t>)</w:t>
      </w:r>
      <w:r w:rsidR="00AA724F" w:rsidRPr="003F395A">
        <w:rPr>
          <w:rFonts w:cstheme="minorHAnsi"/>
          <w:szCs w:val="24"/>
        </w:rPr>
        <w:fldChar w:fldCharType="end"/>
      </w:r>
      <w:r w:rsidR="00AA724F" w:rsidRPr="003F395A">
        <w:rPr>
          <w:rFonts w:cstheme="minorHAnsi"/>
          <w:szCs w:val="24"/>
        </w:rPr>
        <w:t xml:space="preserve"> trata-se de um resultado robusto, conforme pode ser visto na literatura:</w:t>
      </w:r>
    </w:p>
    <w:p w14:paraId="6F89F77B" w14:textId="2E422AE6" w:rsidR="00AA724F" w:rsidRPr="003F3344" w:rsidRDefault="0075394D" w:rsidP="00585E15">
      <w:pPr>
        <w:autoSpaceDE w:val="0"/>
        <w:autoSpaceDN w:val="0"/>
        <w:adjustRightInd w:val="0"/>
        <w:spacing w:after="120" w:line="240" w:lineRule="auto"/>
        <w:ind w:left="1984"/>
        <w:rPr>
          <w:rFonts w:cstheme="minorHAnsi"/>
          <w:sz w:val="20"/>
          <w:szCs w:val="24"/>
        </w:rPr>
      </w:pPr>
      <w:ins w:id="657" w:author="Felipe Neiva Mundim" w:date="2020-10-28T19:32:00Z">
        <w:r>
          <w:rPr>
            <w:rFonts w:cstheme="minorHAnsi"/>
            <w:sz w:val="20"/>
            <w:szCs w:val="24"/>
          </w:rPr>
          <w:t xml:space="preserve">[...] </w:t>
        </w:r>
      </w:ins>
      <w:del w:id="658" w:author="Felipe Neiva Mundim" w:date="2020-10-26T11:21:00Z">
        <w:r w:rsidR="00AA724F" w:rsidRPr="00C271BA" w:rsidDel="00337647">
          <w:rPr>
            <w:rFonts w:cstheme="minorHAnsi"/>
            <w:sz w:val="20"/>
            <w:szCs w:val="24"/>
          </w:rPr>
          <w:delText>This result coincides with</w:delText>
        </w:r>
      </w:del>
      <w:ins w:id="659" w:author="Felipe Neiva Mundim" w:date="2020-10-26T11:21:00Z">
        <w:r w:rsidR="00337647" w:rsidRPr="00C271BA">
          <w:rPr>
            <w:rFonts w:cstheme="minorHAnsi"/>
            <w:sz w:val="20"/>
            <w:szCs w:val="24"/>
          </w:rPr>
          <w:t>Esse resultado coincide com</w:t>
        </w:r>
      </w:ins>
      <w:ins w:id="660" w:author="Felipe Neiva Mundim" w:date="2020-10-28T19:30:00Z">
        <w:r>
          <w:rPr>
            <w:rFonts w:cstheme="minorHAnsi"/>
            <w:sz w:val="20"/>
            <w:szCs w:val="24"/>
          </w:rPr>
          <w:t xml:space="preserve"> </w:t>
        </w:r>
        <w:proofErr w:type="spellStart"/>
        <w:r w:rsidRPr="0075394D">
          <w:rPr>
            <w:rFonts w:cstheme="minorHAnsi"/>
            <w:sz w:val="20"/>
            <w:szCs w:val="24"/>
          </w:rPr>
          <w:t>Uddin</w:t>
        </w:r>
        <w:proofErr w:type="spellEnd"/>
        <w:r w:rsidRPr="0075394D">
          <w:rPr>
            <w:rFonts w:cstheme="minorHAnsi"/>
            <w:sz w:val="20"/>
            <w:szCs w:val="24"/>
          </w:rPr>
          <w:t xml:space="preserve"> e </w:t>
        </w:r>
        <w:proofErr w:type="spellStart"/>
        <w:r w:rsidRPr="0075394D">
          <w:rPr>
            <w:rFonts w:cstheme="minorHAnsi"/>
            <w:sz w:val="20"/>
            <w:szCs w:val="24"/>
          </w:rPr>
          <w:t>Boateng</w:t>
        </w:r>
        <w:proofErr w:type="spellEnd"/>
        <w:r w:rsidRPr="0075394D">
          <w:rPr>
            <w:rFonts w:cstheme="minorHAnsi"/>
            <w:sz w:val="20"/>
            <w:szCs w:val="24"/>
          </w:rPr>
          <w:t xml:space="preserve"> (2011)</w:t>
        </w:r>
      </w:ins>
      <w:r w:rsidR="00AA724F" w:rsidRPr="00C271BA">
        <w:rPr>
          <w:rFonts w:cstheme="minorHAnsi"/>
          <w:sz w:val="20"/>
          <w:szCs w:val="24"/>
        </w:rPr>
        <w:t xml:space="preserve"> </w:t>
      </w:r>
      <w:del w:id="661" w:author="Felipe Neiva Mundim" w:date="2020-10-28T19:30:00Z">
        <w:r w:rsidR="00AA724F" w:rsidRPr="00C271BA" w:rsidDel="0075394D">
          <w:rPr>
            <w:rFonts w:cstheme="minorHAnsi"/>
            <w:sz w:val="20"/>
            <w:szCs w:val="24"/>
          </w:rPr>
          <w:fldChar w:fldCharType="begin" w:fldLock="1"/>
        </w:r>
        <w:r w:rsidR="00AA724F" w:rsidRPr="00C271BA" w:rsidDel="0075394D">
          <w:rPr>
            <w:rFonts w:cstheme="minorHAnsi"/>
            <w:sz w:val="20"/>
            <w:szCs w:val="24"/>
          </w:rPr>
          <w:delInstrText>ADDIN CSL_CITATION { "citationItems" : [ { "id" : "ITEM-1", "itemData" : { "DOI" : "10.1016/j.jbusres.2008.10.004", "ISBN" : "0148-2963", "ISSN" : "01482963", "abstract" : "This article analyzes the determinants of cross-border M&amp;As in the Latin American region during the period 1998-2004. Using a unique dataset of 868 Mergers and Acquisitions (M&amp;A) events, the study focuses attention on the effect of macroeconomic and investor protection conditions in the countries where the companies reside over the likelihood of these companies participating in a cross-border M&amp;A transaction. The study considers the effect of company-specific variables in the likelihood of going cross-border. Univariate analysis and logistic regressions strongly support the idea that better economic and business-friendly conditions in the countries where the target operates, increase the likelihood of cross-border merger. Results show that not only is the business environment in the target country important but also in the bidder country. Lower levels of property rights protection in the acquirer country negatively affect the likelihood of a cross-border deal. Finally, the likelihood of a cross-border merger increases when the target faces higher cost of funding than the acquirer's. \u00a9 2008 Elsevier Inc. All rights reserved.", "author" : [ { "dropping-particle" : "", "family" : "Pablo", "given" : "Eduardo", "non-dropping-particle" : "", "parse-names" : false, "suffix" : "" } ], "container-title" : "Journal of Business Research", "id" : "ITEM-1", "issue" : "9", "issued" : { "date-parts" : [ [ "2009" ] ] }, "page" : "861-867", "publisher" : "Elsevier Inc.", "title" : "Determinants of cross-border M&amp;As in Latin America", "type" : "article-journal", "volume" : "62" }, "uris" : [ "http://www.mendeley.com/documents/?uuid=4d8cfcc3-2ba6-4c7b-baf5-4d72b9a5dab3" ] } ], "mendeley" : { "formattedCitation" : "Pablo (2009)", "plainTextFormattedCitation" : "Pablo (2009)", "previouslyFormattedCitation" : "Pablo (2009)" }, "properties" : {  }, "schema" : "https://github.com/citation-style-language/schema/raw/master/csl-citation.json" }</w:delInstrText>
        </w:r>
        <w:r w:rsidR="00AA724F" w:rsidRPr="00C271BA" w:rsidDel="0075394D">
          <w:rPr>
            <w:rFonts w:cstheme="minorHAnsi"/>
            <w:sz w:val="20"/>
            <w:szCs w:val="24"/>
          </w:rPr>
          <w:fldChar w:fldCharType="separate"/>
        </w:r>
        <w:r w:rsidR="00AA724F" w:rsidRPr="00C271BA" w:rsidDel="0075394D">
          <w:rPr>
            <w:rFonts w:cstheme="minorHAnsi"/>
            <w:noProof/>
            <w:sz w:val="20"/>
            <w:szCs w:val="24"/>
          </w:rPr>
          <w:delText>Pablo (2009)</w:delText>
        </w:r>
        <w:r w:rsidR="00AA724F" w:rsidRPr="00C271BA" w:rsidDel="0075394D">
          <w:rPr>
            <w:rFonts w:cstheme="minorHAnsi"/>
            <w:sz w:val="20"/>
            <w:szCs w:val="24"/>
          </w:rPr>
          <w:fldChar w:fldCharType="end"/>
        </w:r>
        <w:r w:rsidR="00AA724F" w:rsidRPr="00C271BA" w:rsidDel="0075394D">
          <w:rPr>
            <w:rFonts w:cstheme="minorHAnsi"/>
            <w:sz w:val="20"/>
            <w:szCs w:val="24"/>
          </w:rPr>
          <w:delText xml:space="preserve"> </w:delText>
        </w:r>
      </w:del>
      <w:ins w:id="662" w:author="Felipe Neiva Mundim" w:date="2020-10-26T11:22:00Z">
        <w:r w:rsidR="00337647" w:rsidRPr="00C271BA">
          <w:rPr>
            <w:rFonts w:cstheme="minorHAnsi"/>
            <w:sz w:val="20"/>
            <w:szCs w:val="24"/>
          </w:rPr>
          <w:t>que argumenta</w:t>
        </w:r>
      </w:ins>
      <w:ins w:id="663" w:author="Felipe Neiva Mundim" w:date="2020-10-28T19:31:00Z">
        <w:r>
          <w:rPr>
            <w:rFonts w:cstheme="minorHAnsi"/>
            <w:sz w:val="20"/>
            <w:szCs w:val="24"/>
          </w:rPr>
          <w:t>m</w:t>
        </w:r>
      </w:ins>
      <w:ins w:id="664" w:author="Felipe Neiva Mundim" w:date="2020-10-26T11:22:00Z">
        <w:r w:rsidR="00337647" w:rsidRPr="00C271BA">
          <w:rPr>
            <w:rFonts w:cstheme="minorHAnsi"/>
            <w:sz w:val="20"/>
            <w:szCs w:val="24"/>
          </w:rPr>
          <w:t xml:space="preserve"> que taxas de juros mais baixas são sinais de um melhor ambiente econômico, e </w:t>
        </w:r>
      </w:ins>
      <w:del w:id="665" w:author="Felipe Neiva Mundim" w:date="2020-10-26T11:22:00Z">
        <w:r w:rsidR="00AA724F" w:rsidRPr="00C271BA" w:rsidDel="00337647">
          <w:rPr>
            <w:rFonts w:cstheme="minorHAnsi"/>
            <w:sz w:val="20"/>
            <w:szCs w:val="24"/>
          </w:rPr>
          <w:delText xml:space="preserve">Who argues that lower rates of interest are signs of a better economic environment in the countries, and also with </w:delText>
        </w:r>
      </w:del>
      <w:r w:rsidR="00AA724F" w:rsidRPr="003F3344">
        <w:rPr>
          <w:rFonts w:cstheme="minorHAnsi"/>
          <w:sz w:val="20"/>
          <w:szCs w:val="24"/>
        </w:rPr>
        <w:fldChar w:fldCharType="begin" w:fldLock="1"/>
      </w:r>
      <w:r w:rsidR="00AA724F" w:rsidRPr="00C271BA">
        <w:rPr>
          <w:rFonts w:cstheme="minorHAnsi"/>
          <w:sz w:val="20"/>
          <w:szCs w:val="24"/>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00AA724F" w:rsidRPr="003F3344">
        <w:rPr>
          <w:rFonts w:cstheme="minorHAnsi"/>
          <w:sz w:val="20"/>
          <w:szCs w:val="24"/>
        </w:rPr>
        <w:fldChar w:fldCharType="separate"/>
      </w:r>
      <w:r w:rsidR="00AA724F" w:rsidRPr="00C271BA">
        <w:rPr>
          <w:rFonts w:cstheme="minorHAnsi"/>
          <w:noProof/>
          <w:sz w:val="20"/>
          <w:szCs w:val="24"/>
        </w:rPr>
        <w:t>Harford (2005)</w:t>
      </w:r>
      <w:r w:rsidR="00AA724F" w:rsidRPr="003F3344">
        <w:rPr>
          <w:rFonts w:cstheme="minorHAnsi"/>
          <w:sz w:val="20"/>
          <w:szCs w:val="24"/>
        </w:rPr>
        <w:fldChar w:fldCharType="end"/>
      </w:r>
      <w:r w:rsidR="00AA724F" w:rsidRPr="00C271BA">
        <w:rPr>
          <w:rFonts w:cstheme="minorHAnsi"/>
          <w:sz w:val="20"/>
          <w:szCs w:val="24"/>
        </w:rPr>
        <w:t xml:space="preserve">, </w:t>
      </w:r>
      <w:ins w:id="666" w:author="Felipe Neiva Mundim" w:date="2020-10-26T11:22:00Z">
        <w:r w:rsidR="00337647" w:rsidRPr="00C271BA">
          <w:rPr>
            <w:rFonts w:cstheme="minorHAnsi"/>
            <w:sz w:val="20"/>
            <w:szCs w:val="24"/>
          </w:rPr>
          <w:t xml:space="preserve">que o interpreta como uma </w:t>
        </w:r>
        <w:r w:rsidR="00337647" w:rsidRPr="003F3344">
          <w:rPr>
            <w:rFonts w:cstheme="minorHAnsi"/>
            <w:i/>
            <w:sz w:val="20"/>
            <w:szCs w:val="24"/>
          </w:rPr>
          <w:t>proxy</w:t>
        </w:r>
        <w:r w:rsidR="00337647" w:rsidRPr="003F3344">
          <w:rPr>
            <w:rFonts w:cstheme="minorHAnsi"/>
            <w:sz w:val="20"/>
            <w:szCs w:val="24"/>
          </w:rPr>
          <w:t xml:space="preserve"> de custos de transação ou financiamento</w:t>
        </w:r>
      </w:ins>
      <w:del w:id="667" w:author="Felipe Neiva Mundim" w:date="2020-10-26T11:22:00Z">
        <w:r w:rsidR="00AA724F" w:rsidRPr="003F3344" w:rsidDel="00337647">
          <w:rPr>
            <w:rFonts w:cstheme="minorHAnsi"/>
            <w:sz w:val="20"/>
            <w:szCs w:val="24"/>
          </w:rPr>
          <w:delText>who interprets it as a proxy of costs of transaction or funding</w:delText>
        </w:r>
      </w:del>
      <w:r w:rsidR="00AA724F" w:rsidRPr="003F3344">
        <w:rPr>
          <w:rFonts w:cstheme="minorHAnsi"/>
          <w:sz w:val="20"/>
          <w:szCs w:val="24"/>
        </w:rPr>
        <w:t>.</w:t>
      </w:r>
      <w:ins w:id="668" w:author="Felipe Neiva Mundim" w:date="2020-10-30T12:20:00Z">
        <w:r w:rsidR="00EA5198" w:rsidRPr="00EA5198">
          <w:rPr>
            <w:rFonts w:cstheme="minorHAnsi"/>
            <w:sz w:val="20"/>
            <w:szCs w:val="20"/>
          </w:rPr>
          <w:t xml:space="preserve"> </w:t>
        </w:r>
        <w:r w:rsidR="00EA5198">
          <w:rPr>
            <w:rFonts w:cstheme="minorHAnsi"/>
            <w:sz w:val="20"/>
            <w:szCs w:val="20"/>
          </w:rPr>
          <w:t>(</w:t>
        </w:r>
        <w:r w:rsidR="00EA5198" w:rsidRPr="00EA5198">
          <w:rPr>
            <w:rFonts w:cstheme="minorHAnsi"/>
            <w:sz w:val="20"/>
            <w:szCs w:val="20"/>
          </w:rPr>
          <w:t>CORTÉS</w:t>
        </w:r>
        <w:r w:rsidR="00EA5198">
          <w:rPr>
            <w:rFonts w:cstheme="minorHAnsi"/>
            <w:sz w:val="20"/>
            <w:szCs w:val="20"/>
          </w:rPr>
          <w:t xml:space="preserve"> et al., 2017, p.p.16 e 17</w:t>
        </w:r>
        <w:r w:rsidR="00EA5198" w:rsidRPr="00EA5198">
          <w:rPr>
            <w:rFonts w:cstheme="minorHAnsi"/>
            <w:sz w:val="20"/>
            <w:szCs w:val="20"/>
          </w:rPr>
          <w:t>, tradução nossa</w:t>
        </w:r>
        <w:r w:rsidR="00EA5198">
          <w:rPr>
            <w:rFonts w:cstheme="minorHAnsi"/>
            <w:sz w:val="20"/>
            <w:szCs w:val="20"/>
          </w:rPr>
          <w:t>)</w:t>
        </w:r>
      </w:ins>
    </w:p>
    <w:p w14:paraId="6F323E28" w14:textId="77777777" w:rsidR="003C1193" w:rsidRDefault="00AA724F" w:rsidP="003F3344">
      <w:pPr>
        <w:spacing w:after="120" w:line="360" w:lineRule="auto"/>
        <w:ind w:firstLine="709"/>
        <w:rPr>
          <w:ins w:id="669" w:author="Felipe Neiva Mundim" w:date="2020-10-30T12:28:00Z"/>
          <w:rFonts w:cstheme="minorHAnsi"/>
          <w:szCs w:val="24"/>
        </w:rPr>
      </w:pPr>
      <w:r w:rsidRPr="003F395A">
        <w:rPr>
          <w:rFonts w:cstheme="minorHAnsi"/>
          <w:szCs w:val="24"/>
        </w:rPr>
        <w:t xml:space="preserve">Mais especificamente,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interpretam que um aumento na taxa de juros local incentiva a busca por outros mercados (</w:t>
      </w:r>
      <w:proofErr w:type="spellStart"/>
      <w:r w:rsidRPr="003F395A">
        <w:rPr>
          <w:rFonts w:cstheme="minorHAnsi"/>
          <w:i/>
          <w:szCs w:val="24"/>
        </w:rPr>
        <w:t>outflow</w:t>
      </w:r>
      <w:proofErr w:type="spellEnd"/>
      <w:ins w:id="670" w:author="Felipe Neiva Mundim" w:date="2020-10-28T19:59:00Z">
        <w:r w:rsidR="002159D7">
          <w:rPr>
            <w:rStyle w:val="Refdenotaderodap"/>
            <w:rFonts w:cstheme="minorHAnsi"/>
            <w:i/>
            <w:szCs w:val="24"/>
          </w:rPr>
          <w:footnoteReference w:id="8"/>
        </w:r>
      </w:ins>
      <w:r w:rsidRPr="003F395A">
        <w:rPr>
          <w:rFonts w:cstheme="minorHAnsi"/>
          <w:szCs w:val="24"/>
        </w:rPr>
        <w:t xml:space="preserve">), pois o custo de se fazer negócio localmente aumentou. Para reduzir o custo de capital, companhias podem procurar por países onde o custo de se fazer negócio é relativamente menor. Ou seja, quanto menores os juros, maior o influxo de investimento externo na forma de </w:t>
      </w:r>
      <w:del w:id="672" w:author="Felipe Neiva Mundim" w:date="2020-10-28T19:49:00Z">
        <w:r w:rsidRPr="003F395A" w:rsidDel="00923864">
          <w:rPr>
            <w:rFonts w:cstheme="minorHAnsi"/>
            <w:szCs w:val="24"/>
          </w:rPr>
          <w:delText>M&amp;A</w:delText>
        </w:r>
      </w:del>
      <w:ins w:id="673" w:author="Felipe Neiva Mundim" w:date="2020-10-28T19:49:00Z">
        <w:r w:rsidR="00923864">
          <w:rPr>
            <w:rFonts w:cstheme="minorHAnsi"/>
            <w:szCs w:val="24"/>
          </w:rPr>
          <w:t>fusões e aquisições</w:t>
        </w:r>
      </w:ins>
      <w:r w:rsidRPr="003F395A">
        <w:rPr>
          <w:rFonts w:cstheme="minorHAnsi"/>
          <w:szCs w:val="24"/>
        </w:rPr>
        <w:t>.</w:t>
      </w:r>
    </w:p>
    <w:p w14:paraId="1AE81CC7" w14:textId="5BC1EE34" w:rsidR="00AA724F" w:rsidRDefault="003C1193" w:rsidP="003F3344">
      <w:pPr>
        <w:spacing w:after="120" w:line="360" w:lineRule="auto"/>
        <w:ind w:firstLine="709"/>
        <w:rPr>
          <w:ins w:id="674" w:author="Felipe Neiva Mundim" w:date="2020-10-30T12:33:00Z"/>
          <w:rFonts w:cstheme="minorHAnsi"/>
          <w:szCs w:val="24"/>
        </w:rPr>
      </w:pPr>
      <w:ins w:id="675" w:author="Felipe Neiva Mundim" w:date="2020-10-30T12:29:00Z">
        <w:r>
          <w:rPr>
            <w:rFonts w:cstheme="minorHAnsi"/>
            <w:szCs w:val="24"/>
          </w:rPr>
          <w:t>Em o</w:t>
        </w:r>
      </w:ins>
      <w:ins w:id="676" w:author="Felipe Neiva Mundim" w:date="2020-10-30T12:28:00Z">
        <w:r>
          <w:rPr>
            <w:rFonts w:cstheme="minorHAnsi"/>
            <w:szCs w:val="24"/>
          </w:rPr>
          <w:t>utro trabalho</w:t>
        </w:r>
      </w:ins>
      <w:ins w:id="677" w:author="Felipe Neiva Mundim" w:date="2020-10-30T12:29:00Z">
        <w:r>
          <w:rPr>
            <w:rFonts w:cstheme="minorHAnsi"/>
            <w:szCs w:val="24"/>
          </w:rPr>
          <w:t xml:space="preserve">, </w:t>
        </w:r>
        <w:commentRangeStart w:id="678"/>
        <w:r>
          <w:rPr>
            <w:rFonts w:cstheme="minorHAnsi"/>
            <w:szCs w:val="24"/>
          </w:rPr>
          <w:t xml:space="preserve">Wang </w:t>
        </w:r>
      </w:ins>
      <w:commentRangeEnd w:id="678"/>
      <w:r w:rsidR="0082680F">
        <w:rPr>
          <w:rStyle w:val="Refdecomentrio"/>
        </w:rPr>
        <w:commentReference w:id="678"/>
      </w:r>
      <w:ins w:id="679" w:author="Felipe Neiva Mundim" w:date="2020-10-30T12:29:00Z">
        <w:r>
          <w:rPr>
            <w:rFonts w:cstheme="minorHAnsi"/>
            <w:szCs w:val="24"/>
          </w:rPr>
          <w:t xml:space="preserve">(2008) </w:t>
        </w:r>
      </w:ins>
      <w:ins w:id="680" w:author="Felipe Neiva Mundim" w:date="2020-10-30T12:28:00Z">
        <w:r>
          <w:rPr>
            <w:rFonts w:cstheme="minorHAnsi"/>
            <w:szCs w:val="24"/>
          </w:rPr>
          <w:t xml:space="preserve">estudou </w:t>
        </w:r>
      </w:ins>
      <w:ins w:id="681" w:author="Felipe Neiva Mundim" w:date="2020-10-30T12:29:00Z">
        <w:r>
          <w:rPr>
            <w:rFonts w:cstheme="minorHAnsi"/>
            <w:szCs w:val="24"/>
          </w:rPr>
          <w:t xml:space="preserve">o impacto de indicadores macroeconômicos </w:t>
        </w:r>
      </w:ins>
      <w:del w:id="682" w:author="Felipe Neiva Mundim" w:date="2020-10-28T19:51:00Z">
        <w:r w:rsidR="00AA724F" w:rsidRPr="003F395A" w:rsidDel="002159D7">
          <w:rPr>
            <w:rFonts w:cstheme="minorHAnsi"/>
            <w:szCs w:val="24"/>
          </w:rPr>
          <w:delText xml:space="preserve"> </w:delText>
        </w:r>
        <w:commentRangeStart w:id="683"/>
        <w:r w:rsidR="00AA724F" w:rsidRPr="003F395A" w:rsidDel="002159D7">
          <w:rPr>
            <w:rFonts w:cstheme="minorHAnsi"/>
            <w:szCs w:val="24"/>
          </w:rPr>
          <w:delText>Portanto, em relação às operações transacionais não há hipótese clara sobre o número de atos de concentração.</w:delText>
        </w:r>
      </w:del>
      <w:commentRangeEnd w:id="683"/>
      <w:r w:rsidR="002159D7">
        <w:rPr>
          <w:rStyle w:val="Refdecomentrio"/>
        </w:rPr>
        <w:commentReference w:id="683"/>
      </w:r>
      <w:ins w:id="684" w:author="Felipe Neiva Mundim" w:date="2020-10-30T12:30:00Z">
        <w:r>
          <w:rPr>
            <w:rFonts w:cstheme="minorHAnsi"/>
            <w:szCs w:val="24"/>
          </w:rPr>
          <w:t>nos acordos de fusões e aquisições na China. O autor utilizou dados macroeconômicos e de fusões e aquisiç</w:t>
        </w:r>
      </w:ins>
      <w:ins w:id="685" w:author="Felipe Neiva Mundim" w:date="2020-10-30T12:31:00Z">
        <w:r>
          <w:rPr>
            <w:rFonts w:cstheme="minorHAnsi"/>
            <w:szCs w:val="24"/>
          </w:rPr>
          <w:t xml:space="preserve">ões de 1995 a 2006. </w:t>
        </w:r>
      </w:ins>
      <w:ins w:id="686" w:author="Felipe Neiva Mundim" w:date="2020-10-30T12:33:00Z">
        <w:r>
          <w:rPr>
            <w:rFonts w:cstheme="minorHAnsi"/>
            <w:szCs w:val="24"/>
          </w:rPr>
          <w:t>A</w:t>
        </w:r>
      </w:ins>
      <w:ins w:id="687" w:author="Felipe Neiva Mundim" w:date="2020-10-30T12:31:00Z">
        <w:r>
          <w:rPr>
            <w:rFonts w:cstheme="minorHAnsi"/>
            <w:szCs w:val="24"/>
          </w:rPr>
          <w:t xml:space="preserve"> respeito da influência das taxas de juros nas fusões e aquisições, </w:t>
        </w:r>
      </w:ins>
      <w:ins w:id="688" w:author="Felipe Neiva Mundim" w:date="2020-10-30T12:33:00Z">
        <w:r>
          <w:rPr>
            <w:rFonts w:cstheme="minorHAnsi"/>
            <w:szCs w:val="24"/>
          </w:rPr>
          <w:t>verificou-se que:</w:t>
        </w:r>
      </w:ins>
    </w:p>
    <w:p w14:paraId="44DEB1B3" w14:textId="61203052" w:rsidR="003C1193" w:rsidRPr="003C1193" w:rsidRDefault="003C1193" w:rsidP="003C1193">
      <w:pPr>
        <w:spacing w:after="120" w:line="240" w:lineRule="auto"/>
        <w:ind w:left="1984"/>
        <w:rPr>
          <w:rFonts w:cstheme="minorHAnsi"/>
          <w:sz w:val="20"/>
          <w:szCs w:val="24"/>
        </w:rPr>
      </w:pPr>
      <w:ins w:id="689" w:author="Felipe Neiva Mundim" w:date="2020-10-30T12:33:00Z">
        <w:r w:rsidRPr="003C1193">
          <w:rPr>
            <w:rFonts w:cstheme="minorHAnsi"/>
            <w:sz w:val="20"/>
            <w:szCs w:val="24"/>
          </w:rPr>
          <w:t xml:space="preserve">As atividades de </w:t>
        </w:r>
      </w:ins>
      <w:ins w:id="690" w:author="Felipe Neiva Mundim" w:date="2020-10-30T12:34:00Z">
        <w:r>
          <w:rPr>
            <w:rFonts w:cstheme="minorHAnsi"/>
            <w:sz w:val="20"/>
            <w:szCs w:val="24"/>
          </w:rPr>
          <w:t>fusões e aquisições</w:t>
        </w:r>
      </w:ins>
      <w:ins w:id="691" w:author="Felipe Neiva Mundim" w:date="2020-10-30T12:33:00Z">
        <w:r w:rsidRPr="003C1193">
          <w:rPr>
            <w:rFonts w:cstheme="minorHAnsi"/>
            <w:sz w:val="20"/>
            <w:szCs w:val="24"/>
          </w:rPr>
          <w:t xml:space="preserve"> e o nível das taxas de juros apresentam uma correlação inversa, consistente com </w:t>
        </w:r>
        <w:proofErr w:type="spellStart"/>
        <w:r w:rsidRPr="003C1193">
          <w:rPr>
            <w:rFonts w:cstheme="minorHAnsi"/>
            <w:sz w:val="20"/>
            <w:szCs w:val="24"/>
          </w:rPr>
          <w:t>Becketti</w:t>
        </w:r>
        <w:proofErr w:type="spellEnd"/>
        <w:r w:rsidRPr="003C1193">
          <w:rPr>
            <w:rFonts w:cstheme="minorHAnsi"/>
            <w:sz w:val="20"/>
            <w:szCs w:val="24"/>
          </w:rPr>
          <w:t xml:space="preserve"> (1986). Nos últimos anos, a fim de estimular o investimento, a China continuou reduzindo as taxas de juros. </w:t>
        </w:r>
      </w:ins>
      <w:ins w:id="692" w:author="Felipe Neiva Mundim" w:date="2020-10-30T12:35:00Z">
        <w:r>
          <w:rPr>
            <w:rFonts w:cstheme="minorHAnsi"/>
            <w:sz w:val="20"/>
            <w:szCs w:val="24"/>
          </w:rPr>
          <w:t>Isso r</w:t>
        </w:r>
      </w:ins>
      <w:ins w:id="693" w:author="Felipe Neiva Mundim" w:date="2020-10-30T12:33:00Z">
        <w:r w:rsidRPr="003C1193">
          <w:rPr>
            <w:rFonts w:cstheme="minorHAnsi"/>
            <w:sz w:val="20"/>
            <w:szCs w:val="24"/>
          </w:rPr>
          <w:t>eduziu o custo de fusões e aquisições corporativas, tornando as fusões e aquisições em grande escala mais possíveis.</w:t>
        </w:r>
        <w:r>
          <w:rPr>
            <w:rFonts w:cstheme="minorHAnsi"/>
            <w:sz w:val="20"/>
            <w:szCs w:val="24"/>
          </w:rPr>
          <w:t xml:space="preserve"> (WANG, 2008, p.</w:t>
        </w:r>
      </w:ins>
      <w:ins w:id="694" w:author="Felipe Neiva Mundim" w:date="2020-10-30T12:34:00Z">
        <w:r>
          <w:rPr>
            <w:rFonts w:cstheme="minorHAnsi"/>
            <w:sz w:val="20"/>
            <w:szCs w:val="24"/>
          </w:rPr>
          <w:t xml:space="preserve"> 145, tradução nossa)</w:t>
        </w:r>
      </w:ins>
    </w:p>
    <w:p w14:paraId="55A4B1C5" w14:textId="4DBD5663" w:rsidR="00AA724F" w:rsidRDefault="00AA724F" w:rsidP="003F3344">
      <w:pPr>
        <w:spacing w:after="120" w:line="360" w:lineRule="auto"/>
        <w:ind w:firstLine="709"/>
        <w:rPr>
          <w:rFonts w:cstheme="minorHAnsi"/>
          <w:szCs w:val="24"/>
        </w:rPr>
      </w:pPr>
      <w:del w:id="695" w:author="João Isidio Martins" w:date="2020-10-31T19:57:00Z">
        <w:r w:rsidRPr="003F395A" w:rsidDel="00151E2C">
          <w:rPr>
            <w:rFonts w:cstheme="minorHAnsi"/>
            <w:szCs w:val="24"/>
          </w:rPr>
          <w:delText>Sendo assim, a</w:delText>
        </w:r>
      </w:del>
      <w:ins w:id="696" w:author="João Isidio Martins" w:date="2020-10-31T19:57:00Z">
        <w:r w:rsidR="00151E2C">
          <w:rPr>
            <w:rFonts w:cstheme="minorHAnsi"/>
            <w:szCs w:val="24"/>
          </w:rPr>
          <w:t>A</w:t>
        </w:r>
      </w:ins>
      <w:r w:rsidRPr="003F395A">
        <w:rPr>
          <w:rFonts w:cstheme="minorHAnsi"/>
          <w:szCs w:val="24"/>
        </w:rPr>
        <w:t xml:space="preserve"> </w:t>
      </w:r>
      <w:del w:id="697" w:author="Felipe Neiva Mundim" w:date="2020-10-28T19:53:00Z">
        <w:r w:rsidRPr="003F395A" w:rsidDel="002159D7">
          <w:rPr>
            <w:rFonts w:cstheme="minorHAnsi"/>
            <w:szCs w:val="24"/>
          </w:rPr>
          <w:delText xml:space="preserve">melhor </w:delText>
        </w:r>
      </w:del>
      <w:r w:rsidRPr="003F395A">
        <w:rPr>
          <w:rFonts w:cstheme="minorHAnsi"/>
          <w:szCs w:val="24"/>
        </w:rPr>
        <w:t xml:space="preserve">hipótese </w:t>
      </w:r>
      <w:del w:id="698" w:author="João Isidio Martins" w:date="2020-10-31T19:57:00Z">
        <w:r w:rsidRPr="003F395A" w:rsidDel="00151E2C">
          <w:rPr>
            <w:rFonts w:cstheme="minorHAnsi"/>
            <w:szCs w:val="24"/>
          </w:rPr>
          <w:delText xml:space="preserve">a ser adotada aqui é a </w:delText>
        </w:r>
      </w:del>
      <w:r w:rsidRPr="003F395A">
        <w:rPr>
          <w:rFonts w:cstheme="minorHAnsi"/>
          <w:szCs w:val="24"/>
        </w:rPr>
        <w:t xml:space="preserve">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del w:id="699" w:author="Felipe Neiva Mundim" w:date="2020-10-28T19:51:00Z">
        <w:r w:rsidRPr="003F395A" w:rsidDel="002159D7">
          <w:rPr>
            <w:rFonts w:cstheme="minorHAnsi"/>
            <w:szCs w:val="24"/>
          </w:rPr>
          <w:delText>:</w:delText>
        </w:r>
      </w:del>
      <w:r w:rsidRPr="003F395A">
        <w:rPr>
          <w:rFonts w:cstheme="minorHAnsi"/>
          <w:szCs w:val="24"/>
        </w:rPr>
        <w:t xml:space="preserve"> </w:t>
      </w:r>
      <w:ins w:id="700" w:author="Felipe Neiva Mundim" w:date="2020-10-28T19:53:00Z">
        <w:del w:id="701" w:author="João Isidio Martins" w:date="2020-10-31T19:57:00Z">
          <w:r w:rsidR="002159D7" w:rsidDel="00151E2C">
            <w:rPr>
              <w:rFonts w:cstheme="minorHAnsi"/>
              <w:szCs w:val="24"/>
            </w:rPr>
            <w:delText xml:space="preserve">que </w:delText>
          </w:r>
        </w:del>
      </w:ins>
      <w:ins w:id="702" w:author="Felipe Neiva Mundim" w:date="2020-10-28T19:54:00Z">
        <w:del w:id="703" w:author="João Isidio Martins" w:date="2020-10-31T19:57:00Z">
          <w:r w:rsidR="002159D7" w:rsidDel="00151E2C">
            <w:rPr>
              <w:rFonts w:cstheme="minorHAnsi"/>
              <w:szCs w:val="24"/>
            </w:rPr>
            <w:delText>admite</w:delText>
          </w:r>
        </w:del>
      </w:ins>
      <w:ins w:id="704" w:author="João Isidio Martins" w:date="2020-10-31T19:57:00Z">
        <w:r w:rsidR="00151E2C">
          <w:rPr>
            <w:rFonts w:cstheme="minorHAnsi"/>
            <w:szCs w:val="24"/>
          </w:rPr>
          <w:t>de</w:t>
        </w:r>
      </w:ins>
      <w:ins w:id="705" w:author="Felipe Neiva Mundim" w:date="2020-10-28T19:54:00Z">
        <w:r w:rsidR="002159D7">
          <w:rPr>
            <w:rFonts w:cstheme="minorHAnsi"/>
            <w:szCs w:val="24"/>
          </w:rPr>
          <w:t xml:space="preserve"> que</w:t>
        </w:r>
      </w:ins>
      <w:ins w:id="706" w:author="Felipe Neiva Mundim" w:date="2020-10-28T19:53:00Z">
        <w:r w:rsidR="002159D7">
          <w:rPr>
            <w:rFonts w:cstheme="minorHAnsi"/>
            <w:szCs w:val="24"/>
          </w:rPr>
          <w:t xml:space="preserve"> </w:t>
        </w:r>
      </w:ins>
      <w:r w:rsidRPr="003F395A">
        <w:rPr>
          <w:rFonts w:cstheme="minorHAnsi"/>
          <w:szCs w:val="24"/>
        </w:rPr>
        <w:t xml:space="preserve">quanto menores forem os juros, maior será o número de </w:t>
      </w:r>
      <w:del w:id="707" w:author="Felipe Neiva Mundim" w:date="2020-10-28T19:51:00Z">
        <w:r w:rsidRPr="003F395A" w:rsidDel="002159D7">
          <w:rPr>
            <w:rFonts w:cstheme="minorHAnsi"/>
            <w:szCs w:val="24"/>
          </w:rPr>
          <w:delText>atos de concentração</w:delText>
        </w:r>
      </w:del>
      <w:ins w:id="708" w:author="Felipe Neiva Mundim" w:date="2020-10-28T19:51:00Z">
        <w:r w:rsidR="002159D7">
          <w:rPr>
            <w:rFonts w:cstheme="minorHAnsi"/>
            <w:szCs w:val="24"/>
          </w:rPr>
          <w:t>AC</w:t>
        </w:r>
      </w:ins>
      <w:ins w:id="709" w:author="João Isidio Martins" w:date="2020-10-31T19:58:00Z">
        <w:r w:rsidR="00151E2C">
          <w:rPr>
            <w:rFonts w:cstheme="minorHAnsi"/>
            <w:szCs w:val="24"/>
          </w:rPr>
          <w:t xml:space="preserve">, </w:t>
        </w:r>
      </w:ins>
      <w:ins w:id="710" w:author="João Isidio Martins" w:date="2020-10-31T19:59:00Z">
        <w:r w:rsidR="00151E2C">
          <w:rPr>
            <w:rFonts w:cstheme="minorHAnsi"/>
            <w:szCs w:val="24"/>
          </w:rPr>
          <w:t xml:space="preserve">parece dominante. Para </w:t>
        </w:r>
      </w:ins>
      <w:ins w:id="711" w:author="João Isidio Martins" w:date="2020-10-31T20:00:00Z">
        <w:r w:rsidR="00151E2C">
          <w:rPr>
            <w:rFonts w:cstheme="minorHAnsi"/>
            <w:szCs w:val="24"/>
          </w:rPr>
          <w:t>esse</w:t>
        </w:r>
      </w:ins>
      <w:ins w:id="712" w:author="João Isidio Martins" w:date="2020-10-31T19:59:00Z">
        <w:r w:rsidR="00151E2C">
          <w:rPr>
            <w:rFonts w:cstheme="minorHAnsi"/>
            <w:szCs w:val="24"/>
          </w:rPr>
          <w:t xml:space="preserve"> trabalho, </w:t>
        </w:r>
      </w:ins>
      <w:ins w:id="713" w:author="João Isidio Martins" w:date="2020-10-31T20:00:00Z">
        <w:r w:rsidR="00151E2C">
          <w:rPr>
            <w:rFonts w:cstheme="minorHAnsi"/>
            <w:szCs w:val="24"/>
          </w:rPr>
          <w:t xml:space="preserve">em que a direção do relacionamento é menos importante, </w:t>
        </w:r>
      </w:ins>
      <w:ins w:id="714" w:author="João Isidio Martins" w:date="2020-10-31T20:01:00Z">
        <w:r w:rsidR="00151E2C">
          <w:rPr>
            <w:rFonts w:cstheme="minorHAnsi"/>
            <w:szCs w:val="24"/>
          </w:rPr>
          <w:t xml:space="preserve">a existência consistente de um relacionamento já </w:t>
        </w:r>
      </w:ins>
      <w:ins w:id="715" w:author="João Isidio Martins" w:date="2020-10-31T19:58:00Z">
        <w:r w:rsidR="00151E2C">
          <w:rPr>
            <w:rFonts w:cstheme="minorHAnsi"/>
            <w:szCs w:val="24"/>
          </w:rPr>
          <w:t>valida a presença da taxa de juros em nossos modelos de previsão</w:t>
        </w:r>
      </w:ins>
      <w:r w:rsidRPr="003F395A">
        <w:rPr>
          <w:rFonts w:cstheme="minorHAnsi"/>
          <w:szCs w:val="24"/>
        </w:rPr>
        <w:t>.</w:t>
      </w:r>
    </w:p>
    <w:p w14:paraId="6A56C67B" w14:textId="77777777" w:rsidR="003F3344" w:rsidRPr="003F395A" w:rsidRDefault="003F3344" w:rsidP="003F3344">
      <w:pPr>
        <w:spacing w:after="120" w:line="360" w:lineRule="auto"/>
        <w:ind w:firstLine="709"/>
        <w:rPr>
          <w:rFonts w:cstheme="minorHAnsi"/>
          <w:szCs w:val="24"/>
        </w:rPr>
      </w:pPr>
    </w:p>
    <w:p w14:paraId="2A44A43D" w14:textId="77777777" w:rsidR="00AA724F" w:rsidRPr="0018649E" w:rsidRDefault="00AA724F" w:rsidP="0018649E">
      <w:pPr>
        <w:pStyle w:val="Ttulo2"/>
        <w:numPr>
          <w:ilvl w:val="2"/>
          <w:numId w:val="26"/>
        </w:numPr>
        <w:ind w:left="709" w:hanging="709"/>
      </w:pPr>
      <w:bookmarkStart w:id="716" w:name="_Toc49960024"/>
      <w:bookmarkStart w:id="717" w:name="_Toc54797203"/>
      <w:r w:rsidRPr="0018649E">
        <w:lastRenderedPageBreak/>
        <w:t>Câmbio</w:t>
      </w:r>
      <w:bookmarkEnd w:id="716"/>
      <w:bookmarkEnd w:id="717"/>
    </w:p>
    <w:p w14:paraId="265D918D" w14:textId="6FDE24C7" w:rsidR="00AA724F" w:rsidRPr="003F395A" w:rsidRDefault="00AA724F" w:rsidP="003F3344">
      <w:pPr>
        <w:spacing w:after="120" w:line="360" w:lineRule="auto"/>
        <w:ind w:firstLine="709"/>
        <w:rPr>
          <w:rFonts w:cstheme="minorHAnsi"/>
          <w:szCs w:val="24"/>
        </w:rPr>
      </w:pPr>
      <w:r w:rsidRPr="003F395A">
        <w:rPr>
          <w:rFonts w:cstheme="minorHAnsi"/>
          <w:szCs w:val="24"/>
        </w:rPr>
        <w:t xml:space="preserve">O câmbio é uma das variáveis </w:t>
      </w:r>
      <w:del w:id="718" w:author="Felipe Neiva Mundim" w:date="2020-10-28T19:54:00Z">
        <w:r w:rsidRPr="003F395A" w:rsidDel="002159D7">
          <w:rPr>
            <w:rFonts w:cstheme="minorHAnsi"/>
            <w:szCs w:val="24"/>
          </w:rPr>
          <w:delText xml:space="preserve">que é </w:delText>
        </w:r>
      </w:del>
      <w:r w:rsidRPr="003F395A">
        <w:rPr>
          <w:rFonts w:cstheme="minorHAnsi"/>
          <w:szCs w:val="24"/>
        </w:rPr>
        <w:t xml:space="preserve">considerada no trabalho de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e é um dos casos em que a hipótese sobre os seus efeitos sobre o número global de </w:t>
      </w:r>
      <w:del w:id="719" w:author="Felipe Neiva Mundim" w:date="2020-10-28T19:55:00Z">
        <w:r w:rsidRPr="003F395A" w:rsidDel="002159D7">
          <w:rPr>
            <w:rFonts w:cstheme="minorHAnsi"/>
            <w:szCs w:val="24"/>
          </w:rPr>
          <w:delText>atos de concentração</w:delText>
        </w:r>
      </w:del>
      <w:ins w:id="720" w:author="Felipe Neiva Mundim" w:date="2020-10-28T19:55:00Z">
        <w:r w:rsidR="002159D7">
          <w:rPr>
            <w:rFonts w:cstheme="minorHAnsi"/>
            <w:szCs w:val="24"/>
          </w:rPr>
          <w:t>AC</w:t>
        </w:r>
      </w:ins>
      <w:r w:rsidRPr="003F395A">
        <w:rPr>
          <w:rFonts w:cstheme="minorHAnsi"/>
          <w:szCs w:val="24"/>
        </w:rPr>
        <w:t xml:space="preserve"> não é clara. Os autores, que se concentraram </w:t>
      </w:r>
      <w:del w:id="721" w:author="Felipe Neiva Mundim" w:date="2020-10-28T19:57:00Z">
        <w:r w:rsidRPr="003F395A" w:rsidDel="002159D7">
          <w:rPr>
            <w:rFonts w:cstheme="minorHAnsi"/>
            <w:szCs w:val="24"/>
          </w:rPr>
          <w:delText xml:space="preserve">apenas </w:delText>
        </w:r>
      </w:del>
      <w:r w:rsidRPr="003F395A">
        <w:rPr>
          <w:rFonts w:cstheme="minorHAnsi"/>
          <w:szCs w:val="24"/>
        </w:rPr>
        <w:t xml:space="preserve">nas operações transacionais, supõem que quanto mais apreciado estiver o câmbio, maior o </w:t>
      </w:r>
      <w:proofErr w:type="spellStart"/>
      <w:r w:rsidRPr="003F395A">
        <w:rPr>
          <w:rFonts w:cstheme="minorHAnsi"/>
          <w:i/>
          <w:szCs w:val="24"/>
        </w:rPr>
        <w:t>outflow</w:t>
      </w:r>
      <w:proofErr w:type="spellEnd"/>
      <w:r w:rsidRPr="003F395A">
        <w:rPr>
          <w:rFonts w:cstheme="minorHAnsi"/>
          <w:szCs w:val="24"/>
        </w:rPr>
        <w:t xml:space="preserve">, enquanto </w:t>
      </w:r>
      <w:del w:id="722" w:author="Felipe Neiva Mundim" w:date="2020-10-28T19:58:00Z">
        <w:r w:rsidRPr="003F395A" w:rsidDel="002159D7">
          <w:rPr>
            <w:rFonts w:cstheme="minorHAnsi"/>
            <w:szCs w:val="24"/>
          </w:rPr>
          <w:delText>que quanto</w:delText>
        </w:r>
      </w:del>
      <w:ins w:id="723" w:author="Felipe Neiva Mundim" w:date="2020-10-28T19:58:00Z">
        <w:r w:rsidR="002159D7">
          <w:rPr>
            <w:rFonts w:cstheme="minorHAnsi"/>
            <w:szCs w:val="24"/>
          </w:rPr>
          <w:t>o câmbio</w:t>
        </w:r>
      </w:ins>
      <w:r w:rsidRPr="003F395A">
        <w:rPr>
          <w:rFonts w:cstheme="minorHAnsi"/>
          <w:szCs w:val="24"/>
        </w:rPr>
        <w:t xml:space="preserve"> mais depreciado </w:t>
      </w:r>
      <w:del w:id="724" w:author="Felipe Neiva Mundim" w:date="2020-10-28T19:58:00Z">
        <w:r w:rsidRPr="003F395A" w:rsidDel="002159D7">
          <w:rPr>
            <w:rFonts w:cstheme="minorHAnsi"/>
            <w:szCs w:val="24"/>
          </w:rPr>
          <w:delText>estiver o câmbio,</w:delText>
        </w:r>
      </w:del>
      <w:ins w:id="725" w:author="Felipe Neiva Mundim" w:date="2020-10-28T19:58:00Z">
        <w:r w:rsidR="002159D7">
          <w:rPr>
            <w:rFonts w:cstheme="minorHAnsi"/>
            <w:szCs w:val="24"/>
          </w:rPr>
          <w:t>resulta em</w:t>
        </w:r>
      </w:ins>
      <w:r w:rsidRPr="003F395A">
        <w:rPr>
          <w:rFonts w:cstheme="minorHAnsi"/>
          <w:szCs w:val="24"/>
        </w:rPr>
        <w:t xml:space="preserve"> maior o </w:t>
      </w:r>
      <w:proofErr w:type="spellStart"/>
      <w:r w:rsidRPr="003F395A">
        <w:rPr>
          <w:rFonts w:cstheme="minorHAnsi"/>
          <w:i/>
          <w:szCs w:val="24"/>
        </w:rPr>
        <w:t>inflow</w:t>
      </w:r>
      <w:proofErr w:type="spellEnd"/>
      <w:ins w:id="726" w:author="Felipe Neiva Mundim" w:date="2020-10-28T19:59:00Z">
        <w:r w:rsidR="002159D7">
          <w:rPr>
            <w:rStyle w:val="Refdenotaderodap"/>
            <w:rFonts w:cstheme="minorHAnsi"/>
            <w:i/>
            <w:szCs w:val="24"/>
          </w:rPr>
          <w:footnoteReference w:id="9"/>
        </w:r>
      </w:ins>
      <w:r w:rsidRPr="003F395A">
        <w:rPr>
          <w:rFonts w:cstheme="minorHAnsi"/>
          <w:szCs w:val="24"/>
        </w:rPr>
        <w:t>.</w:t>
      </w:r>
    </w:p>
    <w:p w14:paraId="6EA59C72" w14:textId="7C706844" w:rsidR="00AA724F" w:rsidRPr="003F395A" w:rsidRDefault="00AA724F" w:rsidP="003F3344">
      <w:pPr>
        <w:spacing w:after="120" w:line="360" w:lineRule="auto"/>
        <w:ind w:firstLine="709"/>
        <w:rPr>
          <w:rFonts w:cstheme="minorHAnsi"/>
          <w:szCs w:val="24"/>
        </w:rPr>
      </w:pPr>
      <w:r w:rsidRPr="003F395A">
        <w:rPr>
          <w:rFonts w:cstheme="minorHAnsi"/>
          <w:szCs w:val="24"/>
        </w:rPr>
        <w:t xml:space="preserve">No entanto,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"manualFormatting" : "Uddin e Boateng (2011, 4)",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 xml:space="preserve">Uddin e Boateng (2011, </w:t>
      </w:r>
      <w:del w:id="728" w:author="Felipe Neiva Mundim" w:date="2020-10-28T20:04:00Z">
        <w:r w:rsidRPr="003F395A" w:rsidDel="005D579E">
          <w:rPr>
            <w:rFonts w:cstheme="minorHAnsi"/>
            <w:noProof/>
            <w:szCs w:val="24"/>
          </w:rPr>
          <w:delText>4</w:delText>
        </w:r>
      </w:del>
      <w:ins w:id="729" w:author="Felipe Neiva Mundim" w:date="2020-10-28T20:04:00Z">
        <w:r w:rsidR="005D579E">
          <w:rPr>
            <w:rFonts w:cstheme="minorHAnsi"/>
            <w:noProof/>
            <w:szCs w:val="24"/>
          </w:rPr>
          <w:t>p. 550</w:t>
        </w:r>
      </w:ins>
      <w:r w:rsidRPr="003F395A">
        <w:rPr>
          <w:rFonts w:cstheme="minorHAnsi"/>
          <w:noProof/>
          <w:szCs w:val="24"/>
        </w:rPr>
        <w:t>)</w:t>
      </w:r>
      <w:r w:rsidRPr="003F395A">
        <w:rPr>
          <w:rFonts w:cstheme="minorHAnsi"/>
          <w:szCs w:val="24"/>
        </w:rPr>
        <w:fldChar w:fldCharType="end"/>
      </w:r>
      <w:r w:rsidRPr="003F395A">
        <w:rPr>
          <w:rFonts w:cstheme="minorHAnsi"/>
          <w:szCs w:val="24"/>
        </w:rPr>
        <w:t xml:space="preserve"> sopesam que </w:t>
      </w:r>
      <w:del w:id="730" w:author="Felipe Neiva Mundim" w:date="2020-10-28T20:01:00Z">
        <w:r w:rsidRPr="003F395A" w:rsidDel="005D579E">
          <w:rPr>
            <w:rFonts w:cstheme="minorHAnsi"/>
            <w:szCs w:val="24"/>
          </w:rPr>
          <w:delText>existem literaturas que defendem não ter o câmbio um papel</w:delText>
        </w:r>
      </w:del>
      <w:ins w:id="731" w:author="Felipe Neiva Mundim" w:date="2020-10-28T20:01:00Z">
        <w:r w:rsidR="005D579E">
          <w:rPr>
            <w:rFonts w:cstheme="minorHAnsi"/>
            <w:szCs w:val="24"/>
          </w:rPr>
          <w:t xml:space="preserve">parte da literatura trata o câmbio como neutro </w:t>
        </w:r>
      </w:ins>
      <w:ins w:id="732" w:author="Felipe Neiva Mundim" w:date="2020-10-28T20:02:00Z">
        <w:r w:rsidR="005D579E">
          <w:rPr>
            <w:rFonts w:cstheme="minorHAnsi"/>
            <w:szCs w:val="24"/>
          </w:rPr>
          <w:t>em relação à quantidade de</w:t>
        </w:r>
      </w:ins>
      <w:del w:id="733" w:author="Felipe Neiva Mundim" w:date="2020-10-28T20:02:00Z">
        <w:r w:rsidRPr="003F395A" w:rsidDel="005D579E">
          <w:rPr>
            <w:rFonts w:cstheme="minorHAnsi"/>
            <w:szCs w:val="24"/>
          </w:rPr>
          <w:delText xml:space="preserve"> nos</w:delText>
        </w:r>
      </w:del>
      <w:r w:rsidRPr="003F395A">
        <w:rPr>
          <w:rFonts w:cstheme="minorHAnsi"/>
          <w:szCs w:val="24"/>
        </w:rPr>
        <w:t xml:space="preserve"> </w:t>
      </w:r>
      <w:del w:id="734" w:author="Felipe Neiva Mundim" w:date="2020-10-28T20:02:00Z">
        <w:r w:rsidRPr="003F395A" w:rsidDel="005D579E">
          <w:rPr>
            <w:rFonts w:cstheme="minorHAnsi"/>
            <w:szCs w:val="24"/>
          </w:rPr>
          <w:delText>atos de concentração</w:delText>
        </w:r>
      </w:del>
      <w:ins w:id="735" w:author="Felipe Neiva Mundim" w:date="2020-10-28T20:02:00Z">
        <w:r w:rsidR="005D579E">
          <w:rPr>
            <w:rFonts w:cstheme="minorHAnsi"/>
            <w:szCs w:val="24"/>
          </w:rPr>
          <w:t>AC</w:t>
        </w:r>
      </w:ins>
      <w:r w:rsidRPr="003F395A">
        <w:rPr>
          <w:rFonts w:cstheme="minorHAnsi"/>
          <w:szCs w:val="24"/>
        </w:rPr>
        <w:t xml:space="preserve"> transfronteiriços:</w:t>
      </w:r>
    </w:p>
    <w:p w14:paraId="626FB387" w14:textId="67E6DBD9" w:rsidR="00AA724F" w:rsidRPr="003F3344" w:rsidRDefault="00337647" w:rsidP="00585E15">
      <w:pPr>
        <w:autoSpaceDE w:val="0"/>
        <w:autoSpaceDN w:val="0"/>
        <w:adjustRightInd w:val="0"/>
        <w:spacing w:after="120" w:line="240" w:lineRule="auto"/>
        <w:ind w:left="1984"/>
        <w:rPr>
          <w:rFonts w:cstheme="minorHAnsi"/>
          <w:sz w:val="20"/>
          <w:szCs w:val="24"/>
        </w:rPr>
      </w:pPr>
      <w:ins w:id="736" w:author="Felipe Neiva Mundim" w:date="2020-10-26T11:24:00Z">
        <w:r w:rsidRPr="003F3344">
          <w:rPr>
            <w:rFonts w:cstheme="minorHAnsi"/>
            <w:sz w:val="20"/>
            <w:szCs w:val="24"/>
          </w:rPr>
          <w:t>A visão da teoria de organização industrial sugere que não faz diferença como as aquisições são financiadas, porque os adquirentes de controle corporativo têm o mesmo acesso aos mercados de capital internacionais</w:t>
        </w:r>
      </w:ins>
      <w:del w:id="737" w:author="Felipe Neiva Mundim" w:date="2020-10-26T11:24:00Z">
        <w:r w:rsidR="00AA724F" w:rsidRPr="003F3344" w:rsidDel="00337647">
          <w:rPr>
            <w:rFonts w:cstheme="minorHAnsi"/>
            <w:sz w:val="20"/>
            <w:szCs w:val="24"/>
          </w:rPr>
          <w:delText xml:space="preserve">Industrial organization view suggests that, it makes no difference how acquisitions are financed because acquirers in the international market for corporate control have the same access to international capital markets </w:delText>
        </w:r>
      </w:del>
      <w:r w:rsidR="00AA724F" w:rsidRPr="003F3344">
        <w:rPr>
          <w:rFonts w:cstheme="minorHAnsi"/>
          <w:sz w:val="20"/>
          <w:szCs w:val="24"/>
        </w:rPr>
        <w:t>(</w:t>
      </w:r>
      <w:proofErr w:type="spellStart"/>
      <w:r w:rsidR="00AA724F" w:rsidRPr="003F3344">
        <w:rPr>
          <w:rFonts w:cstheme="minorHAnsi"/>
          <w:sz w:val="20"/>
          <w:szCs w:val="24"/>
        </w:rPr>
        <w:fldChar w:fldCharType="begin" w:fldLock="1"/>
      </w:r>
      <w:r w:rsidR="00AA724F" w:rsidRPr="003F3344">
        <w:rPr>
          <w:rFonts w:cstheme="minorHAnsi"/>
          <w:sz w:val="20"/>
          <w:szCs w:val="24"/>
        </w:rPr>
        <w:instrText>ADDIN CSL_CITATION { "citationItems" : [ { "id" : "ITEM-1", "itemData" : { "author" : [ { "dropping-particle" : "", "family" : "Hymer", "given" : "Stephen H;", "non-dropping-particle" : "", "parse-names" : false, "suffix" : "" } ], "container-title" : "MIT Press", "id" : "ITEM-1", "issued" : { "date-parts" : [ [ "1976" ] ] }, "title" : "The international operation of national firms: A study of direct foreign investment", "type" : "article-journal" }, "uris" : [ "http://www.mendeley.com/documents/?uuid=893932f9-f550-4352-8681-522986f0e6b3" ] } ], "mendeley" : { "formattedCitation" : "Hymer (1976)", "manualFormatting" : "Hymer, 1976", "plainTextFormattedCitation" : "Hymer (1976)", "previouslyFormattedCitation" : "Hymer (1976)" }, "properties" : {  }, "schema" : "https://github.com/citation-style-language/schema/raw/master/csl-citation.json" }</w:instrText>
      </w:r>
      <w:r w:rsidR="00AA724F" w:rsidRPr="003F3344">
        <w:rPr>
          <w:rFonts w:cstheme="minorHAnsi"/>
          <w:sz w:val="20"/>
          <w:szCs w:val="24"/>
        </w:rPr>
        <w:fldChar w:fldCharType="separate"/>
      </w:r>
      <w:r w:rsidR="00AA724F" w:rsidRPr="003F3344">
        <w:rPr>
          <w:rFonts w:cstheme="minorHAnsi"/>
          <w:noProof/>
          <w:sz w:val="20"/>
          <w:szCs w:val="24"/>
        </w:rPr>
        <w:t>Hymer</w:t>
      </w:r>
      <w:proofErr w:type="spellEnd"/>
      <w:r w:rsidR="00AA724F" w:rsidRPr="003F3344">
        <w:rPr>
          <w:rFonts w:cstheme="minorHAnsi"/>
          <w:noProof/>
          <w:sz w:val="20"/>
          <w:szCs w:val="24"/>
        </w:rPr>
        <w:t>, 1976</w:t>
      </w:r>
      <w:r w:rsidR="00AA724F" w:rsidRPr="003F3344">
        <w:rPr>
          <w:rFonts w:cstheme="minorHAnsi"/>
          <w:sz w:val="20"/>
          <w:szCs w:val="24"/>
        </w:rPr>
        <w:fldChar w:fldCharType="end"/>
      </w:r>
      <w:r w:rsidR="00AA724F" w:rsidRPr="003F3344">
        <w:rPr>
          <w:rFonts w:cstheme="minorHAnsi"/>
          <w:sz w:val="20"/>
          <w:szCs w:val="24"/>
        </w:rPr>
        <w:t xml:space="preserve">; </w:t>
      </w:r>
      <w:r w:rsidR="00AA724F" w:rsidRPr="003F3344">
        <w:rPr>
          <w:rFonts w:cstheme="minorHAnsi"/>
          <w:sz w:val="20"/>
          <w:szCs w:val="24"/>
        </w:rPr>
        <w:fldChar w:fldCharType="begin" w:fldLock="1"/>
      </w:r>
      <w:r w:rsidR="00AA724F" w:rsidRPr="003F3344">
        <w:rPr>
          <w:rFonts w:cstheme="minorHAnsi"/>
          <w:sz w:val="20"/>
          <w:szCs w:val="24"/>
        </w:rPr>
        <w:instrText>ADDIN CSL_CITATION { "citationItems" : [ { "id" : "ITEM-1", "itemData" : { "author" : [ { "dropping-particle" : "", "family" : "Kindleberger", "given" : "C.", "non-dropping-particle" : "", "parse-names" : false, "suffix" : "" } ], "id" : "ITEM-1", "issued" : { "date-parts" : [ [ "1969" ] ] }, "publisher" : "Yale University Press", "publisher-place" : "New Heaven", "title" : "American business abroad: Six lectures on direct investment", "type" : "book" }, "uris" : [ "http://www.mendeley.com/documents/?uuid=f9167577-cc26-415a-b065-1813589802d3" ] } ], "mendeley" : { "formattedCitation" : "Kindleberger (1969)", "manualFormatting" : "Kindleberger, 1969)", "plainTextFormattedCitation" : "Kindleberger (1969)", "previouslyFormattedCitation" : "Kindleberger (1969)" }, "properties" : {  }, "schema" : "https://github.com/citation-style-language/schema/raw/master/csl-citation.json" }</w:instrText>
      </w:r>
      <w:r w:rsidR="00AA724F" w:rsidRPr="003F3344">
        <w:rPr>
          <w:rFonts w:cstheme="minorHAnsi"/>
          <w:sz w:val="20"/>
          <w:szCs w:val="24"/>
        </w:rPr>
        <w:fldChar w:fldCharType="separate"/>
      </w:r>
      <w:r w:rsidR="00AA724F" w:rsidRPr="003F3344">
        <w:rPr>
          <w:rFonts w:cstheme="minorHAnsi"/>
          <w:noProof/>
          <w:sz w:val="20"/>
          <w:szCs w:val="24"/>
        </w:rPr>
        <w:t>Kindleberger, 1969)</w:t>
      </w:r>
      <w:r w:rsidR="00AA724F" w:rsidRPr="003F3344">
        <w:rPr>
          <w:rFonts w:cstheme="minorHAnsi"/>
          <w:sz w:val="20"/>
          <w:szCs w:val="24"/>
        </w:rPr>
        <w:fldChar w:fldCharType="end"/>
      </w:r>
      <w:r w:rsidR="00AA724F" w:rsidRPr="003F3344">
        <w:rPr>
          <w:rFonts w:cstheme="minorHAnsi"/>
          <w:sz w:val="20"/>
          <w:szCs w:val="24"/>
        </w:rPr>
        <w:t xml:space="preserve">. </w:t>
      </w:r>
      <w:ins w:id="738" w:author="Felipe Neiva Mundim" w:date="2020-10-26T11:25:00Z">
        <w:r w:rsidRPr="003F3344">
          <w:rPr>
            <w:rFonts w:cstheme="minorHAnsi"/>
            <w:sz w:val="20"/>
            <w:szCs w:val="24"/>
          </w:rPr>
          <w:t>Não há, portanto, nenhum papel real para a taxa de câmbio na teoria da organização industrial</w:t>
        </w:r>
      </w:ins>
      <w:del w:id="739" w:author="Felipe Neiva Mundim" w:date="2020-10-26T11:25:00Z">
        <w:r w:rsidR="00AA724F" w:rsidRPr="003F3344" w:rsidDel="00337647">
          <w:rPr>
            <w:rFonts w:cstheme="minorHAnsi"/>
            <w:sz w:val="20"/>
            <w:szCs w:val="24"/>
          </w:rPr>
          <w:delText>There is, therefore, no real role for the exchange rate under the industrial organization theory</w:delText>
        </w:r>
      </w:del>
      <w:r w:rsidR="00AA724F" w:rsidRPr="003F3344">
        <w:rPr>
          <w:rFonts w:cstheme="minorHAnsi"/>
          <w:sz w:val="20"/>
          <w:szCs w:val="24"/>
        </w:rPr>
        <w:t>.</w:t>
      </w:r>
      <w:ins w:id="740" w:author="Felipe Neiva Mundim" w:date="2020-10-30T12:20:00Z">
        <w:r w:rsidR="00EA5198">
          <w:rPr>
            <w:rFonts w:cstheme="minorHAnsi"/>
            <w:sz w:val="20"/>
            <w:szCs w:val="24"/>
          </w:rPr>
          <w:t xml:space="preserve"> </w:t>
        </w:r>
        <w:r w:rsidR="00EA5198">
          <w:rPr>
            <w:rFonts w:cstheme="minorHAnsi"/>
            <w:sz w:val="20"/>
            <w:szCs w:val="20"/>
          </w:rPr>
          <w:t>(</w:t>
        </w:r>
      </w:ins>
      <w:ins w:id="741" w:author="Felipe Neiva Mundim" w:date="2020-10-30T12:21:00Z">
        <w:r w:rsidR="00EA5198">
          <w:rPr>
            <w:rFonts w:cstheme="minorHAnsi"/>
            <w:sz w:val="20"/>
            <w:szCs w:val="20"/>
          </w:rPr>
          <w:t>UDDIN; BOATENG</w:t>
        </w:r>
      </w:ins>
      <w:ins w:id="742" w:author="Felipe Neiva Mundim" w:date="2020-10-30T12:20:00Z">
        <w:r w:rsidR="00EA5198">
          <w:rPr>
            <w:rFonts w:cstheme="minorHAnsi"/>
            <w:sz w:val="20"/>
            <w:szCs w:val="20"/>
          </w:rPr>
          <w:t>, 201</w:t>
        </w:r>
      </w:ins>
      <w:ins w:id="743" w:author="Felipe Neiva Mundim" w:date="2020-10-30T12:21:00Z">
        <w:r w:rsidR="00EA5198">
          <w:rPr>
            <w:rFonts w:cstheme="minorHAnsi"/>
            <w:sz w:val="20"/>
            <w:szCs w:val="20"/>
          </w:rPr>
          <w:t>1</w:t>
        </w:r>
      </w:ins>
      <w:ins w:id="744" w:author="Felipe Neiva Mundim" w:date="2020-10-30T12:20:00Z">
        <w:r w:rsidR="00EA5198">
          <w:rPr>
            <w:rFonts w:cstheme="minorHAnsi"/>
            <w:sz w:val="20"/>
            <w:szCs w:val="20"/>
          </w:rPr>
          <w:t>, p.</w:t>
        </w:r>
      </w:ins>
      <w:ins w:id="745" w:author="Felipe Neiva Mundim" w:date="2020-10-30T12:21:00Z">
        <w:r w:rsidR="00EA5198">
          <w:rPr>
            <w:rFonts w:cstheme="minorHAnsi"/>
            <w:sz w:val="20"/>
            <w:szCs w:val="20"/>
          </w:rPr>
          <w:t>550</w:t>
        </w:r>
      </w:ins>
      <w:ins w:id="746" w:author="Felipe Neiva Mundim" w:date="2020-10-30T12:20:00Z">
        <w:r w:rsidR="00EA5198" w:rsidRPr="00EA5198">
          <w:rPr>
            <w:rFonts w:cstheme="minorHAnsi"/>
            <w:sz w:val="20"/>
            <w:szCs w:val="20"/>
          </w:rPr>
          <w:t>, tradução nossa</w:t>
        </w:r>
        <w:r w:rsidR="00EA5198">
          <w:rPr>
            <w:rFonts w:cstheme="minorHAnsi"/>
            <w:sz w:val="20"/>
            <w:szCs w:val="20"/>
          </w:rPr>
          <w:t>)</w:t>
        </w:r>
      </w:ins>
    </w:p>
    <w:p w14:paraId="72473475" w14:textId="082B7511" w:rsidR="00AA724F" w:rsidRDefault="005D579E" w:rsidP="003F3344">
      <w:pPr>
        <w:autoSpaceDE w:val="0"/>
        <w:autoSpaceDN w:val="0"/>
        <w:adjustRightInd w:val="0"/>
        <w:spacing w:after="120" w:line="360" w:lineRule="auto"/>
        <w:ind w:firstLine="709"/>
        <w:rPr>
          <w:rFonts w:cstheme="minorHAnsi"/>
          <w:szCs w:val="24"/>
        </w:rPr>
      </w:pPr>
      <w:ins w:id="747" w:author="Felipe Neiva Mundim" w:date="2020-10-28T20:04:00Z">
        <w:del w:id="748" w:author="João Isidio Martins" w:date="2020-10-31T20:03:00Z">
          <w:r w:rsidDel="00151E2C">
            <w:rPr>
              <w:rFonts w:cstheme="minorHAnsi"/>
              <w:szCs w:val="24"/>
            </w:rPr>
            <w:delText xml:space="preserve">Assim, </w:delText>
          </w:r>
        </w:del>
      </w:ins>
      <w:del w:id="749" w:author="João Isidio Martins" w:date="2020-10-31T20:03:00Z">
        <w:r w:rsidRPr="003F395A" w:rsidDel="00151E2C">
          <w:rPr>
            <w:rFonts w:cstheme="minorHAnsi"/>
            <w:szCs w:val="24"/>
          </w:rPr>
          <w:delText xml:space="preserve">como </w:delText>
        </w:r>
        <w:r w:rsidR="00AA724F" w:rsidRPr="003F395A" w:rsidDel="00151E2C">
          <w:rPr>
            <w:rFonts w:cstheme="minorHAnsi"/>
            <w:szCs w:val="24"/>
          </w:rPr>
          <w:delText>n</w:delText>
        </w:r>
      </w:del>
      <w:ins w:id="750" w:author="João Isidio Martins" w:date="2020-10-31T20:03:00Z">
        <w:r w:rsidR="00151E2C">
          <w:rPr>
            <w:rFonts w:cstheme="minorHAnsi"/>
            <w:szCs w:val="24"/>
          </w:rPr>
          <w:t>N</w:t>
        </w:r>
      </w:ins>
      <w:r w:rsidR="00AA724F" w:rsidRPr="003F395A">
        <w:rPr>
          <w:rFonts w:cstheme="minorHAnsi"/>
          <w:szCs w:val="24"/>
        </w:rPr>
        <w:t xml:space="preserve">ão se pode saber </w:t>
      </w:r>
      <w:r w:rsidR="00AA724F" w:rsidRPr="005D579E">
        <w:rPr>
          <w:rFonts w:cstheme="minorHAnsi"/>
          <w:i/>
          <w:szCs w:val="24"/>
          <w:rPrChange w:id="751" w:author="Felipe Neiva Mundim" w:date="2020-10-28T20:05:00Z">
            <w:rPr>
              <w:rFonts w:cstheme="minorHAnsi"/>
              <w:szCs w:val="24"/>
            </w:rPr>
          </w:rPrChange>
        </w:rPr>
        <w:t>a priori</w:t>
      </w:r>
      <w:r w:rsidR="00AA724F" w:rsidRPr="003F395A">
        <w:rPr>
          <w:rFonts w:cstheme="minorHAnsi"/>
          <w:szCs w:val="24"/>
        </w:rPr>
        <w:t xml:space="preserve"> em que medida o </w:t>
      </w:r>
      <w:proofErr w:type="spellStart"/>
      <w:r w:rsidR="00AA724F" w:rsidRPr="003F395A">
        <w:rPr>
          <w:rFonts w:cstheme="minorHAnsi"/>
          <w:i/>
          <w:szCs w:val="24"/>
        </w:rPr>
        <w:t>inflow</w:t>
      </w:r>
      <w:proofErr w:type="spellEnd"/>
      <w:r w:rsidR="00AA724F" w:rsidRPr="003F395A">
        <w:rPr>
          <w:rFonts w:cstheme="minorHAnsi"/>
          <w:szCs w:val="24"/>
        </w:rPr>
        <w:t xml:space="preserve"> e </w:t>
      </w:r>
      <w:proofErr w:type="spellStart"/>
      <w:r w:rsidR="00AA724F" w:rsidRPr="003F395A">
        <w:rPr>
          <w:rFonts w:cstheme="minorHAnsi"/>
          <w:i/>
          <w:szCs w:val="24"/>
        </w:rPr>
        <w:t>outflow</w:t>
      </w:r>
      <w:proofErr w:type="spellEnd"/>
      <w:r w:rsidR="00AA724F" w:rsidRPr="003F395A">
        <w:rPr>
          <w:rFonts w:cstheme="minorHAnsi"/>
          <w:szCs w:val="24"/>
        </w:rPr>
        <w:t xml:space="preserve"> de investimento se sobrepõem, </w:t>
      </w:r>
      <w:del w:id="752" w:author="João Isidio Martins" w:date="2020-10-31T20:04:00Z">
        <w:r w:rsidR="00AA724F" w:rsidRPr="003F395A" w:rsidDel="00151E2C">
          <w:rPr>
            <w:rFonts w:cstheme="minorHAnsi"/>
            <w:szCs w:val="24"/>
          </w:rPr>
          <w:delText xml:space="preserve">não há sinal previsto para esta </w:delText>
        </w:r>
      </w:del>
      <w:ins w:id="753" w:author="Felipe Neiva Mundim" w:date="2020-10-28T20:05:00Z">
        <w:del w:id="754" w:author="João Isidio Martins" w:date="2020-10-31T20:04:00Z">
          <w:r w:rsidDel="00151E2C">
            <w:rPr>
              <w:rFonts w:cstheme="minorHAnsi"/>
              <w:szCs w:val="24"/>
            </w:rPr>
            <w:delText>a</w:delText>
          </w:r>
          <w:r w:rsidRPr="003F395A" w:rsidDel="00151E2C">
            <w:rPr>
              <w:rFonts w:cstheme="minorHAnsi"/>
              <w:szCs w:val="24"/>
            </w:rPr>
            <w:delText xml:space="preserve"> </w:delText>
          </w:r>
        </w:del>
      </w:ins>
      <w:del w:id="755" w:author="João Isidio Martins" w:date="2020-10-31T20:04:00Z">
        <w:r w:rsidR="00AA724F" w:rsidRPr="003F395A" w:rsidDel="00151E2C">
          <w:rPr>
            <w:rFonts w:cstheme="minorHAnsi"/>
            <w:szCs w:val="24"/>
          </w:rPr>
          <w:delText>variável</w:delText>
        </w:r>
      </w:del>
      <w:ins w:id="756" w:author="Felipe Neiva Mundim" w:date="2020-10-28T20:05:00Z">
        <w:del w:id="757" w:author="João Isidio Martins" w:date="2020-10-31T20:04:00Z">
          <w:r w:rsidDel="00151E2C">
            <w:rPr>
              <w:rFonts w:cstheme="minorHAnsi"/>
              <w:szCs w:val="24"/>
            </w:rPr>
            <w:delText xml:space="preserve"> câmbio</w:delText>
          </w:r>
        </w:del>
      </w:ins>
      <w:ins w:id="758" w:author="João Isidio Martins" w:date="2020-10-31T20:04:00Z">
        <w:r w:rsidR="00151E2C">
          <w:rPr>
            <w:rFonts w:cstheme="minorHAnsi"/>
            <w:szCs w:val="24"/>
          </w:rPr>
          <w:t>e portanto qual efeito sobre o número de AC</w:t>
        </w:r>
      </w:ins>
      <w:r w:rsidR="00AA724F" w:rsidRPr="003F395A">
        <w:rPr>
          <w:rFonts w:cstheme="minorHAnsi"/>
          <w:szCs w:val="24"/>
        </w:rPr>
        <w:t>.</w:t>
      </w:r>
      <w:ins w:id="759" w:author="João Isidio Martins" w:date="2020-10-31T20:04:00Z">
        <w:r w:rsidR="00151E2C">
          <w:rPr>
            <w:rFonts w:cstheme="minorHAnsi"/>
            <w:szCs w:val="24"/>
          </w:rPr>
          <w:t xml:space="preserve"> De toda forma, dada a</w:t>
        </w:r>
      </w:ins>
      <w:ins w:id="760" w:author="João Isidio Martins" w:date="2020-10-31T20:05:00Z">
        <w:r w:rsidR="00151E2C">
          <w:rPr>
            <w:rFonts w:cstheme="minorHAnsi"/>
            <w:szCs w:val="24"/>
          </w:rPr>
          <w:t xml:space="preserve"> presença da variável nas referencias desse trabalho, mantem-se, por cautela, sua presença nos modelos de previsão.</w:t>
        </w:r>
      </w:ins>
    </w:p>
    <w:p w14:paraId="32C57371" w14:textId="77777777" w:rsidR="003F3344" w:rsidRPr="003F395A" w:rsidRDefault="003F3344" w:rsidP="003F3344">
      <w:pPr>
        <w:autoSpaceDE w:val="0"/>
        <w:autoSpaceDN w:val="0"/>
        <w:adjustRightInd w:val="0"/>
        <w:spacing w:after="120" w:line="360" w:lineRule="auto"/>
        <w:ind w:firstLine="709"/>
        <w:rPr>
          <w:rFonts w:cstheme="minorHAnsi"/>
          <w:szCs w:val="24"/>
        </w:rPr>
      </w:pPr>
    </w:p>
    <w:p w14:paraId="30B4545B" w14:textId="77777777" w:rsidR="00AA724F" w:rsidRPr="0018649E" w:rsidRDefault="00AA724F" w:rsidP="0018649E">
      <w:pPr>
        <w:pStyle w:val="Ttulo2"/>
        <w:numPr>
          <w:ilvl w:val="2"/>
          <w:numId w:val="26"/>
        </w:numPr>
        <w:ind w:left="709" w:hanging="709"/>
      </w:pPr>
      <w:bookmarkStart w:id="761" w:name="_Toc49960025"/>
      <w:bookmarkStart w:id="762" w:name="_Toc54797204"/>
      <w:commentRangeStart w:id="763"/>
      <w:r w:rsidRPr="0018649E">
        <w:t>Desemprego</w:t>
      </w:r>
      <w:bookmarkEnd w:id="761"/>
      <w:bookmarkEnd w:id="762"/>
      <w:commentRangeEnd w:id="763"/>
      <w:r w:rsidR="0082680F">
        <w:rPr>
          <w:rStyle w:val="Refdecomentrio"/>
          <w:rFonts w:cstheme="minorBidi"/>
          <w:b w:val="0"/>
        </w:rPr>
        <w:commentReference w:id="763"/>
      </w:r>
    </w:p>
    <w:p w14:paraId="1114F79C" w14:textId="17A1399E" w:rsidR="00AA724F" w:rsidRDefault="00AA724F" w:rsidP="003F3344">
      <w:pPr>
        <w:spacing w:after="120" w:line="360" w:lineRule="auto"/>
        <w:ind w:firstLine="709"/>
        <w:rPr>
          <w:rFonts w:cstheme="minorHAnsi"/>
          <w:szCs w:val="24"/>
        </w:rPr>
      </w:pPr>
      <w:r w:rsidRPr="003F395A">
        <w:rPr>
          <w:rFonts w:cstheme="minorHAnsi"/>
          <w:szCs w:val="24"/>
        </w:rPr>
        <w:t xml:space="preserve">Em relação ao desemprego,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citam os estudos </w:t>
      </w:r>
      <w:del w:id="764" w:author="Felipe Neiva Mundim" w:date="2020-10-28T20:07:00Z">
        <w:r w:rsidRPr="003F395A" w:rsidDel="005D579E">
          <w:rPr>
            <w:rFonts w:cstheme="minorHAnsi"/>
            <w:szCs w:val="24"/>
          </w:rPr>
          <w:delText xml:space="preserve">como o </w:delText>
        </w:r>
      </w:del>
      <w:r w:rsidRPr="003F395A">
        <w:rPr>
          <w:rFonts w:cstheme="minorHAnsi"/>
          <w:szCs w:val="24"/>
        </w:rPr>
        <w:t xml:space="preserve">de </w:t>
      </w:r>
      <w:r w:rsidRPr="003F395A">
        <w:rPr>
          <w:rFonts w:cstheme="minorHAnsi"/>
          <w:szCs w:val="24"/>
        </w:rPr>
        <w:fldChar w:fldCharType="begin" w:fldLock="1"/>
      </w:r>
      <w:r w:rsidRPr="003F395A">
        <w:rPr>
          <w:rFonts w:cstheme="minorHAnsi"/>
          <w:szCs w:val="24"/>
        </w:rPr>
        <w:instrText>ADDIN CSL_CITATION { "citationItems" : [ { "id" : "ITEM-1", "itemData" : { "DOI" : "10.1016/0304-405X(95)00860-H", "ISSN" : "0304-405X", "abstract" : "We study industry-level patterns in takeover and restructuring activity during the 1982\u20131989 period. Across 51 industries, we find significant differences in both the rate and time-series clustering of these activities. The interindustry patterns in the rate of takeovers and restructurings are directly related to the economic shocks borne by the sample industries. These results support the argument that much of the takeover activity during the 1980s was driven by broad fundamental factors and have general implications for the stock price spillover effects of takeover announcements, corporate performance following takeovers, and the timing of takeover waves.", "author" : [ { "dropping-particle" : "", "family" : "Mitchell", "given" : "Mark L.", "non-dropping-particle" : "", "parse-names" : false, "suffix" : "" }, { "dropping-particle" : "", "family" : "Mulherin", "given" : "J.Harold", "non-dropping-particle" : "", "parse-names" : false, "suffix" : "" } ], "container-title" : "Journal of Financial Economics", "id" : "ITEM-1", "issue" : "2", "issued" : { "date-parts" : [ [ "1996", "6", "1" ] ] }, "page" : "193-229", "publisher" : "North-Holland", "title" : "The impact of industry shocks on takeover and restructuring activity", "type" : "article-journal", "volume" : "41" }, "uris" : [ "http://www.mendeley.com/documents/?uuid=faa57ab5-a9f0-3366-a3d3-47a34e8bf591" ] } ], "mendeley" : { "formattedCitation" : "Mitchell e Mulherin (1996)", "plainTextFormattedCitation" : "Mitchell e Mulherin (1996)", "previouslyFormattedCitation" : "Mitchell e Mulherin (1996)"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Mitchell e Mulherin (1996)</w:t>
      </w:r>
      <w:r w:rsidRPr="003F395A">
        <w:rPr>
          <w:rFonts w:cstheme="minorHAnsi"/>
          <w:szCs w:val="24"/>
        </w:rPr>
        <w:fldChar w:fldCharType="end"/>
      </w:r>
      <w:r w:rsidRPr="003F395A">
        <w:rPr>
          <w:rFonts w:cstheme="minorHAnsi"/>
          <w:szCs w:val="24"/>
        </w:rPr>
        <w:t xml:space="preserve"> </w:t>
      </w:r>
      <w:del w:id="765" w:author="Felipe Neiva Mundim" w:date="2020-10-28T20:07:00Z">
        <w:r w:rsidRPr="003F395A" w:rsidDel="005D579E">
          <w:rPr>
            <w:rFonts w:cstheme="minorHAnsi"/>
            <w:szCs w:val="24"/>
          </w:rPr>
          <w:delText xml:space="preserve">aonde </w:delText>
        </w:r>
      </w:del>
      <w:ins w:id="766" w:author="Felipe Neiva Mundim" w:date="2020-10-28T20:07:00Z">
        <w:r w:rsidR="005D579E">
          <w:rPr>
            <w:rFonts w:cstheme="minorHAnsi"/>
            <w:szCs w:val="24"/>
          </w:rPr>
          <w:t>onde</w:t>
        </w:r>
        <w:r w:rsidR="005D579E" w:rsidRPr="003F395A">
          <w:rPr>
            <w:rFonts w:cstheme="minorHAnsi"/>
            <w:szCs w:val="24"/>
          </w:rPr>
          <w:t xml:space="preserve"> </w:t>
        </w:r>
      </w:ins>
      <w:r w:rsidRPr="003F395A">
        <w:rPr>
          <w:rFonts w:cstheme="minorHAnsi"/>
          <w:szCs w:val="24"/>
        </w:rPr>
        <w:t xml:space="preserve">a taxa de desemprego é entendida como uma </w:t>
      </w:r>
      <w:r w:rsidRPr="003F395A">
        <w:rPr>
          <w:rFonts w:cstheme="minorHAnsi"/>
          <w:i/>
          <w:szCs w:val="24"/>
        </w:rPr>
        <w:t>proxy</w:t>
      </w:r>
      <w:r w:rsidRPr="003F395A">
        <w:rPr>
          <w:rFonts w:cstheme="minorHAnsi"/>
          <w:szCs w:val="24"/>
        </w:rPr>
        <w:t xml:space="preserve"> da estabilidade econômica dos países. </w:t>
      </w:r>
      <w:del w:id="767" w:author="Felipe Neiva Mundim" w:date="2020-10-28T20:08:00Z">
        <w:r w:rsidRPr="003F395A" w:rsidDel="005D579E">
          <w:rPr>
            <w:rFonts w:cstheme="minorHAnsi"/>
            <w:szCs w:val="24"/>
          </w:rPr>
          <w:delText xml:space="preserve">Como </w:delText>
        </w:r>
      </w:del>
      <w:ins w:id="768" w:author="Felipe Neiva Mundim" w:date="2020-10-28T20:08:00Z">
        <w:r w:rsidR="005D579E">
          <w:rPr>
            <w:rFonts w:cstheme="minorHAnsi"/>
            <w:szCs w:val="24"/>
          </w:rPr>
          <w:t>Nesse sentido,</w:t>
        </w:r>
        <w:r w:rsidR="005D579E" w:rsidRPr="003F395A">
          <w:rPr>
            <w:rFonts w:cstheme="minorHAnsi"/>
            <w:szCs w:val="24"/>
          </w:rPr>
          <w:t xml:space="preserve"> </w:t>
        </w:r>
      </w:ins>
      <w:r w:rsidRPr="003F395A">
        <w:rPr>
          <w:rFonts w:cstheme="minorHAnsi"/>
          <w:szCs w:val="24"/>
        </w:rPr>
        <w:t>a taxa de desemprego apresenta uma relação significante e negativa nos resultados, pode-se interpretar que um melhor ambiente econômico torna</w:t>
      </w:r>
      <w:ins w:id="769" w:author="Felipe Neiva Mundim" w:date="2020-10-28T20:08:00Z">
        <w:r w:rsidR="005D579E">
          <w:rPr>
            <w:rFonts w:cstheme="minorHAnsi"/>
            <w:szCs w:val="24"/>
          </w:rPr>
          <w:t>ria</w:t>
        </w:r>
      </w:ins>
      <w:r w:rsidRPr="003F395A">
        <w:rPr>
          <w:rFonts w:cstheme="minorHAnsi"/>
          <w:szCs w:val="24"/>
        </w:rPr>
        <w:t xml:space="preserve"> </w:t>
      </w:r>
      <w:del w:id="770" w:author="Felipe Neiva Mundim" w:date="2020-10-28T20:09:00Z">
        <w:r w:rsidRPr="003F395A" w:rsidDel="005D579E">
          <w:rPr>
            <w:rFonts w:cstheme="minorHAnsi"/>
            <w:szCs w:val="24"/>
          </w:rPr>
          <w:delText>mais atos de concentração</w:delText>
        </w:r>
      </w:del>
      <w:ins w:id="771" w:author="Felipe Neiva Mundim" w:date="2020-10-28T20:09:00Z">
        <w:r w:rsidR="005D579E">
          <w:rPr>
            <w:rFonts w:cstheme="minorHAnsi"/>
            <w:szCs w:val="24"/>
          </w:rPr>
          <w:t>uma quantidade maior de AC</w:t>
        </w:r>
      </w:ins>
      <w:r w:rsidRPr="003F395A">
        <w:rPr>
          <w:rFonts w:cstheme="minorHAnsi"/>
          <w:szCs w:val="24"/>
        </w:rPr>
        <w:t xml:space="preserve"> viáveis.</w:t>
      </w:r>
    </w:p>
    <w:p w14:paraId="1E280B88" w14:textId="77777777" w:rsidR="003F3344" w:rsidRPr="003F395A" w:rsidRDefault="003F3344" w:rsidP="003F3344">
      <w:pPr>
        <w:spacing w:after="120" w:line="360" w:lineRule="auto"/>
        <w:ind w:firstLine="709"/>
        <w:rPr>
          <w:rFonts w:cstheme="minorHAnsi"/>
          <w:szCs w:val="24"/>
        </w:rPr>
      </w:pPr>
    </w:p>
    <w:p w14:paraId="6C6BD943" w14:textId="77777777" w:rsidR="00AA724F" w:rsidRPr="0018649E" w:rsidRDefault="00AA724F" w:rsidP="0018649E">
      <w:pPr>
        <w:pStyle w:val="Ttulo2"/>
        <w:numPr>
          <w:ilvl w:val="2"/>
          <w:numId w:val="26"/>
        </w:numPr>
        <w:ind w:left="709" w:hanging="709"/>
      </w:pPr>
      <w:bookmarkStart w:id="772" w:name="_Toc49960026"/>
      <w:bookmarkStart w:id="773" w:name="_Toc54797205"/>
      <w:r w:rsidRPr="0018649E">
        <w:t>Risco</w:t>
      </w:r>
      <w:bookmarkEnd w:id="772"/>
      <w:bookmarkEnd w:id="773"/>
    </w:p>
    <w:p w14:paraId="007AC506" w14:textId="77777777" w:rsidR="00AA724F" w:rsidRPr="003F395A" w:rsidRDefault="00AA724F" w:rsidP="003F3344">
      <w:pPr>
        <w:spacing w:after="120" w:line="360" w:lineRule="auto"/>
        <w:ind w:firstLine="709"/>
        <w:rPr>
          <w:rFonts w:cstheme="minorHAnsi"/>
          <w:szCs w:val="24"/>
        </w:rPr>
      </w:pPr>
      <w:r w:rsidRPr="003F395A">
        <w:rPr>
          <w:rFonts w:cstheme="minorHAnsi"/>
          <w:szCs w:val="24"/>
        </w:rPr>
        <w:t xml:space="preserve">Os coeficientes de risco país encontrados nas regressões executadas em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são todos positivos e significantes. Isso porque, para os indicadores considerados naquele texto, quanto maiores os escores observados, menores os riscos país associados.</w:t>
      </w:r>
    </w:p>
    <w:p w14:paraId="00E51707" w14:textId="74272D63" w:rsidR="00AA724F" w:rsidRPr="003F395A" w:rsidRDefault="00AA724F" w:rsidP="003F3344">
      <w:pPr>
        <w:spacing w:after="120" w:line="360" w:lineRule="auto"/>
        <w:ind w:firstLine="709"/>
        <w:rPr>
          <w:rFonts w:cstheme="minorHAnsi"/>
          <w:szCs w:val="24"/>
        </w:rPr>
      </w:pPr>
      <w:r w:rsidRPr="003F395A">
        <w:rPr>
          <w:rFonts w:cstheme="minorHAnsi"/>
          <w:szCs w:val="24"/>
        </w:rPr>
        <w:lastRenderedPageBreak/>
        <w:t xml:space="preserve">Conforme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"manualFormatting" : "Cort\u00e9s, Agudelo, e Mongrut (2017, 14-15)",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 xml:space="preserve">Cortés, Agudelo, e Mongrut (2017, </w:t>
      </w:r>
      <w:del w:id="774" w:author="Felipe Neiva Mundim" w:date="2020-10-28T20:14:00Z">
        <w:r w:rsidRPr="003F395A" w:rsidDel="00615191">
          <w:rPr>
            <w:rFonts w:cstheme="minorHAnsi"/>
            <w:noProof/>
            <w:szCs w:val="24"/>
          </w:rPr>
          <w:delText>14-15</w:delText>
        </w:r>
      </w:del>
      <w:ins w:id="775" w:author="Felipe Neiva Mundim" w:date="2020-10-28T20:14:00Z">
        <w:r w:rsidR="00615191">
          <w:rPr>
            <w:rFonts w:cstheme="minorHAnsi"/>
            <w:noProof/>
            <w:szCs w:val="24"/>
          </w:rPr>
          <w:t>17</w:t>
        </w:r>
      </w:ins>
      <w:r w:rsidRPr="003F395A">
        <w:rPr>
          <w:rFonts w:cstheme="minorHAnsi"/>
          <w:noProof/>
          <w:szCs w:val="24"/>
        </w:rPr>
        <w:t>)</w:t>
      </w:r>
      <w:r w:rsidRPr="003F395A">
        <w:rPr>
          <w:rFonts w:cstheme="minorHAnsi"/>
          <w:szCs w:val="24"/>
        </w:rPr>
        <w:fldChar w:fldCharType="end"/>
      </w:r>
      <w:r w:rsidRPr="003F395A">
        <w:rPr>
          <w:rFonts w:cstheme="minorHAnsi"/>
          <w:szCs w:val="24"/>
        </w:rPr>
        <w:t>:</w:t>
      </w:r>
    </w:p>
    <w:p w14:paraId="6FB12296" w14:textId="48AAA37D" w:rsidR="00AA724F" w:rsidRPr="003F3344" w:rsidRDefault="00AA724F" w:rsidP="00585E15">
      <w:pPr>
        <w:autoSpaceDE w:val="0"/>
        <w:autoSpaceDN w:val="0"/>
        <w:adjustRightInd w:val="0"/>
        <w:spacing w:after="120" w:line="240" w:lineRule="auto"/>
        <w:ind w:left="1984"/>
        <w:rPr>
          <w:rFonts w:cstheme="minorHAnsi"/>
          <w:sz w:val="20"/>
          <w:szCs w:val="24"/>
        </w:rPr>
      </w:pPr>
      <w:del w:id="776" w:author="Felipe Neiva Mundim" w:date="2020-10-26T11:25:00Z">
        <w:r w:rsidRPr="003F3344" w:rsidDel="00337647">
          <w:rPr>
            <w:rFonts w:cstheme="minorHAnsi"/>
            <w:sz w:val="20"/>
            <w:szCs w:val="24"/>
          </w:rPr>
          <w:delText>.</w:delText>
        </w:r>
      </w:del>
      <w:ins w:id="777" w:author="Felipe Neiva Mundim" w:date="2020-10-26T11:26:00Z">
        <w:r w:rsidR="00337647" w:rsidRPr="003F3344">
          <w:rPr>
            <w:rFonts w:cstheme="minorHAnsi"/>
            <w:sz w:val="20"/>
            <w:szCs w:val="24"/>
          </w:rPr>
          <w:t>[</w:t>
        </w:r>
      </w:ins>
      <w:ins w:id="778" w:author="Felipe Neiva Mundim" w:date="2020-10-26T11:25:00Z">
        <w:r w:rsidR="00337647" w:rsidRPr="003F3344">
          <w:rPr>
            <w:rFonts w:cstheme="minorHAnsi"/>
            <w:sz w:val="20"/>
            <w:szCs w:val="24"/>
          </w:rPr>
          <w:t>...</w:t>
        </w:r>
      </w:ins>
      <w:ins w:id="779" w:author="Felipe Neiva Mundim" w:date="2020-10-26T11:26:00Z">
        <w:r w:rsidR="00337647" w:rsidRPr="003F3344">
          <w:rPr>
            <w:rFonts w:cstheme="minorHAnsi"/>
            <w:sz w:val="20"/>
            <w:szCs w:val="24"/>
          </w:rPr>
          <w:t>]</w:t>
        </w:r>
      </w:ins>
      <w:ins w:id="780" w:author="Felipe Neiva Mundim" w:date="2020-10-26T11:25:00Z">
        <w:r w:rsidR="00337647" w:rsidRPr="003F3344">
          <w:rPr>
            <w:rFonts w:cstheme="minorHAnsi"/>
            <w:sz w:val="20"/>
            <w:szCs w:val="24"/>
          </w:rPr>
          <w:t xml:space="preserve"> </w:t>
        </w:r>
      </w:ins>
      <w:ins w:id="781" w:author="Felipe Neiva Mundim" w:date="2020-10-28T20:12:00Z">
        <w:r w:rsidR="00615191" w:rsidRPr="00615191">
          <w:rPr>
            <w:rFonts w:cstheme="minorHAnsi"/>
            <w:sz w:val="20"/>
            <w:szCs w:val="24"/>
          </w:rPr>
          <w:t xml:space="preserve">o coeficiente estimado da variável risco país é positivo e altamente significativo. Dado que uma pontuação maior significa menos risco, esse resultado concorda com a noção de que um país de maior risco terá menor atividade de </w:t>
        </w:r>
      </w:ins>
      <w:ins w:id="782" w:author="Felipe Neiva Mundim" w:date="2020-10-28T20:13:00Z">
        <w:r w:rsidR="00615191">
          <w:rPr>
            <w:rFonts w:cstheme="minorHAnsi"/>
            <w:sz w:val="20"/>
            <w:szCs w:val="24"/>
          </w:rPr>
          <w:t>fusões e aquisições</w:t>
        </w:r>
      </w:ins>
      <w:ins w:id="783" w:author="Felipe Neiva Mundim" w:date="2020-10-28T20:12:00Z">
        <w:r w:rsidR="00615191" w:rsidRPr="00615191">
          <w:rPr>
            <w:rFonts w:cstheme="minorHAnsi"/>
            <w:sz w:val="20"/>
            <w:szCs w:val="24"/>
          </w:rPr>
          <w:t xml:space="preserve">, como outros estudos que utilizam medidas de risco político, como </w:t>
        </w:r>
      </w:ins>
      <w:ins w:id="784" w:author="Felipe Neiva Mundim" w:date="2020-10-28T20:13:00Z">
        <w:r w:rsidR="00615191" w:rsidRPr="003F3344">
          <w:rPr>
            <w:rFonts w:cstheme="minorHAnsi"/>
            <w:sz w:val="20"/>
            <w:szCs w:val="24"/>
          </w:rPr>
          <w:fldChar w:fldCharType="begin" w:fldLock="1"/>
        </w:r>
        <w:r w:rsidR="00615191" w:rsidRPr="003F3344">
          <w:rPr>
            <w:rFonts w:cstheme="minorHAnsi"/>
            <w:sz w:val="20"/>
            <w:szCs w:val="24"/>
          </w:rPr>
          <w:instrText>ADDIN CSL_CITATION { "citationItems" : [ { "id" : "ITEM-1", "itemData" : { "DOI" : "10.1016/B978-012374142-4.50004-X", "author" : [ { "dropping-particle" : "", "family" : "Bris", "given" : "Arturo", "non-dropping-particle" : "", "parse-names" : false, "suffix" : "" }, { "dropping-particle" : "", "family" : "Cabolis", "given" : "Christos", "non-dropping-particle" : "", "parse-names" : false, "suffix" : "" }, { "dropping-particle" : "", "family" : "Janowski", "given" : "Vanessa", "non-dropping-particle" : "", "parse-names" : false, "suffix" : "" } ], "container-title" : "Corporate Governance and Regulatory Impact on Mergers and Acquisitions", "id" : "ITEM-1", "issued" : { "date-parts" : [ [ "2007" ] ] }, "page" : "15-41", "publisher" : "Elsevier", "title" : "The effect of merger laws on merger activity", "type" : "chapter" }, "uris" : [ "http://www.mendeley.com/documents</w:instrText>
        </w:r>
        <w:r w:rsidR="00615191" w:rsidRPr="0018649E">
          <w:rPr>
            <w:rFonts w:cstheme="minorHAnsi"/>
            <w:sz w:val="20"/>
            <w:szCs w:val="24"/>
          </w:rPr>
          <w:instrText>/?uuid=615195e2-5caa-470d-b6c1-8bc45ee38dc0" ] } ], "mendeley" : { "formattedCitation" : "Bris, Cabolis, e Janowski (2007)", "plainTextFormattedCitation" : "Bris, Cabolis, e Janowsk</w:instrText>
        </w:r>
        <w:r w:rsidR="00615191" w:rsidRPr="003F3344">
          <w:rPr>
            <w:rFonts w:cstheme="minorHAnsi"/>
            <w:sz w:val="20"/>
            <w:szCs w:val="24"/>
          </w:rPr>
          <w:instrText>i (2007)", "previouslyFormattedCitation" : "Bris, Cabolis, e Janowski (2007)" }, "properties" : {  }, "schema" : "https://github.com/citation-style-language/schema/raw/master/csl-citation.json" }</w:instrText>
        </w:r>
        <w:r w:rsidR="00615191" w:rsidRPr="003F3344">
          <w:rPr>
            <w:rFonts w:cstheme="minorHAnsi"/>
            <w:sz w:val="20"/>
            <w:szCs w:val="24"/>
          </w:rPr>
          <w:fldChar w:fldCharType="separate"/>
        </w:r>
        <w:r w:rsidR="00615191" w:rsidRPr="003F3344">
          <w:rPr>
            <w:rFonts w:cstheme="minorHAnsi"/>
            <w:noProof/>
            <w:sz w:val="20"/>
            <w:szCs w:val="24"/>
          </w:rPr>
          <w:t>Bris, Cabolis, e Janowski (2007)</w:t>
        </w:r>
        <w:r w:rsidR="00615191" w:rsidRPr="003F3344">
          <w:rPr>
            <w:rFonts w:cstheme="minorHAnsi"/>
            <w:sz w:val="20"/>
            <w:szCs w:val="24"/>
          </w:rPr>
          <w:fldChar w:fldCharType="end"/>
        </w:r>
      </w:ins>
      <w:ins w:id="785" w:author="Felipe Neiva Mundim" w:date="2020-10-28T20:12:00Z">
        <w:r w:rsidR="00615191" w:rsidRPr="00615191">
          <w:rPr>
            <w:rFonts w:cstheme="minorHAnsi"/>
            <w:sz w:val="20"/>
            <w:szCs w:val="24"/>
          </w:rPr>
          <w:t xml:space="preserve">, </w:t>
        </w:r>
        <w:proofErr w:type="spellStart"/>
        <w:r w:rsidR="00615191" w:rsidRPr="00615191">
          <w:rPr>
            <w:rFonts w:cstheme="minorHAnsi"/>
            <w:sz w:val="20"/>
            <w:szCs w:val="24"/>
          </w:rPr>
          <w:t>Hyun</w:t>
        </w:r>
        <w:proofErr w:type="spellEnd"/>
        <w:r w:rsidR="00615191" w:rsidRPr="00615191">
          <w:rPr>
            <w:rFonts w:cstheme="minorHAnsi"/>
            <w:sz w:val="20"/>
            <w:szCs w:val="24"/>
          </w:rPr>
          <w:t xml:space="preserve"> e Kim (2010) e </w:t>
        </w:r>
      </w:ins>
      <w:ins w:id="786" w:author="Felipe Neiva Mundim" w:date="2020-10-28T20:13:00Z">
        <w:r w:rsidR="00615191" w:rsidRPr="003F3344">
          <w:rPr>
            <w:rFonts w:cstheme="minorHAnsi"/>
            <w:sz w:val="20"/>
            <w:szCs w:val="24"/>
          </w:rPr>
          <w:fldChar w:fldCharType="begin" w:fldLock="1"/>
        </w:r>
        <w:r w:rsidR="00615191" w:rsidRPr="003F3344">
          <w:rPr>
            <w:rFonts w:cstheme="minorHAnsi"/>
            <w:sz w:val="20"/>
            <w:szCs w:val="24"/>
          </w:rPr>
          <w:instrText>ADDIN CSL_CITATION { "citationItems" : [ { "id" : "ITEM-1", "itemData" : { "ISSN" : "09388249, 18618901", "abstract" : "[This paper examines cross-border mergers and acquisitions undertaken by U.S. companies to determine whether geographic distance directly affects these firms' governance decisions. We find that U.S. firms tend to acquire higher stakes in geographically proximate targets than in remote ones. The paper also investigates the moderating effect of geographic distance on cultural distance and political risk. We find that as these two hazards increase, acquirers prefer shared ownership for proximate deals, and full ownership for acquisitions of geographically distant targets. These findings indicate that the previously-reported effects of cultural distance and political risk on FDI are not absolute, but they are moderated by geographic distance.]", "author" : [ { "dropping-particle" : "", "family" : "Ragozzino", "given" : "Roberto", "non-dropping-particle" : "", "parse-names" : false, "suffix" : "" } ], "container-title" : "MIR: Management International Review", "id" : "ITEM-1", "issue" : "4", "issued" : { "date-parts" : [ [ "2009" ] ] }, "page" : "509-535", "publisher" : "Springer", "title" : "The Effects of Geographic Distance on the Foreign Acquisition Activity of U.S. Firms", "type" : "article-journal", "volume" : "49" }, "uris" : [ "http://www.mendeley.com/documents/?uuid=e587b943-e21e-40e2-a137-79380668ff5c" ] } ], "mendeley" : { "formattedCitation" : "Ragozzino (2009)", "plainTextFormattedCitation" : "Ragozzino (2009)", "previouslyFormattedCitation" : "Ragozzino (2009)" }, "properties" : {  }, "schema" : "https://github.com/citation-style-language/schema/raw/master/csl-citation.json" }</w:instrText>
        </w:r>
        <w:r w:rsidR="00615191" w:rsidRPr="003F3344">
          <w:rPr>
            <w:rFonts w:cstheme="minorHAnsi"/>
            <w:sz w:val="20"/>
            <w:szCs w:val="24"/>
          </w:rPr>
          <w:fldChar w:fldCharType="separate"/>
        </w:r>
        <w:r w:rsidR="00615191" w:rsidRPr="003F3344">
          <w:rPr>
            <w:rFonts w:cstheme="minorHAnsi"/>
            <w:noProof/>
            <w:sz w:val="20"/>
            <w:szCs w:val="24"/>
          </w:rPr>
          <w:t>Ragozzino (2009)</w:t>
        </w:r>
        <w:r w:rsidR="00615191" w:rsidRPr="003F3344">
          <w:rPr>
            <w:rFonts w:cstheme="minorHAnsi"/>
            <w:sz w:val="20"/>
            <w:szCs w:val="24"/>
          </w:rPr>
          <w:fldChar w:fldCharType="end"/>
        </w:r>
      </w:ins>
      <w:del w:id="787" w:author="Felipe Neiva Mundim" w:date="2020-10-26T11:25:00Z">
        <w:r w:rsidRPr="003F3344" w:rsidDel="00337647">
          <w:rPr>
            <w:rFonts w:cstheme="minorHAnsi"/>
            <w:sz w:val="20"/>
            <w:szCs w:val="24"/>
          </w:rPr>
          <w:delText xml:space="preserve">.. the result agree with the notion that a riskier country will have less activity in M&amp;As, similar to that obtained in other studies that have used measures of political risk like </w:delText>
        </w:r>
      </w:del>
      <w:del w:id="788" w:author="Felipe Neiva Mundim" w:date="2020-10-28T20:13:00Z">
        <w:r w:rsidRPr="003F3344" w:rsidDel="00615191">
          <w:rPr>
            <w:rFonts w:cstheme="minorHAnsi"/>
            <w:sz w:val="20"/>
            <w:szCs w:val="24"/>
          </w:rPr>
          <w:fldChar w:fldCharType="begin" w:fldLock="1"/>
        </w:r>
        <w:r w:rsidRPr="003F3344" w:rsidDel="00615191">
          <w:rPr>
            <w:rFonts w:cstheme="minorHAnsi"/>
            <w:sz w:val="20"/>
            <w:szCs w:val="24"/>
          </w:rPr>
          <w:delInstrText>ADDIN CSL_CITATION { "citationItems" : [ { "id" : "ITEM-1", "itemData" : { "ISSN" : "09388249, 18618901", "abstract" : "[This paper examines cross-border mergers and acquisitions undertaken by U.S. companies to determine whether geographic distance directly affects these firms' governance decisions. We find that U.S. firms tend to acquire higher stakes in geographically proximate targets than in remote ones. The paper also investigates the moderating effect of geographic distance on cultural distance and political risk. We find that as these two hazards increase, acquirers prefer shared ownership for proximate deals, and full ownership for acquisitions of geographically distant targets. These findings indicate that the previously-reported effects of cultural distance and political risk on FDI are not absolute, but they are moderated by geographic distance.]", "author" : [ { "dropping-particle" : "", "family" : "Ragozzino", "given" : "Roberto", "non-dropping-particle" : "", "parse-names" : false, "suffix" : "" } ], "container-title" : "MIR: Management International Review", "id" : "ITEM-1", "issue" : "4", "issued" : { "date-parts" : [ [ "2009" ] ] }, "page" : "509-535", "publisher" : "Springer", "title" : "The Effects of Geographic Distance on the Foreign Acquisition Activity of U.S. Firms", "type" : "article-journal", "volume" : "49" }, "uris" : [ "http://www.mendeley.com/documents/?uuid=e587b943-e21e-40e2-a137-79380668ff5c" ] } ], "mendeley" : { "formattedCitation" : "Ragozzino (2009)", "plainTextFormattedCitation" : "Ragozzino (2009)", "previouslyFormattedCitation" : "Ragozzino (2009)" }, "properties" : {  }, "schema" : "https://github.com/citation-style-language/schema/raw/master/csl-citation.json" }</w:delInstrText>
        </w:r>
        <w:r w:rsidRPr="003F3344" w:rsidDel="00615191">
          <w:rPr>
            <w:rFonts w:cstheme="minorHAnsi"/>
            <w:sz w:val="20"/>
            <w:szCs w:val="24"/>
          </w:rPr>
          <w:fldChar w:fldCharType="separate"/>
        </w:r>
        <w:r w:rsidRPr="003F3344" w:rsidDel="00615191">
          <w:rPr>
            <w:rFonts w:cstheme="minorHAnsi"/>
            <w:noProof/>
            <w:sz w:val="20"/>
            <w:szCs w:val="24"/>
          </w:rPr>
          <w:delText>Ragozzino (2009)</w:delText>
        </w:r>
        <w:r w:rsidRPr="003F3344" w:rsidDel="00615191">
          <w:rPr>
            <w:rFonts w:cstheme="minorHAnsi"/>
            <w:sz w:val="20"/>
            <w:szCs w:val="24"/>
          </w:rPr>
          <w:fldChar w:fldCharType="end"/>
        </w:r>
        <w:r w:rsidRPr="003F3344" w:rsidDel="00615191">
          <w:rPr>
            <w:rFonts w:cstheme="minorHAnsi"/>
            <w:sz w:val="20"/>
            <w:szCs w:val="24"/>
          </w:rPr>
          <w:delText xml:space="preserve"> </w:delText>
        </w:r>
      </w:del>
      <w:del w:id="789" w:author="Felipe Neiva Mundim" w:date="2020-10-27T13:08:00Z">
        <w:r w:rsidRPr="003F3344" w:rsidDel="00890A6F">
          <w:rPr>
            <w:rFonts w:cstheme="minorHAnsi"/>
            <w:sz w:val="20"/>
            <w:szCs w:val="24"/>
          </w:rPr>
          <w:delText xml:space="preserve">or </w:delText>
        </w:r>
      </w:del>
      <w:del w:id="790" w:author="Felipe Neiva Mundim" w:date="2020-10-28T20:13:00Z">
        <w:r w:rsidRPr="003F3344" w:rsidDel="00615191">
          <w:rPr>
            <w:rFonts w:cstheme="minorHAnsi"/>
            <w:sz w:val="20"/>
            <w:szCs w:val="24"/>
          </w:rPr>
          <w:fldChar w:fldCharType="begin" w:fldLock="1"/>
        </w:r>
        <w:r w:rsidRPr="003F3344" w:rsidDel="00615191">
          <w:rPr>
            <w:rFonts w:cstheme="minorHAnsi"/>
            <w:sz w:val="20"/>
            <w:szCs w:val="24"/>
          </w:rPr>
          <w:delInstrText>ADDIN CSL_CITATION { "citationItems" : [ { "id" : "ITEM-1", "itemData" : { "DOI" : "10.1016/B978-012374142-4.50004-X", "author" : [ { "dropping-particle" : "", "family" : "Bris", "given" : "Arturo", "non-dropping-particle" : "", "parse-names" : false, "suffix" : "" }, { "dropping-particle" : "", "family" : "Cabolis", "given" : "Christos", "non-dropping-particle" : "", "parse-names" : false, "suffix" : "" }, { "dropping-particle" : "", "family" : "Janowski", "given" : "Vanessa", "non-dropping-particle" : "", "parse-names" : false, "suffix" : "" } ], "container-title" : "Corporate Governance and Regulatory Impact on Mergers and Acquisitions", "id" : "ITEM-1", "issued" : { "date-parts" : [ [ "2007" ] ] }, "page" : "15-41", "publisher" : "Elsevier", "title" : "The effect of merger laws on merger activity", "type" : "chapter" }, "uris" : [ "http://www.mendeley.com/documents</w:delInstrText>
        </w:r>
        <w:r w:rsidRPr="0018649E" w:rsidDel="00615191">
          <w:rPr>
            <w:rFonts w:cstheme="minorHAnsi"/>
            <w:sz w:val="20"/>
            <w:szCs w:val="24"/>
          </w:rPr>
          <w:delInstrText>/?uuid=615195e2-5caa-470d-b6c1-8bc45ee38dc0" ] } ], "mendeley" : { "formattedCitation" : "Bris, Cabolis, e Janowski (2007)", "plainTextFormattedCitation" : "Bris, Cabolis, e Janowsk</w:delInstrText>
        </w:r>
        <w:r w:rsidRPr="003F3344" w:rsidDel="00615191">
          <w:rPr>
            <w:rFonts w:cstheme="minorHAnsi"/>
            <w:sz w:val="20"/>
            <w:szCs w:val="24"/>
          </w:rPr>
          <w:delInstrText>i (2007)", "previouslyFormattedCitation" : "Bris, Cabolis, e Janowski (2007)" }, "properties" : {  }, "schema" : "https://github.com/citation-style-language/schema/raw/master/csl-citation.json" }</w:delInstrText>
        </w:r>
        <w:r w:rsidRPr="003F3344" w:rsidDel="00615191">
          <w:rPr>
            <w:rFonts w:cstheme="minorHAnsi"/>
            <w:sz w:val="20"/>
            <w:szCs w:val="24"/>
          </w:rPr>
          <w:fldChar w:fldCharType="separate"/>
        </w:r>
        <w:r w:rsidRPr="003F3344" w:rsidDel="00615191">
          <w:rPr>
            <w:rFonts w:cstheme="minorHAnsi"/>
            <w:noProof/>
            <w:sz w:val="20"/>
            <w:szCs w:val="24"/>
          </w:rPr>
          <w:delText>Bris, Cabolis, e Janowski (2007)</w:delText>
        </w:r>
        <w:r w:rsidRPr="003F3344" w:rsidDel="00615191">
          <w:rPr>
            <w:rFonts w:cstheme="minorHAnsi"/>
            <w:sz w:val="20"/>
            <w:szCs w:val="24"/>
          </w:rPr>
          <w:fldChar w:fldCharType="end"/>
        </w:r>
      </w:del>
      <w:r w:rsidRPr="003F3344">
        <w:rPr>
          <w:rFonts w:cstheme="minorHAnsi"/>
          <w:sz w:val="20"/>
          <w:szCs w:val="24"/>
        </w:rPr>
        <w:t>.</w:t>
      </w:r>
      <w:ins w:id="791" w:author="Felipe Neiva Mundim" w:date="2020-10-30T12:21:00Z">
        <w:r w:rsidR="00EA5198">
          <w:rPr>
            <w:rFonts w:cstheme="minorHAnsi"/>
            <w:sz w:val="20"/>
            <w:szCs w:val="24"/>
          </w:rPr>
          <w:t xml:space="preserve"> </w:t>
        </w:r>
        <w:r w:rsidR="00EA5198">
          <w:rPr>
            <w:rFonts w:cstheme="minorHAnsi"/>
            <w:sz w:val="20"/>
            <w:szCs w:val="20"/>
          </w:rPr>
          <w:t>(</w:t>
        </w:r>
        <w:r w:rsidR="00EA5198" w:rsidRPr="00EA5198">
          <w:rPr>
            <w:rFonts w:cstheme="minorHAnsi"/>
            <w:sz w:val="20"/>
            <w:szCs w:val="20"/>
          </w:rPr>
          <w:t>CORTÉS</w:t>
        </w:r>
        <w:r w:rsidR="00EA5198">
          <w:rPr>
            <w:rFonts w:cstheme="minorHAnsi"/>
            <w:sz w:val="20"/>
            <w:szCs w:val="20"/>
          </w:rPr>
          <w:t xml:space="preserve"> et al., 2017, p. 17</w:t>
        </w:r>
        <w:r w:rsidR="00EA5198" w:rsidRPr="00EA5198">
          <w:rPr>
            <w:rFonts w:cstheme="minorHAnsi"/>
            <w:sz w:val="20"/>
            <w:szCs w:val="20"/>
          </w:rPr>
          <w:t>, tradução nossa</w:t>
        </w:r>
        <w:r w:rsidR="00EA5198">
          <w:rPr>
            <w:rFonts w:cstheme="minorHAnsi"/>
            <w:sz w:val="20"/>
            <w:szCs w:val="20"/>
          </w:rPr>
          <w:t>)</w:t>
        </w:r>
      </w:ins>
    </w:p>
    <w:p w14:paraId="7988BEEC" w14:textId="2CDAAA2E" w:rsidR="00AA724F" w:rsidRDefault="00AA724F" w:rsidP="00890A6F">
      <w:pPr>
        <w:autoSpaceDE w:val="0"/>
        <w:autoSpaceDN w:val="0"/>
        <w:adjustRightInd w:val="0"/>
        <w:spacing w:after="120" w:line="360" w:lineRule="auto"/>
        <w:ind w:firstLine="709"/>
        <w:rPr>
          <w:rFonts w:cstheme="minorHAnsi"/>
          <w:szCs w:val="24"/>
        </w:rPr>
      </w:pPr>
      <w:r w:rsidRPr="003F395A">
        <w:rPr>
          <w:rFonts w:cstheme="minorHAnsi"/>
          <w:szCs w:val="24"/>
        </w:rPr>
        <w:t xml:space="preserve">Portanto, </w:t>
      </w:r>
      <w:ins w:id="792" w:author="João Isidio Martins" w:date="2020-10-31T20:11:00Z">
        <w:r w:rsidR="0082680F">
          <w:rPr>
            <w:rFonts w:cstheme="minorHAnsi"/>
            <w:szCs w:val="24"/>
          </w:rPr>
          <w:t>para os au</w:t>
        </w:r>
      </w:ins>
      <w:ins w:id="793" w:author="João Isidio Martins" w:date="2020-10-31T20:12:00Z">
        <w:r w:rsidR="0082680F">
          <w:rPr>
            <w:rFonts w:cstheme="minorHAnsi"/>
            <w:szCs w:val="24"/>
          </w:rPr>
          <w:t xml:space="preserve">tores, </w:t>
        </w:r>
      </w:ins>
      <w:del w:id="794" w:author="João Isidio Martins" w:date="2020-10-31T20:12:00Z">
        <w:r w:rsidRPr="003F395A" w:rsidDel="0082680F">
          <w:rPr>
            <w:rFonts w:cstheme="minorHAnsi"/>
            <w:szCs w:val="24"/>
          </w:rPr>
          <w:delText xml:space="preserve">o que se espera é que </w:delText>
        </w:r>
      </w:del>
      <w:r w:rsidRPr="003F395A">
        <w:rPr>
          <w:rFonts w:cstheme="minorHAnsi"/>
          <w:szCs w:val="24"/>
        </w:rPr>
        <w:t xml:space="preserve">quanto maiores forem os riscos, menor será o número de </w:t>
      </w:r>
      <w:del w:id="795" w:author="Felipe Neiva Mundim" w:date="2020-10-28T20:14:00Z">
        <w:r w:rsidRPr="003F395A" w:rsidDel="00615191">
          <w:rPr>
            <w:rFonts w:cstheme="minorHAnsi"/>
            <w:szCs w:val="24"/>
          </w:rPr>
          <w:delText xml:space="preserve">atos de </w:delText>
        </w:r>
        <w:commentRangeStart w:id="796"/>
        <w:r w:rsidRPr="003F395A" w:rsidDel="00615191">
          <w:rPr>
            <w:rFonts w:cstheme="minorHAnsi"/>
            <w:szCs w:val="24"/>
          </w:rPr>
          <w:delText>concentração</w:delText>
        </w:r>
      </w:del>
      <w:ins w:id="797" w:author="Felipe Neiva Mundim" w:date="2020-10-28T20:14:00Z">
        <w:r w:rsidR="00615191">
          <w:rPr>
            <w:rFonts w:cstheme="minorHAnsi"/>
            <w:szCs w:val="24"/>
          </w:rPr>
          <w:t>AC</w:t>
        </w:r>
      </w:ins>
      <w:commentRangeEnd w:id="796"/>
      <w:r w:rsidR="0082680F">
        <w:rPr>
          <w:rStyle w:val="Refdecomentrio"/>
        </w:rPr>
        <w:commentReference w:id="796"/>
      </w:r>
      <w:r w:rsidRPr="003F395A">
        <w:rPr>
          <w:rFonts w:cstheme="minorHAnsi"/>
          <w:szCs w:val="24"/>
        </w:rPr>
        <w:t>.</w:t>
      </w:r>
    </w:p>
    <w:p w14:paraId="73261063" w14:textId="77777777" w:rsidR="00890A6F" w:rsidRPr="003F395A" w:rsidRDefault="00890A6F" w:rsidP="00890A6F">
      <w:pPr>
        <w:autoSpaceDE w:val="0"/>
        <w:autoSpaceDN w:val="0"/>
        <w:adjustRightInd w:val="0"/>
        <w:spacing w:after="120" w:line="360" w:lineRule="auto"/>
        <w:ind w:firstLine="709"/>
        <w:rPr>
          <w:rFonts w:cstheme="minorHAnsi"/>
          <w:i/>
          <w:szCs w:val="24"/>
        </w:rPr>
      </w:pPr>
    </w:p>
    <w:p w14:paraId="0E1160F1" w14:textId="77777777" w:rsidR="00AA724F" w:rsidRPr="0018649E" w:rsidRDefault="00AA724F" w:rsidP="0018649E">
      <w:pPr>
        <w:pStyle w:val="Ttulo2"/>
        <w:numPr>
          <w:ilvl w:val="2"/>
          <w:numId w:val="26"/>
        </w:numPr>
        <w:ind w:left="709" w:hanging="709"/>
      </w:pPr>
      <w:bookmarkStart w:id="798" w:name="_Toc49960027"/>
      <w:bookmarkStart w:id="799" w:name="_Toc54797206"/>
      <w:r w:rsidRPr="0018649E">
        <w:t>Preços das ações na bolsa</w:t>
      </w:r>
      <w:bookmarkEnd w:id="798"/>
      <w:bookmarkEnd w:id="799"/>
    </w:p>
    <w:p w14:paraId="4BC0C51B" w14:textId="3BAA194A" w:rsidR="00AA724F" w:rsidRPr="003F395A" w:rsidRDefault="00AA724F" w:rsidP="00890A6F">
      <w:pPr>
        <w:spacing w:after="120" w:line="360" w:lineRule="auto"/>
        <w:ind w:firstLine="709"/>
        <w:rPr>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consideraram os preços das ações em seus modelos por meio do índice </w:t>
      </w:r>
      <w:ins w:id="800" w:author="Felipe Neiva Mundim" w:date="2020-10-28T20:16:00Z">
        <w:r w:rsidR="00402618" w:rsidRPr="00402618">
          <w:rPr>
            <w:rFonts w:cstheme="minorHAnsi"/>
            <w:szCs w:val="24"/>
          </w:rPr>
          <w:t xml:space="preserve">Financial Times Stock Exchange </w:t>
        </w:r>
        <w:r w:rsidR="00402618">
          <w:rPr>
            <w:rFonts w:cstheme="minorHAnsi"/>
            <w:szCs w:val="24"/>
          </w:rPr>
          <w:t>(</w:t>
        </w:r>
      </w:ins>
      <w:r w:rsidRPr="003F395A">
        <w:rPr>
          <w:rFonts w:cstheme="minorHAnsi"/>
          <w:szCs w:val="24"/>
        </w:rPr>
        <w:t>FTSE</w:t>
      </w:r>
      <w:ins w:id="801" w:author="Felipe Neiva Mundim" w:date="2020-10-28T20:16:00Z">
        <w:r w:rsidR="00402618">
          <w:rPr>
            <w:rFonts w:cstheme="minorHAnsi"/>
            <w:szCs w:val="24"/>
          </w:rPr>
          <w:t>)</w:t>
        </w:r>
      </w:ins>
      <w:r w:rsidRPr="003F395A">
        <w:rPr>
          <w:rFonts w:cstheme="minorHAnsi"/>
          <w:szCs w:val="24"/>
        </w:rPr>
        <w:t xml:space="preserve"> da bolsa de Londres (equivalente ao Ibovespa). A hipótese adotada pelos autores </w:t>
      </w:r>
      <w:del w:id="802" w:author="Felipe Neiva Mundim" w:date="2020-10-28T20:17:00Z">
        <w:r w:rsidRPr="003F395A" w:rsidDel="00402618">
          <w:rPr>
            <w:rFonts w:cstheme="minorHAnsi"/>
            <w:szCs w:val="24"/>
          </w:rPr>
          <w:delText>(</w:delText>
        </w:r>
      </w:del>
      <w:r w:rsidRPr="003F395A">
        <w:rPr>
          <w:rFonts w:cstheme="minorHAnsi"/>
          <w:szCs w:val="24"/>
        </w:rPr>
        <w:t xml:space="preserve">e </w:t>
      </w:r>
      <w:ins w:id="803" w:author="Felipe Neiva Mundim" w:date="2020-10-28T20:17:00Z">
        <w:r w:rsidR="00402618">
          <w:rPr>
            <w:rFonts w:cstheme="minorHAnsi"/>
            <w:szCs w:val="24"/>
          </w:rPr>
          <w:t>corroborada pelos</w:t>
        </w:r>
      </w:ins>
      <w:del w:id="804" w:author="Felipe Neiva Mundim" w:date="2020-10-28T20:17:00Z">
        <w:r w:rsidRPr="003F395A" w:rsidDel="00402618">
          <w:rPr>
            <w:rFonts w:cstheme="minorHAnsi"/>
            <w:szCs w:val="24"/>
          </w:rPr>
          <w:delText>os</w:delText>
        </w:r>
      </w:del>
      <w:r w:rsidRPr="003F395A">
        <w:rPr>
          <w:rFonts w:cstheme="minorHAnsi"/>
          <w:szCs w:val="24"/>
        </w:rPr>
        <w:t xml:space="preserve"> resultados</w:t>
      </w:r>
      <w:del w:id="805" w:author="Felipe Neiva Mundim" w:date="2020-10-28T20:17:00Z">
        <w:r w:rsidRPr="003F395A" w:rsidDel="00402618">
          <w:rPr>
            <w:rFonts w:cstheme="minorHAnsi"/>
            <w:szCs w:val="24"/>
          </w:rPr>
          <w:delText>)</w:delText>
        </w:r>
      </w:del>
      <w:r w:rsidRPr="003F395A">
        <w:rPr>
          <w:rFonts w:cstheme="minorHAnsi"/>
          <w:szCs w:val="24"/>
        </w:rPr>
        <w:t xml:space="preserve"> é </w:t>
      </w:r>
      <w:del w:id="806" w:author="Felipe Neiva Mundim" w:date="2020-10-28T20:18:00Z">
        <w:r w:rsidRPr="003F395A" w:rsidDel="00402618">
          <w:rPr>
            <w:rFonts w:cstheme="minorHAnsi"/>
            <w:szCs w:val="24"/>
          </w:rPr>
          <w:delText xml:space="preserve">de </w:delText>
        </w:r>
      </w:del>
      <w:r w:rsidRPr="003F395A">
        <w:rPr>
          <w:rFonts w:cstheme="minorHAnsi"/>
          <w:szCs w:val="24"/>
        </w:rPr>
        <w:t xml:space="preserve">que haveria um relacionamento positivo entre os preços das ações na bolsa de valores e o número de </w:t>
      </w:r>
      <w:del w:id="807" w:author="Felipe Neiva Mundim" w:date="2020-10-28T20:18:00Z">
        <w:r w:rsidRPr="003F395A" w:rsidDel="00402618">
          <w:rPr>
            <w:rFonts w:cstheme="minorHAnsi"/>
            <w:szCs w:val="24"/>
          </w:rPr>
          <w:delText>atos de concentração</w:delText>
        </w:r>
      </w:del>
      <w:ins w:id="808" w:author="Felipe Neiva Mundim" w:date="2020-10-28T20:18:00Z">
        <w:r w:rsidR="00402618">
          <w:rPr>
            <w:rFonts w:cstheme="minorHAnsi"/>
            <w:szCs w:val="24"/>
          </w:rPr>
          <w:t>AC</w:t>
        </w:r>
      </w:ins>
      <w:r w:rsidRPr="003F395A">
        <w:rPr>
          <w:rFonts w:cstheme="minorHAnsi"/>
          <w:szCs w:val="24"/>
        </w:rPr>
        <w:t xml:space="preserve"> transfronteiriços.</w:t>
      </w:r>
    </w:p>
    <w:p w14:paraId="3D56888E" w14:textId="5CF44598" w:rsidR="00AA724F" w:rsidRPr="003F395A" w:rsidRDefault="00AA724F" w:rsidP="00890A6F">
      <w:pPr>
        <w:spacing w:after="120" w:line="360" w:lineRule="auto"/>
        <w:ind w:firstLine="709"/>
        <w:rPr>
          <w:rFonts w:cstheme="minorHAnsi"/>
          <w:szCs w:val="24"/>
        </w:rPr>
      </w:pPr>
      <w:r w:rsidRPr="003F395A">
        <w:rPr>
          <w:rFonts w:cstheme="minorHAnsi"/>
          <w:szCs w:val="24"/>
        </w:rPr>
        <w:t xml:space="preserve">Como reforço para a hipótese adotada,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citam </w:t>
      </w:r>
      <w:r w:rsidRPr="003F395A">
        <w:rPr>
          <w:rFonts w:cstheme="minorHAnsi"/>
          <w:szCs w:val="24"/>
        </w:rPr>
        <w:fldChar w:fldCharType="begin" w:fldLock="1"/>
      </w:r>
      <w:r w:rsidRPr="003F395A">
        <w:rPr>
          <w:rFonts w:cstheme="minorHAnsi"/>
          <w:szCs w:val="24"/>
        </w:rPr>
        <w:instrText>ADDIN CSL_CITATION { "citationItems" : [ { "id" : "ITEM-1", "itemData" : { "DOI" : "10.2307/1924187", "ISSN" : "00346535", "author" : [ { "dropping-particle" : "", "family" : "Melicher", "given" : "Ronald W.", "non-dropping-particle" : "", "parse-names" : false, "suffix" : "" }, { "dropping-particle" : "", "family" : "Ledolter", "given" : "Johannes", "non-dropping-particle" : "", "parse-names" : false, "suffix" : "" }, { "dropping-particle" : "", "family" : "D'Antonio", "given" : "Louis J.", "non-dropping-particle" : "", "parse-names" : false, "suffix" : "" } ], "container-title" : "The Review of Economics and Statistics", "id" : "ITEM-1", "issue" : "3", "issued" : { "date-parts" : [ [ "1983", "8" ] ] }, "page" : "423", "title" : "A Time Series Analysis of Aggregate Merger Activity", "type" : "article-journal", "volume" : "65" }, "uris" : [ "http://www.mendeley.com/documents/?uuid=6ad6ff2c-7aae-4d55-a3a4-e7dacf646ebd" ] } ], "mendeley" : { "formattedCitation" : "Melicher, Ledolter, e D\u2019Antonio (1983)", "plainTextFormattedCitation" : "Melicher, Ledolter, e D\u2019Antonio (1983)", "previouslyFormattedCitation" : "Melicher, Ledolter, e D\u2019Antonio (1983)"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Melicher, Ledolter, e D’Antonio (1983)</w:t>
      </w:r>
      <w:r w:rsidRPr="003F395A">
        <w:rPr>
          <w:rFonts w:cstheme="minorHAnsi"/>
          <w:szCs w:val="24"/>
        </w:rPr>
        <w:fldChar w:fldCharType="end"/>
      </w:r>
      <w:r w:rsidRPr="003F395A">
        <w:rPr>
          <w:rFonts w:cstheme="minorHAnsi"/>
          <w:szCs w:val="24"/>
        </w:rPr>
        <w:t xml:space="preserve"> </w:t>
      </w:r>
      <w:del w:id="809" w:author="Felipe Neiva Mundim" w:date="2020-10-28T20:19:00Z">
        <w:r w:rsidRPr="003F395A" w:rsidDel="00402618">
          <w:rPr>
            <w:rFonts w:cstheme="minorHAnsi"/>
            <w:szCs w:val="24"/>
          </w:rPr>
          <w:delText>afirmando que estes argumentavam</w:delText>
        </w:r>
      </w:del>
      <w:ins w:id="810" w:author="Felipe Neiva Mundim" w:date="2020-10-28T20:19:00Z">
        <w:r w:rsidR="00402618">
          <w:rPr>
            <w:rFonts w:cstheme="minorHAnsi"/>
            <w:szCs w:val="24"/>
          </w:rPr>
          <w:t>que argumentam</w:t>
        </w:r>
      </w:ins>
      <w:r w:rsidRPr="003F395A">
        <w:rPr>
          <w:rFonts w:cstheme="minorHAnsi"/>
          <w:szCs w:val="24"/>
        </w:rPr>
        <w:t xml:space="preserve"> que altos preços de ações </w:t>
      </w:r>
      <w:del w:id="811" w:author="Felipe Neiva Mundim" w:date="2020-10-28T20:19:00Z">
        <w:r w:rsidRPr="003F395A" w:rsidDel="00402618">
          <w:rPr>
            <w:rFonts w:cstheme="minorHAnsi"/>
            <w:szCs w:val="24"/>
          </w:rPr>
          <w:delText xml:space="preserve">poderiam </w:delText>
        </w:r>
      </w:del>
      <w:ins w:id="812" w:author="Felipe Neiva Mundim" w:date="2020-10-28T20:19:00Z">
        <w:r w:rsidR="00402618">
          <w:rPr>
            <w:rFonts w:cstheme="minorHAnsi"/>
            <w:szCs w:val="24"/>
          </w:rPr>
          <w:t>podem</w:t>
        </w:r>
        <w:r w:rsidR="00402618" w:rsidRPr="003F395A">
          <w:rPr>
            <w:rFonts w:cstheme="minorHAnsi"/>
            <w:szCs w:val="24"/>
          </w:rPr>
          <w:t xml:space="preserve"> </w:t>
        </w:r>
      </w:ins>
      <w:r w:rsidRPr="003F395A">
        <w:rPr>
          <w:rFonts w:cstheme="minorHAnsi"/>
          <w:szCs w:val="24"/>
        </w:rPr>
        <w:t xml:space="preserve">ser um indício de que os agentes </w:t>
      </w:r>
      <w:del w:id="813" w:author="Felipe Neiva Mundim" w:date="2020-10-28T20:19:00Z">
        <w:r w:rsidRPr="003F395A" w:rsidDel="00402618">
          <w:rPr>
            <w:rFonts w:cstheme="minorHAnsi"/>
            <w:szCs w:val="24"/>
          </w:rPr>
          <w:delText xml:space="preserve">tinham </w:delText>
        </w:r>
      </w:del>
      <w:ins w:id="814" w:author="Felipe Neiva Mundim" w:date="2020-10-28T20:19:00Z">
        <w:r w:rsidR="00402618">
          <w:rPr>
            <w:rFonts w:cstheme="minorHAnsi"/>
            <w:szCs w:val="24"/>
          </w:rPr>
          <w:t>têm</w:t>
        </w:r>
        <w:r w:rsidR="00402618" w:rsidRPr="003F395A">
          <w:rPr>
            <w:rFonts w:cstheme="minorHAnsi"/>
            <w:szCs w:val="24"/>
          </w:rPr>
          <w:t xml:space="preserve"> </w:t>
        </w:r>
      </w:ins>
      <w:r w:rsidRPr="003F395A">
        <w:rPr>
          <w:rFonts w:cstheme="minorHAnsi"/>
          <w:szCs w:val="24"/>
        </w:rPr>
        <w:t xml:space="preserve">perspectivas futuras de crescimento econômico, o que incentivaria a adoção de </w:t>
      </w:r>
      <w:del w:id="815" w:author="Felipe Neiva Mundim" w:date="2020-10-28T20:19:00Z">
        <w:r w:rsidRPr="003F395A" w:rsidDel="00402618">
          <w:rPr>
            <w:rFonts w:cstheme="minorHAnsi"/>
            <w:szCs w:val="24"/>
          </w:rPr>
          <w:delText>atos de concentração</w:delText>
        </w:r>
      </w:del>
      <w:ins w:id="816" w:author="Felipe Neiva Mundim" w:date="2020-10-28T20:19:00Z">
        <w:r w:rsidR="00402618">
          <w:rPr>
            <w:rFonts w:cstheme="minorHAnsi"/>
            <w:szCs w:val="24"/>
          </w:rPr>
          <w:t>AC</w:t>
        </w:r>
      </w:ins>
      <w:r w:rsidRPr="003F395A">
        <w:rPr>
          <w:rFonts w:cstheme="minorHAnsi"/>
          <w:szCs w:val="24"/>
        </w:rPr>
        <w:t xml:space="preserve"> como forma de investimento.</w:t>
      </w:r>
    </w:p>
    <w:p w14:paraId="3BC19111" w14:textId="0A7D59E6" w:rsidR="00AA724F" w:rsidRDefault="00AA724F" w:rsidP="00890A6F">
      <w:pPr>
        <w:spacing w:after="120" w:line="360" w:lineRule="auto"/>
        <w:ind w:firstLine="709"/>
        <w:rPr>
          <w:rFonts w:cstheme="minorHAnsi"/>
          <w:szCs w:val="24"/>
        </w:rPr>
      </w:pPr>
      <w:del w:id="817" w:author="João Isidio Martins" w:date="2020-10-31T20:14:00Z">
        <w:r w:rsidRPr="003F395A" w:rsidDel="0082680F">
          <w:rPr>
            <w:rFonts w:cstheme="minorHAnsi"/>
            <w:szCs w:val="24"/>
          </w:rPr>
          <w:delText xml:space="preserve">A hipótese adotada aqui </w:delText>
        </w:r>
      </w:del>
      <w:ins w:id="818" w:author="Felipe Neiva Mundim" w:date="2020-10-28T20:22:00Z">
        <w:del w:id="819" w:author="João Isidio Martins" w:date="2020-10-31T20:14:00Z">
          <w:r w:rsidR="000B4EE8" w:rsidDel="0082680F">
            <w:rPr>
              <w:rFonts w:cstheme="minorHAnsi"/>
              <w:szCs w:val="24"/>
            </w:rPr>
            <w:delText>n</w:delText>
          </w:r>
        </w:del>
      </w:ins>
      <w:ins w:id="820" w:author="João Isidio Martins" w:date="2020-10-31T20:14:00Z">
        <w:r w:rsidR="0082680F">
          <w:rPr>
            <w:rFonts w:cstheme="minorHAnsi"/>
            <w:szCs w:val="24"/>
          </w:rPr>
          <w:t>N</w:t>
        </w:r>
      </w:ins>
      <w:ins w:id="821" w:author="Felipe Neiva Mundim" w:date="2020-10-28T20:22:00Z">
        <w:r w:rsidR="000B4EE8">
          <w:rPr>
            <w:rFonts w:cstheme="minorHAnsi"/>
            <w:szCs w:val="24"/>
          </w:rPr>
          <w:t>o presente estudo</w:t>
        </w:r>
        <w:del w:id="822" w:author="João Isidio Martins" w:date="2020-10-31T20:14:00Z">
          <w:r w:rsidR="000B4EE8" w:rsidRPr="003F395A" w:rsidDel="0082680F">
            <w:rPr>
              <w:rFonts w:cstheme="minorHAnsi"/>
              <w:szCs w:val="24"/>
            </w:rPr>
            <w:delText xml:space="preserve"> </w:delText>
          </w:r>
        </w:del>
      </w:ins>
      <w:del w:id="823" w:author="João Isidio Martins" w:date="2020-10-31T20:14:00Z">
        <w:r w:rsidRPr="003F395A" w:rsidDel="0082680F">
          <w:rPr>
            <w:rFonts w:cstheme="minorHAnsi"/>
            <w:szCs w:val="24"/>
          </w:rPr>
          <w:delText>é</w:delText>
        </w:r>
      </w:del>
      <w:r w:rsidRPr="003F395A">
        <w:rPr>
          <w:rFonts w:cstheme="minorHAnsi"/>
          <w:szCs w:val="24"/>
        </w:rPr>
        <w:t xml:space="preserve">, </w:t>
      </w:r>
      <w:del w:id="824" w:author="João Isidio Martins" w:date="2020-10-31T20:14:00Z">
        <w:r w:rsidRPr="003F395A" w:rsidDel="0082680F">
          <w:rPr>
            <w:rFonts w:cstheme="minorHAnsi"/>
            <w:szCs w:val="24"/>
          </w:rPr>
          <w:delText>portanto, a de</w:delText>
        </w:r>
      </w:del>
      <w:ins w:id="825" w:author="João Isidio Martins" w:date="2020-10-31T20:14:00Z">
        <w:r w:rsidR="0082680F">
          <w:rPr>
            <w:rFonts w:cstheme="minorHAnsi"/>
            <w:szCs w:val="24"/>
          </w:rPr>
          <w:t>considera-se</w:t>
        </w:r>
      </w:ins>
      <w:r w:rsidRPr="003F395A">
        <w:rPr>
          <w:rFonts w:cstheme="minorHAnsi"/>
          <w:szCs w:val="24"/>
        </w:rPr>
        <w:t xml:space="preserve"> que a relação entre o número de </w:t>
      </w:r>
      <w:del w:id="826" w:author="Felipe Neiva Mundim" w:date="2020-10-28T20:22:00Z">
        <w:r w:rsidRPr="003F395A" w:rsidDel="000B4EE8">
          <w:rPr>
            <w:rFonts w:cstheme="minorHAnsi"/>
            <w:szCs w:val="24"/>
          </w:rPr>
          <w:delText>atos de concentração</w:delText>
        </w:r>
      </w:del>
      <w:ins w:id="827" w:author="Felipe Neiva Mundim" w:date="2020-10-28T20:22:00Z">
        <w:r w:rsidR="000B4EE8">
          <w:rPr>
            <w:rFonts w:cstheme="minorHAnsi"/>
            <w:szCs w:val="24"/>
          </w:rPr>
          <w:t>AC</w:t>
        </w:r>
      </w:ins>
      <w:r w:rsidRPr="003F395A">
        <w:rPr>
          <w:rFonts w:cstheme="minorHAnsi"/>
          <w:szCs w:val="24"/>
        </w:rPr>
        <w:t xml:space="preserve"> e o preço das ações na bolsa de valores é </w:t>
      </w:r>
      <w:del w:id="828" w:author="João Isidio Martins" w:date="2020-10-31T20:15:00Z">
        <w:r w:rsidRPr="003F395A" w:rsidDel="0082680F">
          <w:rPr>
            <w:rFonts w:cstheme="minorHAnsi"/>
            <w:szCs w:val="24"/>
          </w:rPr>
          <w:delText>positivo</w:delText>
        </w:r>
      </w:del>
      <w:ins w:id="829" w:author="João Isidio Martins" w:date="2020-10-31T20:15:00Z">
        <w:r w:rsidR="0082680F">
          <w:rPr>
            <w:rFonts w:cstheme="minorHAnsi"/>
            <w:szCs w:val="24"/>
          </w:rPr>
          <w:t xml:space="preserve">importante e deve ser </w:t>
        </w:r>
        <w:commentRangeStart w:id="830"/>
        <w:r w:rsidR="0082680F">
          <w:rPr>
            <w:rFonts w:cstheme="minorHAnsi"/>
            <w:szCs w:val="24"/>
          </w:rPr>
          <w:t>avaliada</w:t>
        </w:r>
        <w:commentRangeEnd w:id="830"/>
        <w:r w:rsidR="0082680F">
          <w:rPr>
            <w:rStyle w:val="Refdecomentrio"/>
          </w:rPr>
          <w:commentReference w:id="830"/>
        </w:r>
      </w:ins>
      <w:r w:rsidRPr="003F395A">
        <w:rPr>
          <w:rFonts w:cstheme="minorHAnsi"/>
          <w:szCs w:val="24"/>
        </w:rPr>
        <w:t>.</w:t>
      </w:r>
    </w:p>
    <w:p w14:paraId="69576713" w14:textId="77777777" w:rsidR="00890A6F" w:rsidRPr="003F395A" w:rsidRDefault="00890A6F" w:rsidP="00890A6F">
      <w:pPr>
        <w:spacing w:after="120" w:line="360" w:lineRule="auto"/>
        <w:ind w:firstLine="709"/>
        <w:rPr>
          <w:rFonts w:cstheme="minorHAnsi"/>
          <w:szCs w:val="24"/>
        </w:rPr>
      </w:pPr>
    </w:p>
    <w:p w14:paraId="0BE71F15" w14:textId="77777777" w:rsidR="00AA724F" w:rsidRPr="0018649E" w:rsidRDefault="00AA724F" w:rsidP="0018649E">
      <w:pPr>
        <w:pStyle w:val="Ttulo2"/>
        <w:numPr>
          <w:ilvl w:val="2"/>
          <w:numId w:val="26"/>
        </w:numPr>
        <w:ind w:left="709" w:hanging="709"/>
      </w:pPr>
      <w:bookmarkStart w:id="831" w:name="_Toc49960028"/>
      <w:bookmarkStart w:id="832" w:name="_Toc54797207"/>
      <w:r w:rsidRPr="0018649E">
        <w:t>Inflação</w:t>
      </w:r>
      <w:bookmarkEnd w:id="831"/>
      <w:bookmarkEnd w:id="832"/>
    </w:p>
    <w:p w14:paraId="3CA01D4E" w14:textId="41E52A62" w:rsidR="00AA724F" w:rsidRPr="003F395A" w:rsidRDefault="00AA724F" w:rsidP="00890A6F">
      <w:pPr>
        <w:spacing w:after="120" w:line="360" w:lineRule="auto"/>
        <w:ind w:firstLine="709"/>
        <w:rPr>
          <w:rFonts w:cstheme="minorHAnsi"/>
          <w:szCs w:val="24"/>
        </w:rPr>
      </w:pPr>
      <w:r w:rsidRPr="003F395A">
        <w:rPr>
          <w:rFonts w:cstheme="minorHAnsi"/>
          <w:szCs w:val="24"/>
        </w:rPr>
        <w:t xml:space="preserve">Em relação às operações transfronteiriças, uma baixa taxa de inflação local </w:t>
      </w:r>
      <w:del w:id="833" w:author="Felipe Neiva Mundim" w:date="2020-10-28T20:35:00Z">
        <w:r w:rsidRPr="003F395A" w:rsidDel="000B4EE8">
          <w:rPr>
            <w:rFonts w:cstheme="minorHAnsi"/>
            <w:szCs w:val="24"/>
          </w:rPr>
          <w:delText xml:space="preserve">atrai </w:delText>
        </w:r>
      </w:del>
      <w:ins w:id="834" w:author="Felipe Neiva Mundim" w:date="2020-10-28T20:35:00Z">
        <w:r w:rsidR="000B4EE8">
          <w:rPr>
            <w:rFonts w:cstheme="minorHAnsi"/>
            <w:szCs w:val="24"/>
          </w:rPr>
          <w:t>pode atrair</w:t>
        </w:r>
        <w:r w:rsidR="000B4EE8" w:rsidRPr="003F395A">
          <w:rPr>
            <w:rFonts w:cstheme="minorHAnsi"/>
            <w:szCs w:val="24"/>
          </w:rPr>
          <w:t xml:space="preserve"> </w:t>
        </w:r>
      </w:ins>
      <w:r w:rsidRPr="003F395A">
        <w:rPr>
          <w:rFonts w:cstheme="minorHAnsi"/>
          <w:szCs w:val="24"/>
        </w:rPr>
        <w:t xml:space="preserve">um maior influxo de investimentos, enquanto que uma maior taxa de inflação faz com que os investidores locais busquem realizar suas </w:t>
      </w:r>
      <w:del w:id="835" w:author="Felipe Neiva Mundim" w:date="2020-10-29T10:29:00Z">
        <w:r w:rsidRPr="003F395A" w:rsidDel="00991BF6">
          <w:rPr>
            <w:rFonts w:cstheme="minorHAnsi"/>
            <w:szCs w:val="24"/>
          </w:rPr>
          <w:delText>M&amp;A</w:delText>
        </w:r>
      </w:del>
      <w:ins w:id="836" w:author="Felipe Neiva Mundim" w:date="2020-10-29T10:29:00Z">
        <w:r w:rsidR="00991BF6">
          <w:rPr>
            <w:rFonts w:cstheme="minorHAnsi"/>
            <w:szCs w:val="24"/>
          </w:rPr>
          <w:t>fusões e aquisições</w:t>
        </w:r>
      </w:ins>
      <w:r w:rsidRPr="003F395A">
        <w:rPr>
          <w:rFonts w:cstheme="minorHAnsi"/>
          <w:szCs w:val="24"/>
        </w:rPr>
        <w:t xml:space="preserve"> em outros países de menor inflação, conforme vê-se em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Portanto, em relação </w:t>
      </w:r>
      <w:del w:id="837" w:author="Felipe Neiva Mundim" w:date="2020-10-29T10:29:00Z">
        <w:r w:rsidRPr="003F395A" w:rsidDel="00991BF6">
          <w:rPr>
            <w:rFonts w:cstheme="minorHAnsi"/>
            <w:szCs w:val="24"/>
          </w:rPr>
          <w:delText>e este</w:delText>
        </w:r>
      </w:del>
      <w:ins w:id="838" w:author="Felipe Neiva Mundim" w:date="2020-10-29T10:29:00Z">
        <w:r w:rsidR="00991BF6">
          <w:rPr>
            <w:rFonts w:cstheme="minorHAnsi"/>
            <w:szCs w:val="24"/>
          </w:rPr>
          <w:t>a esse</w:t>
        </w:r>
      </w:ins>
      <w:r w:rsidRPr="003F395A">
        <w:rPr>
          <w:rFonts w:cstheme="minorHAnsi"/>
          <w:szCs w:val="24"/>
        </w:rPr>
        <w:t xml:space="preserve"> tipo de operação, o sinal é indefinido.</w:t>
      </w:r>
    </w:p>
    <w:p w14:paraId="65910769" w14:textId="255BEBA6" w:rsidR="00AA724F" w:rsidRPr="003F395A" w:rsidRDefault="00AA724F" w:rsidP="00890A6F">
      <w:pPr>
        <w:spacing w:after="120" w:line="360" w:lineRule="auto"/>
        <w:ind w:firstLine="709"/>
        <w:rPr>
          <w:rFonts w:cstheme="minorHAnsi"/>
          <w:szCs w:val="24"/>
        </w:rPr>
      </w:pPr>
      <w:r w:rsidRPr="003F395A">
        <w:rPr>
          <w:rFonts w:cstheme="minorHAnsi"/>
          <w:szCs w:val="24"/>
        </w:rPr>
        <w:t>No entanto, a inflação reduz o retorno real dos investimentos, desincentivando-os. Ainda mais</w:t>
      </w:r>
      <w:ins w:id="839" w:author="Felipe Neiva Mundim" w:date="2020-10-29T10:30:00Z">
        <w:r w:rsidR="00991BF6">
          <w:rPr>
            <w:rFonts w:cstheme="minorHAnsi"/>
            <w:szCs w:val="24"/>
          </w:rPr>
          <w:t>,</w:t>
        </w:r>
      </w:ins>
      <w:r w:rsidRPr="003F395A">
        <w:rPr>
          <w:rFonts w:cstheme="minorHAnsi"/>
          <w:szCs w:val="24"/>
        </w:rPr>
        <w:t xml:space="preserve"> quando seu comportamento se torna pouco previsível, de modo que o investidor terá de vislumbrar uma taxa de retorno real muito alta para superar possíveis cenários de inflação. </w:t>
      </w:r>
    </w:p>
    <w:p w14:paraId="07D62B54" w14:textId="1710CD58" w:rsidR="00AA724F" w:rsidRDefault="00AA724F" w:rsidP="00890A6F">
      <w:pPr>
        <w:spacing w:after="120" w:line="360" w:lineRule="auto"/>
        <w:ind w:firstLine="709"/>
        <w:rPr>
          <w:rFonts w:cstheme="minorHAnsi"/>
          <w:szCs w:val="24"/>
        </w:rPr>
      </w:pPr>
      <w:r w:rsidRPr="003F395A">
        <w:rPr>
          <w:rFonts w:cstheme="minorHAnsi"/>
          <w:szCs w:val="24"/>
        </w:rPr>
        <w:lastRenderedPageBreak/>
        <w:t xml:space="preserve">Dessa forma, </w:t>
      </w:r>
      <w:del w:id="840" w:author="Felipe Neiva Mundim" w:date="2020-10-29T10:31:00Z">
        <w:r w:rsidRPr="003F395A" w:rsidDel="00991BF6">
          <w:rPr>
            <w:rFonts w:cstheme="minorHAnsi"/>
            <w:szCs w:val="24"/>
          </w:rPr>
          <w:delText>adota-se aqui a hipótese de</w:delText>
        </w:r>
      </w:del>
      <w:ins w:id="841" w:author="Felipe Neiva Mundim" w:date="2020-10-29T10:31:00Z">
        <w:r w:rsidR="00991BF6">
          <w:rPr>
            <w:rFonts w:cstheme="minorHAnsi"/>
            <w:szCs w:val="24"/>
          </w:rPr>
          <w:t>entende-se</w:t>
        </w:r>
      </w:ins>
      <w:r w:rsidRPr="003F395A">
        <w:rPr>
          <w:rFonts w:cstheme="minorHAnsi"/>
          <w:szCs w:val="24"/>
        </w:rPr>
        <w:t xml:space="preserve"> que a inflação tem efeito negativo sobre o número de </w:t>
      </w:r>
      <w:del w:id="842" w:author="Felipe Neiva Mundim" w:date="2020-10-29T10:31:00Z">
        <w:r w:rsidRPr="003F395A" w:rsidDel="00991BF6">
          <w:rPr>
            <w:rFonts w:cstheme="minorHAnsi"/>
            <w:szCs w:val="24"/>
          </w:rPr>
          <w:delText>atos de concentração</w:delText>
        </w:r>
      </w:del>
      <w:ins w:id="843" w:author="Felipe Neiva Mundim" w:date="2020-10-29T10:31:00Z">
        <w:r w:rsidR="00991BF6">
          <w:rPr>
            <w:rFonts w:cstheme="minorHAnsi"/>
            <w:szCs w:val="24"/>
          </w:rPr>
          <w:t>AC</w:t>
        </w:r>
      </w:ins>
      <w:r w:rsidRPr="003F395A">
        <w:rPr>
          <w:rFonts w:cstheme="minorHAnsi"/>
          <w:szCs w:val="24"/>
        </w:rPr>
        <w:t xml:space="preserve"> no país.</w:t>
      </w:r>
    </w:p>
    <w:p w14:paraId="34DBB932" w14:textId="77777777" w:rsidR="00890A6F" w:rsidRPr="003F395A" w:rsidRDefault="00890A6F" w:rsidP="00890A6F">
      <w:pPr>
        <w:spacing w:after="120" w:line="360" w:lineRule="auto"/>
        <w:ind w:firstLine="709"/>
        <w:rPr>
          <w:rFonts w:cstheme="minorHAnsi"/>
          <w:szCs w:val="24"/>
        </w:rPr>
      </w:pPr>
    </w:p>
    <w:p w14:paraId="3E48E35F" w14:textId="77777777" w:rsidR="00AA724F" w:rsidRPr="0018649E" w:rsidRDefault="00AA724F" w:rsidP="0018649E">
      <w:pPr>
        <w:pStyle w:val="Ttulo2"/>
        <w:numPr>
          <w:ilvl w:val="2"/>
          <w:numId w:val="26"/>
        </w:numPr>
        <w:ind w:left="709" w:hanging="709"/>
      </w:pPr>
      <w:bookmarkStart w:id="844" w:name="_Toc49960029"/>
      <w:bookmarkStart w:id="845" w:name="_Toc54797208"/>
      <w:r w:rsidRPr="0018649E">
        <w:t>Oferta de Moeda</w:t>
      </w:r>
      <w:bookmarkEnd w:id="844"/>
      <w:bookmarkEnd w:id="845"/>
    </w:p>
    <w:p w14:paraId="0D4793A6" w14:textId="0A3549FA" w:rsidR="00AA724F" w:rsidRPr="003F395A" w:rsidRDefault="00991BF6" w:rsidP="00890A6F">
      <w:pPr>
        <w:spacing w:after="120" w:line="360" w:lineRule="auto"/>
        <w:ind w:firstLine="709"/>
        <w:rPr>
          <w:rFonts w:cstheme="minorHAnsi"/>
          <w:szCs w:val="24"/>
        </w:rPr>
      </w:pPr>
      <w:ins w:id="846" w:author="Felipe Neiva Mundim" w:date="2020-10-29T10:38:00Z">
        <w:r w:rsidRPr="003F395A">
          <w:rPr>
            <w:rFonts w:cstheme="minorHAnsi"/>
            <w:szCs w:val="24"/>
          </w:rPr>
          <w:t xml:space="preserve">A oferta de moeda </w:t>
        </w:r>
        <w:r>
          <w:rPr>
            <w:rFonts w:cstheme="minorHAnsi"/>
            <w:szCs w:val="24"/>
          </w:rPr>
          <w:t xml:space="preserve">é </w:t>
        </w:r>
      </w:ins>
      <w:r w:rsidRPr="003F395A">
        <w:rPr>
          <w:rFonts w:cstheme="minorHAnsi"/>
          <w:szCs w:val="24"/>
        </w:rPr>
        <w:t xml:space="preserve">outra </w:t>
      </w:r>
      <w:r w:rsidR="00AA724F" w:rsidRPr="003F395A">
        <w:rPr>
          <w:rFonts w:cstheme="minorHAnsi"/>
          <w:szCs w:val="24"/>
        </w:rPr>
        <w:t xml:space="preserve">variável considerada por </w:t>
      </w:r>
      <w:r w:rsidR="00AA724F" w:rsidRPr="003F395A">
        <w:rPr>
          <w:rFonts w:cstheme="minorHAnsi"/>
          <w:szCs w:val="24"/>
        </w:rPr>
        <w:fldChar w:fldCharType="begin" w:fldLock="1"/>
      </w:r>
      <w:r w:rsidR="00AA724F"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00AA724F" w:rsidRPr="003F395A">
        <w:rPr>
          <w:rFonts w:cstheme="minorHAnsi"/>
          <w:szCs w:val="24"/>
        </w:rPr>
        <w:fldChar w:fldCharType="separate"/>
      </w:r>
      <w:r w:rsidR="00AA724F" w:rsidRPr="003F395A">
        <w:rPr>
          <w:rFonts w:cstheme="minorHAnsi"/>
          <w:noProof/>
          <w:szCs w:val="24"/>
        </w:rPr>
        <w:t>Uddin e Boateng (2011)</w:t>
      </w:r>
      <w:r w:rsidR="00AA724F" w:rsidRPr="003F395A">
        <w:rPr>
          <w:rFonts w:cstheme="minorHAnsi"/>
          <w:szCs w:val="24"/>
        </w:rPr>
        <w:fldChar w:fldCharType="end"/>
      </w:r>
      <w:del w:id="847" w:author="Felipe Neiva Mundim" w:date="2020-10-29T10:38:00Z">
        <w:r w:rsidR="00AA724F" w:rsidRPr="003F395A" w:rsidDel="00991BF6">
          <w:rPr>
            <w:rFonts w:cstheme="minorHAnsi"/>
            <w:szCs w:val="24"/>
          </w:rPr>
          <w:delText xml:space="preserve"> é a oferta de moeda</w:delText>
        </w:r>
      </w:del>
      <w:r w:rsidR="00AA724F" w:rsidRPr="003F395A">
        <w:rPr>
          <w:rFonts w:cstheme="minorHAnsi"/>
          <w:szCs w:val="24"/>
        </w:rPr>
        <w:t>. Essa variável é capaz de influenciar diretamente as taxas de juros de uma economia. Portanto, quanto maiores forem seus níveis, menor o custo de capital de uma economia.</w:t>
      </w:r>
    </w:p>
    <w:p w14:paraId="0DF7FC82" w14:textId="16A6F8B3" w:rsidR="00AA724F" w:rsidRPr="003F395A" w:rsidRDefault="00AA724F" w:rsidP="00890A6F">
      <w:pPr>
        <w:spacing w:after="120" w:line="360" w:lineRule="auto"/>
        <w:ind w:firstLine="709"/>
        <w:rPr>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elencam </w:t>
      </w:r>
      <w:del w:id="848" w:author="Felipe Neiva Mundim" w:date="2020-10-29T10:32:00Z">
        <w:r w:rsidRPr="003F395A" w:rsidDel="00991BF6">
          <w:rPr>
            <w:rFonts w:cstheme="minorHAnsi"/>
            <w:szCs w:val="24"/>
          </w:rPr>
          <w:delText xml:space="preserve">os </w:delText>
        </w:r>
      </w:del>
      <w:ins w:id="849" w:author="Felipe Neiva Mundim" w:date="2020-10-29T10:32:00Z">
        <w:r w:rsidR="00991BF6">
          <w:rPr>
            <w:rFonts w:cstheme="minorHAnsi"/>
            <w:szCs w:val="24"/>
          </w:rPr>
          <w:t>o</w:t>
        </w:r>
        <w:r w:rsidR="00991BF6" w:rsidRPr="003F395A">
          <w:rPr>
            <w:rFonts w:cstheme="minorHAnsi"/>
            <w:szCs w:val="24"/>
          </w:rPr>
          <w:t xml:space="preserve"> </w:t>
        </w:r>
      </w:ins>
      <w:r w:rsidRPr="003F395A">
        <w:rPr>
          <w:rFonts w:cstheme="minorHAnsi"/>
          <w:szCs w:val="24"/>
        </w:rPr>
        <w:t xml:space="preserve">texto de </w:t>
      </w:r>
      <w:r w:rsidRPr="003F395A">
        <w:rPr>
          <w:rFonts w:cstheme="minorHAnsi"/>
          <w:szCs w:val="24"/>
        </w:rPr>
        <w:fldChar w:fldCharType="begin" w:fldLock="1"/>
      </w:r>
      <w:r w:rsidRPr="003F395A">
        <w:rPr>
          <w:rFonts w:cstheme="minorHAnsi"/>
          <w:szCs w:val="24"/>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Harford (2005)</w:t>
      </w:r>
      <w:r w:rsidRPr="003F395A">
        <w:rPr>
          <w:rFonts w:cstheme="minorHAnsi"/>
          <w:szCs w:val="24"/>
        </w:rPr>
        <w:fldChar w:fldCharType="end"/>
      </w:r>
      <w:r w:rsidRPr="003F395A">
        <w:rPr>
          <w:rFonts w:cstheme="minorHAnsi"/>
          <w:szCs w:val="24"/>
        </w:rPr>
        <w:t xml:space="preserve"> como </w:t>
      </w:r>
      <w:del w:id="850" w:author="Felipe Neiva Mundim" w:date="2020-10-29T10:39:00Z">
        <w:r w:rsidRPr="003F395A" w:rsidDel="00991BF6">
          <w:rPr>
            <w:rFonts w:cstheme="minorHAnsi"/>
            <w:szCs w:val="24"/>
          </w:rPr>
          <w:delText xml:space="preserve">um </w:delText>
        </w:r>
      </w:del>
      <w:r w:rsidRPr="003F395A">
        <w:rPr>
          <w:rFonts w:cstheme="minorHAnsi"/>
          <w:szCs w:val="24"/>
        </w:rPr>
        <w:t xml:space="preserve">exemplo de trabalho que entende que </w:t>
      </w:r>
      <w:del w:id="851" w:author="Felipe Neiva Mundim" w:date="2020-10-29T10:32:00Z">
        <w:r w:rsidRPr="003F395A" w:rsidDel="00991BF6">
          <w:rPr>
            <w:rFonts w:cstheme="minorHAnsi"/>
            <w:szCs w:val="24"/>
          </w:rPr>
          <w:delText xml:space="preserve">o </w:delText>
        </w:r>
      </w:del>
      <w:ins w:id="852" w:author="Felipe Neiva Mundim" w:date="2020-10-29T10:32:00Z">
        <w:r w:rsidR="00991BF6">
          <w:rPr>
            <w:rFonts w:cstheme="minorHAnsi"/>
            <w:szCs w:val="24"/>
          </w:rPr>
          <w:t>a</w:t>
        </w:r>
        <w:r w:rsidR="00991BF6" w:rsidRPr="003F395A">
          <w:rPr>
            <w:rFonts w:cstheme="minorHAnsi"/>
            <w:szCs w:val="24"/>
          </w:rPr>
          <w:t xml:space="preserve"> </w:t>
        </w:r>
      </w:ins>
      <w:r w:rsidRPr="003F395A">
        <w:rPr>
          <w:rFonts w:cstheme="minorHAnsi"/>
          <w:szCs w:val="24"/>
        </w:rPr>
        <w:t>posição de liquidez da economia afeta positivamente o nível agregado de fusões e aquisições.</w:t>
      </w:r>
    </w:p>
    <w:p w14:paraId="7D9EB95A" w14:textId="01741F7E" w:rsidR="00AA724F" w:rsidRDefault="00AA724F" w:rsidP="00890A6F">
      <w:pPr>
        <w:spacing w:after="120" w:line="360" w:lineRule="auto"/>
        <w:ind w:firstLine="709"/>
        <w:rPr>
          <w:rFonts w:cstheme="minorHAnsi"/>
          <w:szCs w:val="24"/>
        </w:rPr>
      </w:pPr>
      <w:del w:id="853" w:author="Felipe Neiva Mundim" w:date="2020-10-29T10:39:00Z">
        <w:r w:rsidRPr="003F395A" w:rsidDel="00991BF6">
          <w:rPr>
            <w:rFonts w:cstheme="minorHAnsi"/>
            <w:szCs w:val="24"/>
          </w:rPr>
          <w:delText>Aqui segue</w:delText>
        </w:r>
      </w:del>
      <w:ins w:id="854" w:author="Felipe Neiva Mundim" w:date="2020-10-29T10:39:00Z">
        <w:r w:rsidR="00991BF6">
          <w:rPr>
            <w:rFonts w:cstheme="minorHAnsi"/>
            <w:szCs w:val="24"/>
          </w:rPr>
          <w:t>Assume</w:t>
        </w:r>
      </w:ins>
      <w:r w:rsidRPr="003F395A">
        <w:rPr>
          <w:rFonts w:cstheme="minorHAnsi"/>
          <w:szCs w:val="24"/>
        </w:rPr>
        <w:t xml:space="preserve">-se a hipótese adotada por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e espera-se que o relacionamento entre a liquidez da economia e o número de </w:t>
      </w:r>
      <w:del w:id="855" w:author="Felipe Neiva Mundim" w:date="2020-10-29T10:39:00Z">
        <w:r w:rsidRPr="003F395A" w:rsidDel="00991BF6">
          <w:rPr>
            <w:rFonts w:cstheme="minorHAnsi"/>
            <w:szCs w:val="24"/>
          </w:rPr>
          <w:delText>atos de concentração</w:delText>
        </w:r>
      </w:del>
      <w:ins w:id="856" w:author="Felipe Neiva Mundim" w:date="2020-10-29T10:39:00Z">
        <w:r w:rsidR="00991BF6">
          <w:rPr>
            <w:rFonts w:cstheme="minorHAnsi"/>
            <w:szCs w:val="24"/>
          </w:rPr>
          <w:t>AC</w:t>
        </w:r>
      </w:ins>
      <w:r w:rsidRPr="003F395A">
        <w:rPr>
          <w:rFonts w:cstheme="minorHAnsi"/>
          <w:szCs w:val="24"/>
        </w:rPr>
        <w:t xml:space="preserve"> seja positivo.</w:t>
      </w:r>
    </w:p>
    <w:p w14:paraId="04E46D5E" w14:textId="77777777" w:rsidR="00890A6F" w:rsidRPr="003F395A" w:rsidRDefault="00890A6F" w:rsidP="00890A6F">
      <w:pPr>
        <w:spacing w:after="120" w:line="360" w:lineRule="auto"/>
        <w:ind w:firstLine="709"/>
        <w:rPr>
          <w:rFonts w:cstheme="minorHAnsi"/>
          <w:szCs w:val="24"/>
        </w:rPr>
      </w:pPr>
    </w:p>
    <w:p w14:paraId="4D399F64" w14:textId="77777777" w:rsidR="00AA724F" w:rsidRPr="0018649E" w:rsidRDefault="00AA724F" w:rsidP="0018649E">
      <w:pPr>
        <w:pStyle w:val="Ttulo2"/>
        <w:numPr>
          <w:ilvl w:val="2"/>
          <w:numId w:val="26"/>
        </w:numPr>
        <w:ind w:left="709" w:hanging="709"/>
      </w:pPr>
      <w:bookmarkStart w:id="857" w:name="_Toc49960030"/>
      <w:bookmarkStart w:id="858" w:name="_Toc54797209"/>
      <w:r w:rsidRPr="0018649E">
        <w:t>Mudanças regulatórias</w:t>
      </w:r>
      <w:bookmarkEnd w:id="857"/>
      <w:bookmarkEnd w:id="858"/>
    </w:p>
    <w:p w14:paraId="36A4962C" w14:textId="61B37968" w:rsidR="00AA724F" w:rsidRPr="003F395A" w:rsidRDefault="005E17F5" w:rsidP="00890A6F">
      <w:pPr>
        <w:spacing w:after="120" w:line="360" w:lineRule="auto"/>
        <w:ind w:firstLine="709"/>
        <w:rPr>
          <w:rFonts w:cstheme="minorHAnsi"/>
          <w:szCs w:val="24"/>
        </w:rPr>
      </w:pPr>
      <w:ins w:id="859" w:author="Felipe Neiva Mundim" w:date="2020-10-29T10:45:00Z">
        <w:r>
          <w:rPr>
            <w:rFonts w:cstheme="minorHAnsi"/>
            <w:szCs w:val="24"/>
          </w:rPr>
          <w:t xml:space="preserve">Os autores </w:t>
        </w:r>
      </w:ins>
      <w:r w:rsidR="00AA724F" w:rsidRPr="003F395A">
        <w:rPr>
          <w:rFonts w:cstheme="minorHAnsi"/>
          <w:szCs w:val="24"/>
        </w:rPr>
        <w:fldChar w:fldCharType="begin" w:fldLock="1"/>
      </w:r>
      <w:r w:rsidR="00AA724F"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"manualFormatting" : "Cort\u00e9s, Agudelo, e Mongrut (2017,15)", "plainTextFormattedCitation" : "Cort\u00e9s, Agudelo, e Mongrut (2017)", "previouslyFormattedCitation" : "Cort\u00e9s, Agudelo, e Mongrut (2017)" }, "properties" : {  }, "schema" : "https://github.com/citation-style-language/schema/raw/master/csl-citation.json" }</w:instrText>
      </w:r>
      <w:r w:rsidR="00AA724F" w:rsidRPr="003F395A">
        <w:rPr>
          <w:rFonts w:cstheme="minorHAnsi"/>
          <w:szCs w:val="24"/>
        </w:rPr>
        <w:fldChar w:fldCharType="separate"/>
      </w:r>
      <w:r w:rsidR="00AA724F" w:rsidRPr="003F395A">
        <w:rPr>
          <w:rFonts w:cstheme="minorHAnsi"/>
          <w:noProof/>
          <w:szCs w:val="24"/>
        </w:rPr>
        <w:t>Cortés, Agudelo, e Mongrut (2017,</w:t>
      </w:r>
      <w:del w:id="860" w:author="Felipe Neiva Mundim" w:date="2020-10-29T10:44:00Z">
        <w:r w:rsidR="00AA724F" w:rsidRPr="003F395A" w:rsidDel="005E17F5">
          <w:rPr>
            <w:rFonts w:cstheme="minorHAnsi"/>
            <w:noProof/>
            <w:szCs w:val="24"/>
          </w:rPr>
          <w:delText>15</w:delText>
        </w:r>
      </w:del>
      <w:ins w:id="861" w:author="Felipe Neiva Mundim" w:date="2020-10-29T10:44:00Z">
        <w:r>
          <w:rPr>
            <w:rFonts w:cstheme="minorHAnsi"/>
            <w:noProof/>
            <w:szCs w:val="24"/>
          </w:rPr>
          <w:t>p. 18</w:t>
        </w:r>
      </w:ins>
      <w:r w:rsidR="00AA724F" w:rsidRPr="003F395A">
        <w:rPr>
          <w:rFonts w:cstheme="minorHAnsi"/>
          <w:noProof/>
          <w:szCs w:val="24"/>
        </w:rPr>
        <w:t>)</w:t>
      </w:r>
      <w:r w:rsidR="00AA724F" w:rsidRPr="003F395A">
        <w:rPr>
          <w:rFonts w:cstheme="minorHAnsi"/>
          <w:szCs w:val="24"/>
        </w:rPr>
        <w:fldChar w:fldCharType="end"/>
      </w:r>
      <w:r w:rsidR="00AA724F" w:rsidRPr="003F395A">
        <w:rPr>
          <w:rFonts w:cstheme="minorHAnsi"/>
          <w:szCs w:val="24"/>
        </w:rPr>
        <w:t xml:space="preserve"> consideraram as mudanças regulatórias no regramento de competição em cada um dos países da América Latina analisados, e concluíram que:</w:t>
      </w:r>
    </w:p>
    <w:p w14:paraId="6321DD77" w14:textId="0CEFE456" w:rsidR="00AA724F" w:rsidRPr="00890A6F" w:rsidRDefault="00337647" w:rsidP="00890A6F">
      <w:pPr>
        <w:autoSpaceDE w:val="0"/>
        <w:autoSpaceDN w:val="0"/>
        <w:adjustRightInd w:val="0"/>
        <w:spacing w:after="120" w:line="240" w:lineRule="auto"/>
        <w:ind w:left="1984"/>
        <w:rPr>
          <w:rFonts w:cstheme="minorHAnsi"/>
          <w:sz w:val="20"/>
          <w:szCs w:val="24"/>
        </w:rPr>
      </w:pPr>
      <w:ins w:id="862" w:author="Felipe Neiva Mundim" w:date="2020-10-26T11:27:00Z">
        <w:r w:rsidRPr="00890A6F">
          <w:rPr>
            <w:rFonts w:cstheme="minorHAnsi"/>
            <w:sz w:val="20"/>
            <w:szCs w:val="24"/>
          </w:rPr>
          <w:t>A este respeito, o coeficiente positivo e marginalmente significativo reportado, sugere que uma melhoria regulatória na concorrência aumenta a atividade de fusões e aquisições</w:t>
        </w:r>
      </w:ins>
      <w:del w:id="863" w:author="Felipe Neiva Mundim" w:date="2020-10-26T11:27:00Z">
        <w:r w:rsidR="00AA724F" w:rsidRPr="00890A6F" w:rsidDel="00337647">
          <w:rPr>
            <w:rFonts w:cstheme="minorHAnsi"/>
            <w:sz w:val="20"/>
            <w:szCs w:val="24"/>
          </w:rPr>
          <w:delText>In this respect, the positive and marginally significant coefficient reported, suggest that a regulatory improvement in competition increases the M&amp;A activity</w:delText>
        </w:r>
      </w:del>
      <w:r w:rsidR="00AA724F" w:rsidRPr="00890A6F">
        <w:rPr>
          <w:rFonts w:cstheme="minorHAnsi"/>
          <w:sz w:val="20"/>
          <w:szCs w:val="24"/>
        </w:rPr>
        <w:t>.</w:t>
      </w:r>
      <w:del w:id="864" w:author="Felipe Neiva Mundim" w:date="2020-10-29T10:43:00Z">
        <w:r w:rsidR="00AA724F" w:rsidRPr="00890A6F" w:rsidDel="005E17F5">
          <w:rPr>
            <w:rFonts w:cstheme="minorHAnsi"/>
            <w:sz w:val="20"/>
            <w:szCs w:val="24"/>
          </w:rPr>
          <w:delText xml:space="preserve"> </w:delText>
        </w:r>
        <w:commentRangeStart w:id="865"/>
        <w:commentRangeStart w:id="866"/>
        <w:commentRangeStart w:id="867"/>
        <w:r w:rsidR="00AA724F" w:rsidRPr="00890A6F" w:rsidDel="005E17F5">
          <w:rPr>
            <w:rFonts w:cstheme="minorHAnsi"/>
            <w:sz w:val="20"/>
            <w:szCs w:val="24"/>
          </w:rPr>
          <w:fldChar w:fldCharType="begin" w:fldLock="1"/>
        </w:r>
        <w:r w:rsidR="00AA724F" w:rsidRPr="00890A6F" w:rsidDel="005E17F5">
          <w:rPr>
            <w:rFonts w:cstheme="minorHAnsi"/>
            <w:sz w:val="20"/>
            <w:szCs w:val="24"/>
          </w:rPr>
          <w:delInstrText>ADDIN CSL_CITATION { "citationItems" : [ { "id" : "ITEM-1", "itemData" : { "ISSN" : "00028282", "author" : [ { "dropping-particle" : "", "family" : "Stigler", "given" : "George J", "non-dropping-particle" : "", "parse-names" : false, "suffix" : "" } ], "container-title" : "The American Economic Review", "id" : "ITEM-1", "issue" : "2", "issued" : { "date-parts" : [ [ "1950" ] ] }, "page" : "23-34", "publisher" : "American Economic Association", "title" : "Monopoly and Oligopoly by Merger", "type" : "article-journal", "volume" : "40" }, "uris" : [ "http://www.mendeley.com/documents/?uuid=1570bf3c-8c74-4f74-b138-4fe9298d59c9" ] } ], "mendeley" : { "formattedCitation" : "Stigler (1950)", "plainTextFormattedCitation" : "Stigler (1950)", "previouslyFormattedCitation" : "Stigler (1950)" }, "properties" : {  }, "schema" : "https://github.com/citation-style-language/schema/raw/master/csl-citation.json" }</w:delInstrText>
        </w:r>
        <w:r w:rsidR="00AA724F" w:rsidRPr="00890A6F" w:rsidDel="005E17F5">
          <w:rPr>
            <w:rFonts w:cstheme="minorHAnsi"/>
            <w:sz w:val="20"/>
            <w:szCs w:val="24"/>
          </w:rPr>
          <w:fldChar w:fldCharType="separate"/>
        </w:r>
        <w:r w:rsidR="00AA724F" w:rsidRPr="00890A6F" w:rsidDel="005E17F5">
          <w:rPr>
            <w:rFonts w:cstheme="minorHAnsi"/>
            <w:noProof/>
            <w:sz w:val="20"/>
            <w:szCs w:val="24"/>
          </w:rPr>
          <w:delText>Stigler (1950)</w:delText>
        </w:r>
        <w:r w:rsidR="00AA724F" w:rsidRPr="00890A6F" w:rsidDel="005E17F5">
          <w:rPr>
            <w:rFonts w:cstheme="minorHAnsi"/>
            <w:sz w:val="20"/>
            <w:szCs w:val="24"/>
          </w:rPr>
          <w:fldChar w:fldCharType="end"/>
        </w:r>
        <w:r w:rsidR="00AA724F" w:rsidRPr="00890A6F" w:rsidDel="005E17F5">
          <w:rPr>
            <w:rFonts w:cstheme="minorHAnsi"/>
            <w:sz w:val="20"/>
            <w:szCs w:val="24"/>
          </w:rPr>
          <w:delText xml:space="preserve"> </w:delText>
        </w:r>
      </w:del>
      <w:del w:id="868" w:author="Felipe Neiva Mundim" w:date="2020-10-26T11:28:00Z">
        <w:r w:rsidR="00AA724F" w:rsidRPr="00890A6F" w:rsidDel="00337647">
          <w:rPr>
            <w:rFonts w:cstheme="minorHAnsi"/>
            <w:sz w:val="20"/>
            <w:szCs w:val="24"/>
          </w:rPr>
          <w:delText xml:space="preserve">has already found similar results and in a more recent study and </w:delText>
        </w:r>
      </w:del>
      <w:del w:id="869" w:author="Felipe Neiva Mundim" w:date="2020-10-29T10:43:00Z">
        <w:r w:rsidR="00AA724F" w:rsidRPr="00890A6F" w:rsidDel="005E17F5">
          <w:rPr>
            <w:rFonts w:cstheme="minorHAnsi"/>
            <w:sz w:val="20"/>
            <w:szCs w:val="24"/>
          </w:rPr>
          <w:fldChar w:fldCharType="begin" w:fldLock="1"/>
        </w:r>
        <w:r w:rsidR="00AA724F" w:rsidRPr="00890A6F" w:rsidDel="005E17F5">
          <w:rPr>
            <w:rFonts w:cstheme="minorHAnsi"/>
            <w:sz w:val="20"/>
            <w:szCs w:val="24"/>
          </w:rPr>
          <w:delInstrText>ADDIN CSL_CITATION { "citationItems" : [ { "id" : "ITEM-1", "itemData" : { "DOI" : "10.1016/B978-012374142-4.50004-X", "author" : [ { "dropping-particle" : "", "family" : "Bris", "given" : "Arturo", "non-dropping-particle" : "", "parse-names" : false, "suffix" : "" }, { "dropping-particle" : "", "family" : "Cabolis", "given" : "Christos", "non-dropping-particle" : "", "parse-names" : false, "suffix" : "" }, { "dropping-particle" : "", "family" : "Janowski", "given" : "Vanessa", "non-dropping-particle" : "", "parse-names" : false, "suffix" : "" } ], "container-title" : "Corporate Governance and Regulatory Impact on Mergers and Acquisitions", "id" : "ITEM-1", "issued" : { "date-parts" : [ [ "2007" ] ] }, "page" : "15-41", "publisher" : "Elsevier", "title" : "The effect of merger laws on merger activity", "type" : "chapter" }, "uris" : [ "http://www.mendeley.com/documents/?uuid=615195e2-5caa-470d-b6c1-8bc45ee38dc0" ] } ], "mendeley" : { "formattedCitation" : "Bris, Cabolis, e Janowski (2007)", "plainTextFormattedCitation" : "Bris, Cabolis, e Janowski (2007)", "previouslyFormattedCitation" : "Bris, Cabolis, e Janowski (2007)" }, "properties" : {  }, "schema" : "https://github.com/citation-style-language/schema/raw/master/csl-citation.json" }</w:delInstrText>
        </w:r>
        <w:r w:rsidR="00AA724F" w:rsidRPr="00890A6F" w:rsidDel="005E17F5">
          <w:rPr>
            <w:rFonts w:cstheme="minorHAnsi"/>
            <w:sz w:val="20"/>
            <w:szCs w:val="24"/>
          </w:rPr>
          <w:fldChar w:fldCharType="separate"/>
        </w:r>
        <w:r w:rsidR="00AA724F" w:rsidRPr="00890A6F" w:rsidDel="005E17F5">
          <w:rPr>
            <w:rFonts w:cstheme="minorHAnsi"/>
            <w:noProof/>
            <w:sz w:val="20"/>
            <w:szCs w:val="24"/>
          </w:rPr>
          <w:delText>Bris, Cabolis, e Janowski (2007)</w:delText>
        </w:r>
        <w:r w:rsidR="00AA724F" w:rsidRPr="00890A6F" w:rsidDel="005E17F5">
          <w:rPr>
            <w:rFonts w:cstheme="minorHAnsi"/>
            <w:sz w:val="20"/>
            <w:szCs w:val="24"/>
          </w:rPr>
          <w:fldChar w:fldCharType="end"/>
        </w:r>
        <w:r w:rsidR="00AA724F" w:rsidRPr="00890A6F" w:rsidDel="005E17F5">
          <w:rPr>
            <w:rFonts w:cstheme="minorHAnsi"/>
            <w:sz w:val="20"/>
            <w:szCs w:val="24"/>
          </w:rPr>
          <w:delText xml:space="preserve"> </w:delText>
        </w:r>
      </w:del>
      <w:del w:id="870" w:author="Felipe Neiva Mundim" w:date="2020-10-26T11:28:00Z">
        <w:r w:rsidR="00AA724F" w:rsidRPr="00890A6F" w:rsidDel="00337647">
          <w:rPr>
            <w:rFonts w:cstheme="minorHAnsi"/>
            <w:sz w:val="20"/>
            <w:szCs w:val="24"/>
          </w:rPr>
          <w:delText>reported an increase in the activity of M&amp;As after changes in the laws of competition for different countries of the world, including Argentina and Mexico</w:delText>
        </w:r>
      </w:del>
      <w:del w:id="871" w:author="Felipe Neiva Mundim" w:date="2020-10-29T10:43:00Z">
        <w:r w:rsidR="00AA724F" w:rsidRPr="00890A6F" w:rsidDel="005E17F5">
          <w:rPr>
            <w:rFonts w:cstheme="minorHAnsi"/>
            <w:sz w:val="20"/>
            <w:szCs w:val="24"/>
          </w:rPr>
          <w:delText>.</w:delText>
        </w:r>
      </w:del>
      <w:commentRangeEnd w:id="865"/>
      <w:r w:rsidR="005E17F5">
        <w:rPr>
          <w:rStyle w:val="Refdecomentrio"/>
        </w:rPr>
        <w:commentReference w:id="865"/>
      </w:r>
      <w:commentRangeEnd w:id="866"/>
      <w:r w:rsidR="009539BE">
        <w:rPr>
          <w:rStyle w:val="Refdecomentrio"/>
        </w:rPr>
        <w:commentReference w:id="866"/>
      </w:r>
      <w:commentRangeEnd w:id="867"/>
      <w:r w:rsidR="009539BE">
        <w:rPr>
          <w:rStyle w:val="Refdecomentrio"/>
        </w:rPr>
        <w:commentReference w:id="867"/>
      </w:r>
      <w:ins w:id="872" w:author="Felipe Neiva Mundim" w:date="2020-10-30T12:21:00Z">
        <w:r w:rsidR="00EA5198">
          <w:rPr>
            <w:rFonts w:cstheme="minorHAnsi"/>
            <w:sz w:val="20"/>
            <w:szCs w:val="20"/>
          </w:rPr>
          <w:t>(</w:t>
        </w:r>
        <w:r w:rsidR="00EA5198" w:rsidRPr="00EA5198">
          <w:rPr>
            <w:rFonts w:cstheme="minorHAnsi"/>
            <w:sz w:val="20"/>
            <w:szCs w:val="20"/>
          </w:rPr>
          <w:t>CORTÉS</w:t>
        </w:r>
        <w:r w:rsidR="00EA5198">
          <w:rPr>
            <w:rFonts w:cstheme="minorHAnsi"/>
            <w:sz w:val="20"/>
            <w:szCs w:val="20"/>
          </w:rPr>
          <w:t xml:space="preserve"> et al., 2017, p. 18</w:t>
        </w:r>
        <w:r w:rsidR="00EA5198" w:rsidRPr="00EA5198">
          <w:rPr>
            <w:rFonts w:cstheme="minorHAnsi"/>
            <w:sz w:val="20"/>
            <w:szCs w:val="20"/>
          </w:rPr>
          <w:t>, tradução nossa</w:t>
        </w:r>
        <w:r w:rsidR="00EA5198">
          <w:rPr>
            <w:rFonts w:cstheme="minorHAnsi"/>
            <w:sz w:val="20"/>
            <w:szCs w:val="20"/>
          </w:rPr>
          <w:t>)</w:t>
        </w:r>
      </w:ins>
    </w:p>
    <w:p w14:paraId="253A0303" w14:textId="77777777" w:rsidR="00AA724F" w:rsidRPr="003F395A" w:rsidRDefault="00AA724F" w:rsidP="00890A6F">
      <w:pPr>
        <w:spacing w:after="120" w:line="360" w:lineRule="auto"/>
        <w:ind w:firstLine="709"/>
        <w:rPr>
          <w:rFonts w:cstheme="minorHAnsi"/>
          <w:szCs w:val="24"/>
        </w:rPr>
      </w:pPr>
      <w:r w:rsidRPr="003F395A">
        <w:rPr>
          <w:rFonts w:cstheme="minorHAnsi"/>
          <w:szCs w:val="24"/>
        </w:rPr>
        <w:t>Espera-se então que melhorias regulatórias na legislação de defesa da concorrência</w:t>
      </w:r>
      <w:r w:rsidRPr="003F395A">
        <w:rPr>
          <w:rFonts w:cstheme="minorHAnsi"/>
          <w:i/>
          <w:szCs w:val="24"/>
        </w:rPr>
        <w:t xml:space="preserve"> </w:t>
      </w:r>
      <w:r w:rsidRPr="003F395A">
        <w:rPr>
          <w:rFonts w:cstheme="minorHAnsi"/>
          <w:szCs w:val="24"/>
        </w:rPr>
        <w:t>promovam fusões e aquisições.</w:t>
      </w:r>
    </w:p>
    <w:p w14:paraId="3D924954" w14:textId="300BF8DB" w:rsidR="00AA724F" w:rsidRPr="003F395A" w:rsidRDefault="00AA724F" w:rsidP="00890A6F">
      <w:pPr>
        <w:spacing w:after="120" w:line="360" w:lineRule="auto"/>
        <w:ind w:firstLine="709"/>
        <w:rPr>
          <w:rFonts w:cstheme="minorHAnsi"/>
          <w:szCs w:val="24"/>
        </w:rPr>
      </w:pPr>
      <w:r w:rsidRPr="003F395A">
        <w:rPr>
          <w:rFonts w:cstheme="minorHAnsi"/>
          <w:szCs w:val="24"/>
        </w:rPr>
        <w:t xml:space="preserve">A saber, </w:t>
      </w:r>
      <w:del w:id="873" w:author="Felipe Neiva Mundim" w:date="2020-10-29T10:45:00Z">
        <w:r w:rsidRPr="003F395A" w:rsidDel="005E17F5">
          <w:rPr>
            <w:rFonts w:cstheme="minorHAnsi"/>
            <w:szCs w:val="24"/>
          </w:rPr>
          <w:delText xml:space="preserve">é </w:delText>
        </w:r>
      </w:del>
      <w:r w:rsidRPr="003F395A">
        <w:rPr>
          <w:rFonts w:cstheme="minorHAnsi"/>
          <w:szCs w:val="24"/>
        </w:rPr>
        <w:t xml:space="preserve">a Lei </w:t>
      </w:r>
      <w:ins w:id="874" w:author="Felipe Neiva Mundim" w:date="2020-10-29T10:46:00Z">
        <w:r w:rsidR="005E17F5">
          <w:rPr>
            <w:rFonts w:cstheme="minorHAnsi"/>
            <w:szCs w:val="24"/>
          </w:rPr>
          <w:t xml:space="preserve">nº </w:t>
        </w:r>
      </w:ins>
      <w:r w:rsidRPr="003F395A">
        <w:rPr>
          <w:rFonts w:cstheme="minorHAnsi"/>
          <w:szCs w:val="24"/>
        </w:rPr>
        <w:t xml:space="preserve">12.529/2011 que estrutura o </w:t>
      </w:r>
      <w:del w:id="875" w:author="Felipe Neiva Mundim" w:date="2020-10-29T10:45:00Z">
        <w:r w:rsidRPr="003F395A" w:rsidDel="005E17F5">
          <w:rPr>
            <w:rFonts w:cstheme="minorHAnsi"/>
            <w:szCs w:val="24"/>
          </w:rPr>
          <w:delText xml:space="preserve">Sistema Brasileiro de Defesa da Concorrência – </w:delText>
        </w:r>
      </w:del>
      <w:r w:rsidRPr="003F395A">
        <w:rPr>
          <w:rFonts w:cstheme="minorHAnsi"/>
          <w:szCs w:val="24"/>
        </w:rPr>
        <w:t>SBDC</w:t>
      </w:r>
      <w:del w:id="876" w:author="Felipe Neiva Mundim" w:date="2020-10-29T10:47:00Z">
        <w:r w:rsidRPr="003F395A" w:rsidDel="005E17F5">
          <w:rPr>
            <w:rFonts w:cstheme="minorHAnsi"/>
            <w:szCs w:val="24"/>
          </w:rPr>
          <w:delText>, e</w:delText>
        </w:r>
      </w:del>
      <w:r w:rsidRPr="003F395A">
        <w:rPr>
          <w:rFonts w:cstheme="minorHAnsi"/>
          <w:szCs w:val="24"/>
        </w:rPr>
        <w:t xml:space="preserve"> tem como contribuição principal a adoção da análise prévia de aquisições e fusões de empresas. Uma mudança institucional </w:t>
      </w:r>
      <w:del w:id="877" w:author="Felipe Neiva Mundim" w:date="2020-10-29T10:46:00Z">
        <w:r w:rsidRPr="003F395A" w:rsidDel="005E17F5">
          <w:rPr>
            <w:rFonts w:cstheme="minorHAnsi"/>
            <w:szCs w:val="24"/>
          </w:rPr>
          <w:delText xml:space="preserve">radical, </w:delText>
        </w:r>
      </w:del>
      <w:r w:rsidRPr="003F395A">
        <w:rPr>
          <w:rFonts w:cstheme="minorHAnsi"/>
          <w:szCs w:val="24"/>
        </w:rPr>
        <w:t>com forte impacto nos incentivos dos agentes econômicos.</w:t>
      </w:r>
    </w:p>
    <w:p w14:paraId="3014010B" w14:textId="46ADBBDD" w:rsidR="00AA724F" w:rsidRPr="003F395A" w:rsidDel="005E17F5" w:rsidRDefault="00AA724F" w:rsidP="00890A6F">
      <w:pPr>
        <w:spacing w:after="120" w:line="360" w:lineRule="auto"/>
        <w:ind w:firstLine="709"/>
        <w:rPr>
          <w:del w:id="878" w:author="Felipe Neiva Mundim" w:date="2020-10-29T10:49:00Z"/>
          <w:rFonts w:cstheme="minorHAnsi"/>
          <w:szCs w:val="24"/>
        </w:rPr>
      </w:pPr>
      <w:r w:rsidRPr="003F395A">
        <w:rPr>
          <w:rFonts w:cstheme="minorHAnsi"/>
          <w:szCs w:val="24"/>
        </w:rPr>
        <w:t xml:space="preserve">Para o caso concreto, </w:t>
      </w:r>
      <w:del w:id="879" w:author="Felipe Neiva Mundim" w:date="2020-10-29T10:47:00Z">
        <w:r w:rsidRPr="003F395A" w:rsidDel="005E17F5">
          <w:rPr>
            <w:rFonts w:cstheme="minorHAnsi"/>
            <w:szCs w:val="24"/>
          </w:rPr>
          <w:delText xml:space="preserve">como será visto adiante, </w:delText>
        </w:r>
      </w:del>
      <w:r w:rsidRPr="003F395A">
        <w:rPr>
          <w:rFonts w:cstheme="minorHAnsi"/>
          <w:szCs w:val="24"/>
        </w:rPr>
        <w:t xml:space="preserve">a série histórica disponível de </w:t>
      </w:r>
      <w:del w:id="880" w:author="Felipe Neiva Mundim" w:date="2020-10-29T10:48:00Z">
        <w:r w:rsidRPr="003F395A" w:rsidDel="005E17F5">
          <w:rPr>
            <w:rFonts w:cstheme="minorHAnsi"/>
            <w:szCs w:val="24"/>
          </w:rPr>
          <w:delText>atos de concentração</w:delText>
        </w:r>
      </w:del>
      <w:ins w:id="881" w:author="Felipe Neiva Mundim" w:date="2020-10-29T10:48:00Z">
        <w:r w:rsidR="005E17F5">
          <w:rPr>
            <w:rFonts w:cstheme="minorHAnsi"/>
            <w:szCs w:val="24"/>
          </w:rPr>
          <w:t>AC</w:t>
        </w:r>
      </w:ins>
      <w:r w:rsidRPr="003F395A">
        <w:rPr>
          <w:rFonts w:cstheme="minorHAnsi"/>
          <w:szCs w:val="24"/>
        </w:rPr>
        <w:t xml:space="preserve"> contempla apenas o período em que a Lei 12.529/2011 já estava em vigor, ou seja, desde junho de 2012 (mais especificamente do dia 28/05/2012).</w:t>
      </w:r>
    </w:p>
    <w:p w14:paraId="0A78E18F" w14:textId="7C694DA7" w:rsidR="00AA724F" w:rsidRPr="003F395A" w:rsidRDefault="005E17F5" w:rsidP="00890A6F">
      <w:pPr>
        <w:spacing w:after="120" w:line="360" w:lineRule="auto"/>
        <w:ind w:firstLine="709"/>
        <w:rPr>
          <w:szCs w:val="24"/>
        </w:rPr>
      </w:pPr>
      <w:ins w:id="882" w:author="Felipe Neiva Mundim" w:date="2020-10-29T10:49:00Z">
        <w:r>
          <w:rPr>
            <w:rFonts w:cstheme="minorHAnsi"/>
            <w:szCs w:val="24"/>
          </w:rPr>
          <w:t xml:space="preserve"> </w:t>
        </w:r>
      </w:ins>
      <w:ins w:id="883" w:author="Felipe Neiva Mundim" w:date="2020-10-29T10:48:00Z">
        <w:r>
          <w:rPr>
            <w:rFonts w:cstheme="minorHAnsi"/>
            <w:szCs w:val="24"/>
          </w:rPr>
          <w:t xml:space="preserve">Além dessa, </w:t>
        </w:r>
      </w:ins>
      <w:r w:rsidRPr="003F395A">
        <w:rPr>
          <w:rFonts w:cstheme="minorHAnsi"/>
          <w:szCs w:val="24"/>
        </w:rPr>
        <w:t xml:space="preserve">outras </w:t>
      </w:r>
      <w:r w:rsidR="00AA724F" w:rsidRPr="003F395A">
        <w:rPr>
          <w:rFonts w:cstheme="minorHAnsi"/>
          <w:szCs w:val="24"/>
        </w:rPr>
        <w:t xml:space="preserve">duas importantes normas podem ter efeitos sobre o número </w:t>
      </w:r>
      <w:del w:id="884" w:author="Felipe Neiva Mundim" w:date="2020-10-29T10:47:00Z">
        <w:r w:rsidR="00AA724F" w:rsidRPr="003F395A" w:rsidDel="005E17F5">
          <w:rPr>
            <w:rFonts w:cstheme="minorHAnsi"/>
            <w:szCs w:val="24"/>
          </w:rPr>
          <w:delText>de atos de concentração</w:delText>
        </w:r>
      </w:del>
      <w:ins w:id="885" w:author="Felipe Neiva Mundim" w:date="2020-10-29T10:47:00Z">
        <w:r>
          <w:rPr>
            <w:rFonts w:cstheme="minorHAnsi"/>
            <w:szCs w:val="24"/>
          </w:rPr>
          <w:t>AC</w:t>
        </w:r>
      </w:ins>
      <w:r w:rsidR="00AA724F" w:rsidRPr="003F395A">
        <w:rPr>
          <w:rFonts w:cstheme="minorHAnsi"/>
          <w:szCs w:val="24"/>
        </w:rPr>
        <w:t xml:space="preserve"> analisados na autarquia. Trata</w:t>
      </w:r>
      <w:del w:id="886" w:author="Felipe Neiva Mundim" w:date="2020-10-29T10:48:00Z">
        <w:r w:rsidR="00AA724F" w:rsidRPr="003F395A" w:rsidDel="005E17F5">
          <w:rPr>
            <w:rFonts w:cstheme="minorHAnsi"/>
            <w:szCs w:val="24"/>
          </w:rPr>
          <w:delText>m</w:delText>
        </w:r>
      </w:del>
      <w:r w:rsidR="00AA724F" w:rsidRPr="003F395A">
        <w:rPr>
          <w:rFonts w:cstheme="minorHAnsi"/>
          <w:szCs w:val="24"/>
        </w:rPr>
        <w:t xml:space="preserve">-se das </w:t>
      </w:r>
      <w:r w:rsidRPr="003F395A">
        <w:rPr>
          <w:rFonts w:cstheme="minorHAnsi"/>
          <w:szCs w:val="24"/>
        </w:rPr>
        <w:t>R</w:t>
      </w:r>
      <w:r w:rsidRPr="003F395A">
        <w:rPr>
          <w:szCs w:val="24"/>
        </w:rPr>
        <w:t xml:space="preserve">esoluções </w:t>
      </w:r>
      <w:del w:id="887" w:author="Felipe Neiva Mundim" w:date="2020-10-29T10:48:00Z">
        <w:r w:rsidR="00AA724F" w:rsidRPr="003F395A" w:rsidDel="005E17F5">
          <w:rPr>
            <w:szCs w:val="24"/>
          </w:rPr>
          <w:delText xml:space="preserve">de </w:delText>
        </w:r>
      </w:del>
      <w:r w:rsidR="00AA724F" w:rsidRPr="003F395A">
        <w:rPr>
          <w:szCs w:val="24"/>
        </w:rPr>
        <w:t xml:space="preserve">n° 09, de 1º de outubro de 2014, e </w:t>
      </w:r>
      <w:del w:id="888" w:author="Felipe Neiva Mundim" w:date="2020-10-29T10:48:00Z">
        <w:r w:rsidR="00AA724F" w:rsidRPr="003F395A" w:rsidDel="005E17F5">
          <w:rPr>
            <w:szCs w:val="24"/>
          </w:rPr>
          <w:delText xml:space="preserve">de </w:delText>
        </w:r>
      </w:del>
      <w:r w:rsidR="00AA724F" w:rsidRPr="003F395A">
        <w:rPr>
          <w:szCs w:val="24"/>
        </w:rPr>
        <w:t>n° 17, de 18 de outubro de 2016.</w:t>
      </w:r>
    </w:p>
    <w:p w14:paraId="5A71E744" w14:textId="27F49B01" w:rsidR="00AA724F" w:rsidRPr="003F395A" w:rsidRDefault="00AA724F" w:rsidP="00890A6F">
      <w:pPr>
        <w:spacing w:after="120" w:line="360" w:lineRule="auto"/>
        <w:ind w:firstLine="709"/>
        <w:rPr>
          <w:szCs w:val="24"/>
        </w:rPr>
      </w:pPr>
      <w:r w:rsidRPr="003F395A">
        <w:rPr>
          <w:szCs w:val="24"/>
        </w:rPr>
        <w:lastRenderedPageBreak/>
        <w:t xml:space="preserve">A resolução </w:t>
      </w:r>
      <w:r w:rsidR="005E17F5" w:rsidRPr="003F395A">
        <w:rPr>
          <w:szCs w:val="24"/>
        </w:rPr>
        <w:t>n</w:t>
      </w:r>
      <w:r w:rsidRPr="003F395A">
        <w:rPr>
          <w:szCs w:val="24"/>
        </w:rPr>
        <w:t xml:space="preserve">° 09, de 1º de outubro de 2014, altera o texto da resolução n° 02, de 29 de maio de 2012, que, por sua vez, disciplina o processo de notificação dos </w:t>
      </w:r>
      <w:del w:id="889" w:author="Felipe Neiva Mundim" w:date="2020-10-29T10:49:00Z">
        <w:r w:rsidRPr="003F395A" w:rsidDel="005E17F5">
          <w:rPr>
            <w:szCs w:val="24"/>
          </w:rPr>
          <w:delText>atos de concentração</w:delText>
        </w:r>
      </w:del>
      <w:ins w:id="890" w:author="Felipe Neiva Mundim" w:date="2020-10-29T10:49:00Z">
        <w:r w:rsidR="005E17F5">
          <w:rPr>
            <w:szCs w:val="24"/>
          </w:rPr>
          <w:t>AC</w:t>
        </w:r>
      </w:ins>
      <w:r w:rsidRPr="003F395A">
        <w:rPr>
          <w:szCs w:val="24"/>
        </w:rPr>
        <w:t xml:space="preserve"> </w:t>
      </w:r>
      <w:del w:id="891" w:author="Felipe Neiva Mundim" w:date="2020-10-29T10:49:00Z">
        <w:r w:rsidRPr="003F395A" w:rsidDel="005E17F5">
          <w:rPr>
            <w:szCs w:val="24"/>
          </w:rPr>
          <w:delText xml:space="preserve">das empresas </w:delText>
        </w:r>
      </w:del>
      <w:r w:rsidRPr="003F395A">
        <w:rPr>
          <w:szCs w:val="24"/>
        </w:rPr>
        <w:t xml:space="preserve">ao </w:t>
      </w:r>
      <w:proofErr w:type="spellStart"/>
      <w:r w:rsidRPr="003F395A">
        <w:rPr>
          <w:szCs w:val="24"/>
        </w:rPr>
        <w:t>Cade</w:t>
      </w:r>
      <w:proofErr w:type="spellEnd"/>
      <w:r w:rsidRPr="003F395A">
        <w:rPr>
          <w:szCs w:val="24"/>
        </w:rPr>
        <w:t xml:space="preserve">. A alterações trazidas contemplam a ausência do nexo de causalidade por meio do cálculo do índice de concentração de mercado de </w:t>
      </w:r>
      <w:proofErr w:type="spellStart"/>
      <w:r w:rsidRPr="003F395A">
        <w:rPr>
          <w:szCs w:val="24"/>
        </w:rPr>
        <w:t>Herfindahl</w:t>
      </w:r>
      <w:proofErr w:type="spellEnd"/>
      <w:r w:rsidRPr="003F395A">
        <w:rPr>
          <w:szCs w:val="24"/>
        </w:rPr>
        <w:t>–</w:t>
      </w:r>
      <w:proofErr w:type="spellStart"/>
      <w:r w:rsidRPr="003F395A">
        <w:rPr>
          <w:szCs w:val="24"/>
        </w:rPr>
        <w:t>Hirschman</w:t>
      </w:r>
      <w:proofErr w:type="spellEnd"/>
      <w:r w:rsidRPr="003F395A">
        <w:rPr>
          <w:szCs w:val="24"/>
        </w:rPr>
        <w:t xml:space="preserve"> (HHI)</w:t>
      </w:r>
      <w:r w:rsidRPr="003F395A">
        <w:rPr>
          <w:rStyle w:val="Refdenotaderodap"/>
          <w:szCs w:val="24"/>
        </w:rPr>
        <w:footnoteReference w:id="10"/>
      </w:r>
      <w:r w:rsidRPr="003F395A">
        <w:rPr>
          <w:szCs w:val="24"/>
        </w:rPr>
        <w:t xml:space="preserve"> e a aquisição de controle por meio de compra de participação societária.</w:t>
      </w:r>
    </w:p>
    <w:p w14:paraId="56C6808A" w14:textId="09EA8EA7" w:rsidR="00AA724F" w:rsidRPr="002C2F9C" w:rsidRDefault="00AA724F" w:rsidP="00890A6F">
      <w:pPr>
        <w:spacing w:after="120" w:line="360" w:lineRule="auto"/>
        <w:ind w:firstLine="709"/>
        <w:rPr>
          <w:szCs w:val="24"/>
        </w:rPr>
      </w:pPr>
      <w:r w:rsidRPr="003F395A">
        <w:rPr>
          <w:szCs w:val="24"/>
        </w:rPr>
        <w:t>Já a resolução de n° 17, de 18 de outubro de 2016, revoga a resolução de n° 10, de 29 de outubro de 2014, e dá novo texto à norma que disciplina as hipóteses de notificação da celebração de contrato associativo.</w:t>
      </w:r>
    </w:p>
    <w:p w14:paraId="3220F7B5" w14:textId="6F873224" w:rsidR="00AA724F" w:rsidRDefault="001166D1" w:rsidP="00890A6F">
      <w:pPr>
        <w:spacing w:after="120" w:line="360" w:lineRule="auto"/>
        <w:ind w:firstLine="709"/>
        <w:rPr>
          <w:szCs w:val="24"/>
        </w:rPr>
      </w:pPr>
      <w:r>
        <w:rPr>
          <w:szCs w:val="24"/>
        </w:rPr>
        <w:t>Como visto acima, a</w:t>
      </w:r>
      <w:r w:rsidR="00AA724F" w:rsidRPr="003F395A">
        <w:rPr>
          <w:szCs w:val="24"/>
        </w:rPr>
        <w:t xml:space="preserve"> revisão da literatura aponta diferentes variáveis que podem afetar o número de </w:t>
      </w:r>
      <w:del w:id="892" w:author="Felipe Neiva Mundim" w:date="2020-10-29T10:50:00Z">
        <w:r w:rsidR="00AA724F" w:rsidRPr="003F395A" w:rsidDel="002D4934">
          <w:rPr>
            <w:szCs w:val="24"/>
          </w:rPr>
          <w:delText>atos de concentração</w:delText>
        </w:r>
      </w:del>
      <w:ins w:id="893" w:author="Felipe Neiva Mundim" w:date="2020-10-29T10:50:00Z">
        <w:r w:rsidR="002D4934">
          <w:rPr>
            <w:szCs w:val="24"/>
          </w:rPr>
          <w:t>AC</w:t>
        </w:r>
      </w:ins>
      <w:r w:rsidR="00AA724F" w:rsidRPr="003F395A">
        <w:rPr>
          <w:szCs w:val="24"/>
        </w:rPr>
        <w:t xml:space="preserve"> e que seriam, portanto, boas candidatas a compor o rol de variáveis explicativas adotado</w:t>
      </w:r>
      <w:r>
        <w:rPr>
          <w:szCs w:val="24"/>
        </w:rPr>
        <w:t xml:space="preserve"> num modelo de previsão</w:t>
      </w:r>
      <w:r w:rsidR="00AA724F" w:rsidRPr="003F395A">
        <w:rPr>
          <w:szCs w:val="24"/>
        </w:rPr>
        <w:t>.</w:t>
      </w:r>
      <w:r>
        <w:rPr>
          <w:szCs w:val="24"/>
        </w:rPr>
        <w:t xml:space="preserve"> Contudo, s</w:t>
      </w:r>
      <w:r w:rsidR="00AA724F" w:rsidRPr="003F395A">
        <w:rPr>
          <w:szCs w:val="24"/>
        </w:rPr>
        <w:t xml:space="preserve">ão inúmeras as possibilidades de modelos com diferentes combinações dessas variáveis. </w:t>
      </w:r>
      <w:ins w:id="894" w:author="Felipe Neiva Mundim" w:date="2020-10-29T10:53:00Z">
        <w:r w:rsidR="002D4934">
          <w:rPr>
            <w:szCs w:val="24"/>
          </w:rPr>
          <w:t xml:space="preserve">Dessa forma, </w:t>
        </w:r>
      </w:ins>
      <w:del w:id="895" w:author="Felipe Neiva Mundim" w:date="2020-10-29T10:54:00Z">
        <w:r w:rsidR="00AA724F" w:rsidRPr="003F395A" w:rsidDel="002D4934">
          <w:rPr>
            <w:szCs w:val="24"/>
          </w:rPr>
          <w:delText>Como então selecionar o modelo mais</w:delText>
        </w:r>
      </w:del>
      <w:ins w:id="896" w:author="Felipe Neiva Mundim" w:date="2020-10-29T10:54:00Z">
        <w:r w:rsidR="002D4934">
          <w:rPr>
            <w:szCs w:val="24"/>
          </w:rPr>
          <w:t>tem-se o desafio de desenvolver o modelo mais</w:t>
        </w:r>
      </w:ins>
      <w:r w:rsidR="00AA724F" w:rsidRPr="003F395A">
        <w:rPr>
          <w:szCs w:val="24"/>
        </w:rPr>
        <w:t xml:space="preserve"> apropriado para a previsão do número de </w:t>
      </w:r>
      <w:del w:id="897" w:author="Felipe Neiva Mundim" w:date="2020-10-29T10:54:00Z">
        <w:r w:rsidR="00AA724F" w:rsidRPr="003F395A" w:rsidDel="002D4934">
          <w:rPr>
            <w:szCs w:val="24"/>
          </w:rPr>
          <w:delText>atos de concentração</w:delText>
        </w:r>
      </w:del>
      <w:ins w:id="898" w:author="Felipe Neiva Mundim" w:date="2020-10-29T10:54:00Z">
        <w:r w:rsidR="002D4934">
          <w:rPr>
            <w:szCs w:val="24"/>
          </w:rPr>
          <w:t>AC.</w:t>
        </w:r>
      </w:ins>
      <w:del w:id="899" w:author="Felipe Neiva Mundim" w:date="2020-10-29T10:54:00Z">
        <w:r w:rsidR="00AA724F" w:rsidRPr="003F395A" w:rsidDel="002D4934">
          <w:rPr>
            <w:szCs w:val="24"/>
          </w:rPr>
          <w:delText>?</w:delText>
        </w:r>
      </w:del>
      <w:r w:rsidR="00AA724F" w:rsidRPr="003F395A">
        <w:rPr>
          <w:szCs w:val="24"/>
        </w:rPr>
        <w:t xml:space="preserve"> </w:t>
      </w:r>
      <w:del w:id="900" w:author="Felipe Neiva Mundim" w:date="2020-10-29T10:55:00Z">
        <w:r w:rsidR="00AA724F" w:rsidRPr="003F395A" w:rsidDel="002D4934">
          <w:rPr>
            <w:szCs w:val="24"/>
          </w:rPr>
          <w:delText xml:space="preserve">A seção seguinte apresenta o método denominado “validação cruzada de séries de tempo” como potencial solução a esse problema. </w:delText>
        </w:r>
      </w:del>
    </w:p>
    <w:p w14:paraId="53CF304F" w14:textId="77777777" w:rsidR="001166D1" w:rsidRPr="003F395A" w:rsidRDefault="001166D1" w:rsidP="00890A6F">
      <w:pPr>
        <w:spacing w:after="120" w:line="360" w:lineRule="auto"/>
        <w:ind w:firstLine="709"/>
        <w:rPr>
          <w:szCs w:val="24"/>
        </w:rPr>
      </w:pPr>
    </w:p>
    <w:p w14:paraId="79BC9558" w14:textId="53E36727" w:rsidR="00950273" w:rsidRPr="00C9677A" w:rsidRDefault="00950273" w:rsidP="00B42D7A">
      <w:pPr>
        <w:pStyle w:val="Ttulo2"/>
        <w:numPr>
          <w:ilvl w:val="1"/>
          <w:numId w:val="6"/>
        </w:numPr>
        <w:ind w:hanging="720"/>
      </w:pPr>
      <w:bookmarkStart w:id="901" w:name="_Toc49960031"/>
      <w:bookmarkStart w:id="902" w:name="_Toc54797210"/>
      <w:r w:rsidRPr="00C9677A">
        <w:t>Validação cruzada de séries de tempo para a seleção de modelos</w:t>
      </w:r>
      <w:bookmarkEnd w:id="901"/>
      <w:bookmarkEnd w:id="902"/>
    </w:p>
    <w:p w14:paraId="4DA11B25" w14:textId="77777777" w:rsidR="00950273" w:rsidRPr="003F395A" w:rsidRDefault="00950273" w:rsidP="00890A6F">
      <w:pPr>
        <w:spacing w:after="120" w:line="360" w:lineRule="auto"/>
        <w:ind w:firstLine="709"/>
        <w:rPr>
          <w:szCs w:val="24"/>
        </w:rPr>
      </w:pPr>
      <w:r w:rsidRPr="003F395A">
        <w:rPr>
          <w:szCs w:val="24"/>
        </w:rPr>
        <w:t xml:space="preserve">Conforme descrevem </w:t>
      </w:r>
      <w:proofErr w:type="spellStart"/>
      <w:r w:rsidRPr="003F395A">
        <w:rPr>
          <w:szCs w:val="24"/>
        </w:rPr>
        <w:t>Hyndman</w:t>
      </w:r>
      <w:proofErr w:type="spellEnd"/>
      <w:r w:rsidRPr="003F395A">
        <w:rPr>
          <w:szCs w:val="24"/>
        </w:rPr>
        <w:t xml:space="preserve"> &amp; </w:t>
      </w:r>
      <w:proofErr w:type="spellStart"/>
      <w:r w:rsidRPr="003F395A">
        <w:rPr>
          <w:szCs w:val="24"/>
        </w:rPr>
        <w:t>Athanasopoulos</w:t>
      </w:r>
      <w:proofErr w:type="spellEnd"/>
      <w:r w:rsidRPr="003F395A">
        <w:rPr>
          <w:szCs w:val="24"/>
        </w:rPr>
        <w:t xml:space="preserve"> (2018), o método de validação cruzada de séries de tempo (</w:t>
      </w:r>
      <w:r w:rsidRPr="003F395A">
        <w:rPr>
          <w:i/>
          <w:iCs/>
          <w:szCs w:val="24"/>
        </w:rPr>
        <w:t xml:space="preserve">time series </w:t>
      </w:r>
      <w:proofErr w:type="spellStart"/>
      <w:r w:rsidRPr="003F395A">
        <w:rPr>
          <w:i/>
          <w:iCs/>
          <w:szCs w:val="24"/>
        </w:rPr>
        <w:t>cross-validation</w:t>
      </w:r>
      <w:proofErr w:type="spellEnd"/>
      <w:r w:rsidRPr="003F395A">
        <w:rPr>
          <w:szCs w:val="24"/>
        </w:rPr>
        <w:t>) busca pontuar diferentes modelos para então selecionar aquele que melhor realiza previsões</w:t>
      </w:r>
      <w:r w:rsidRPr="003F395A">
        <w:rPr>
          <w:rStyle w:val="Refdenotaderodap"/>
          <w:szCs w:val="24"/>
        </w:rPr>
        <w:footnoteReference w:id="11"/>
      </w:r>
      <w:r w:rsidRPr="003F395A">
        <w:rPr>
          <w:szCs w:val="24"/>
        </w:rPr>
        <w:t xml:space="preserve">. </w:t>
      </w:r>
    </w:p>
    <w:p w14:paraId="389B48E3" w14:textId="77777777" w:rsidR="00950273" w:rsidRPr="003F395A" w:rsidRDefault="00950273" w:rsidP="00890A6F">
      <w:pPr>
        <w:spacing w:after="120" w:line="360" w:lineRule="auto"/>
        <w:ind w:firstLine="709"/>
        <w:rPr>
          <w:szCs w:val="24"/>
        </w:rPr>
      </w:pPr>
      <w:r w:rsidRPr="003F395A">
        <w:rPr>
          <w:szCs w:val="24"/>
        </w:rPr>
        <w:t xml:space="preserve">Para isso, divide a amostra disponível em uma base de “treino” e uma base de “validação”. A base de “treino” serve para estimar os parâmetros do modelo. Por sua vez, a base de “validação” serve para verificar se o modelo foi bem-sucedido em realizar as previsões, ou seja, para validar o modelo. A diferença entre os valores previstos com base no modelo e os valores reais é, então, chamada de “erro de previsão”. </w:t>
      </w:r>
    </w:p>
    <w:p w14:paraId="3847FC44" w14:textId="77777777" w:rsidR="00950273" w:rsidRPr="003F395A" w:rsidRDefault="00950273" w:rsidP="00890A6F">
      <w:pPr>
        <w:spacing w:after="120" w:line="360" w:lineRule="auto"/>
        <w:ind w:firstLine="709"/>
        <w:rPr>
          <w:szCs w:val="24"/>
        </w:rPr>
      </w:pPr>
      <w:r w:rsidRPr="003F395A">
        <w:rPr>
          <w:szCs w:val="24"/>
        </w:rPr>
        <w:t>Note-se que para cada valor estimado (ou seja, para o dado de cada mês da base de “validação”), haverá um “erro de previsão” correspondente. Um modo usual de consolidar o erro de um modelo é elevar cada um desses erros ao quadrado, somá-los e tirar sua raiz quadrada. A esse dado, denomina-se “raiz do erro quadrático médio” (</w:t>
      </w:r>
      <w:r w:rsidRPr="003F395A">
        <w:rPr>
          <w:i/>
          <w:szCs w:val="24"/>
        </w:rPr>
        <w:t xml:space="preserve">root </w:t>
      </w:r>
      <w:proofErr w:type="spellStart"/>
      <w:r w:rsidRPr="003F395A">
        <w:rPr>
          <w:i/>
          <w:szCs w:val="24"/>
        </w:rPr>
        <w:t>mean</w:t>
      </w:r>
      <w:proofErr w:type="spellEnd"/>
      <w:r w:rsidRPr="003F395A">
        <w:rPr>
          <w:i/>
          <w:szCs w:val="24"/>
        </w:rPr>
        <w:t xml:space="preserve"> </w:t>
      </w:r>
      <w:proofErr w:type="spellStart"/>
      <w:r w:rsidRPr="003F395A">
        <w:rPr>
          <w:i/>
          <w:szCs w:val="24"/>
        </w:rPr>
        <w:t>squared</w:t>
      </w:r>
      <w:proofErr w:type="spellEnd"/>
      <w:r w:rsidRPr="003F395A">
        <w:rPr>
          <w:i/>
          <w:szCs w:val="24"/>
        </w:rPr>
        <w:t xml:space="preserve"> </w:t>
      </w:r>
      <w:proofErr w:type="spellStart"/>
      <w:r w:rsidRPr="003F395A">
        <w:rPr>
          <w:i/>
          <w:szCs w:val="24"/>
        </w:rPr>
        <w:t>error</w:t>
      </w:r>
      <w:proofErr w:type="spellEnd"/>
      <w:r w:rsidRPr="003F395A">
        <w:rPr>
          <w:i/>
          <w:szCs w:val="24"/>
        </w:rPr>
        <w:t xml:space="preserve"> – RMSE)</w:t>
      </w:r>
      <w:r w:rsidRPr="003F395A">
        <w:rPr>
          <w:szCs w:val="24"/>
        </w:rPr>
        <w:t xml:space="preserve">. Essa variável serve, então, como uma medida para pontuar os diferentes modelos. </w:t>
      </w:r>
      <w:r w:rsidRPr="003F395A">
        <w:rPr>
          <w:szCs w:val="24"/>
        </w:rPr>
        <w:lastRenderedPageBreak/>
        <w:t>Quanto menor a raiz do erro quadrático médio, menos o modelo erra e, portanto, melhor realiza previsões.</w:t>
      </w:r>
    </w:p>
    <w:p w14:paraId="3CA58157" w14:textId="1B5FE40C" w:rsidR="00950273" w:rsidRPr="003F395A" w:rsidRDefault="00950273" w:rsidP="00890A6F">
      <w:pPr>
        <w:spacing w:after="120" w:line="360" w:lineRule="auto"/>
        <w:ind w:firstLine="709"/>
        <w:rPr>
          <w:szCs w:val="24"/>
        </w:rPr>
      </w:pPr>
      <w:del w:id="903" w:author="Felipe Neiva Mundim" w:date="2020-10-29T11:46:00Z">
        <w:r w:rsidRPr="003F395A" w:rsidDel="003219F1">
          <w:rPr>
            <w:szCs w:val="24"/>
          </w:rPr>
          <w:delText xml:space="preserve">Suponha </w:delText>
        </w:r>
      </w:del>
      <w:ins w:id="904" w:author="Felipe Neiva Mundim" w:date="2020-10-29T11:46:00Z">
        <w:r w:rsidR="003219F1">
          <w:rPr>
            <w:szCs w:val="24"/>
          </w:rPr>
          <w:t>Supondo</w:t>
        </w:r>
        <w:r w:rsidR="003219F1" w:rsidRPr="003F395A">
          <w:rPr>
            <w:szCs w:val="24"/>
          </w:rPr>
          <w:t xml:space="preserve"> </w:t>
        </w:r>
      </w:ins>
      <w:del w:id="905" w:author="Felipe Neiva Mundim" w:date="2020-10-29T11:44:00Z">
        <w:r w:rsidRPr="003F395A" w:rsidDel="003219F1">
          <w:rPr>
            <w:szCs w:val="24"/>
          </w:rPr>
          <w:delText xml:space="preserve">agora </w:delText>
        </w:r>
      </w:del>
      <w:r w:rsidRPr="003F395A">
        <w:rPr>
          <w:szCs w:val="24"/>
        </w:rPr>
        <w:t xml:space="preserve">que </w:t>
      </w:r>
      <w:del w:id="906" w:author="Felipe Neiva Mundim" w:date="2020-10-29T11:44:00Z">
        <w:r w:rsidRPr="003F395A" w:rsidDel="003219F1">
          <w:rPr>
            <w:szCs w:val="24"/>
          </w:rPr>
          <w:delText xml:space="preserve">tenhamos </w:delText>
        </w:r>
      </w:del>
      <w:ins w:id="907" w:author="Felipe Neiva Mundim" w:date="2020-10-29T11:44:00Z">
        <w:r w:rsidR="003219F1">
          <w:rPr>
            <w:szCs w:val="24"/>
          </w:rPr>
          <w:t>se tenha</w:t>
        </w:r>
        <w:r w:rsidR="003219F1" w:rsidRPr="003F395A">
          <w:rPr>
            <w:szCs w:val="24"/>
          </w:rPr>
          <w:t xml:space="preserve"> </w:t>
        </w:r>
      </w:ins>
      <w:r w:rsidRPr="003F395A">
        <w:rPr>
          <w:szCs w:val="24"/>
        </w:rPr>
        <w:t xml:space="preserve">uma amostra equivalente a 4 anos de dados mensais. </w:t>
      </w:r>
      <w:del w:id="908" w:author="Felipe Neiva Mundim" w:date="2020-10-29T11:45:00Z">
        <w:r w:rsidRPr="003F395A" w:rsidDel="003219F1">
          <w:rPr>
            <w:szCs w:val="24"/>
          </w:rPr>
          <w:delText xml:space="preserve">Temos </w:delText>
        </w:r>
      </w:del>
      <w:ins w:id="909" w:author="Felipe Neiva Mundim" w:date="2020-10-29T11:45:00Z">
        <w:r w:rsidR="003219F1">
          <w:rPr>
            <w:szCs w:val="24"/>
          </w:rPr>
          <w:t xml:space="preserve">Tem-se, </w:t>
        </w:r>
      </w:ins>
      <w:r w:rsidRPr="003F395A">
        <w:rPr>
          <w:szCs w:val="24"/>
        </w:rPr>
        <w:t xml:space="preserve">portanto, 48 meses ou </w:t>
      </w:r>
      <w:proofErr w:type="gramStart"/>
      <w:r w:rsidRPr="003F395A">
        <w:rPr>
          <w:szCs w:val="24"/>
        </w:rPr>
        <w:t>períodos de tempo</w:t>
      </w:r>
      <w:proofErr w:type="gramEnd"/>
      <w:r w:rsidRPr="003F395A">
        <w:rPr>
          <w:szCs w:val="24"/>
        </w:rPr>
        <w:t xml:space="preserve">. Há múltiplas formas de dividir essa amostra em base de “treino” e base de “validação”. Por exemplo, a base de “treino” pode equivaler a um ano e a de “validação” a três anos; metade da base pode ser para treino e metade para validação; e assim por diante. Cada uma dessas formas de dividir a amostra vai levar a um modelo estimado e à sua respectiva pontuação, dada pela </w:t>
      </w:r>
      <w:del w:id="910" w:author="Felipe Neiva Mundim" w:date="2020-10-29T11:45:00Z">
        <w:r w:rsidRPr="003F395A" w:rsidDel="003219F1">
          <w:rPr>
            <w:szCs w:val="24"/>
          </w:rPr>
          <w:delText>“</w:delText>
        </w:r>
      </w:del>
      <w:r w:rsidRPr="003F395A">
        <w:rPr>
          <w:szCs w:val="24"/>
        </w:rPr>
        <w:t>raiz do erro quadrado médio</w:t>
      </w:r>
      <w:del w:id="911" w:author="Felipe Neiva Mundim" w:date="2020-10-29T11:45:00Z">
        <w:r w:rsidRPr="003F395A" w:rsidDel="003219F1">
          <w:rPr>
            <w:szCs w:val="24"/>
          </w:rPr>
          <w:delText>” gerado por ele</w:delText>
        </w:r>
      </w:del>
      <w:r w:rsidRPr="003F395A">
        <w:rPr>
          <w:szCs w:val="24"/>
        </w:rPr>
        <w:t xml:space="preserve">. Pelo método de </w:t>
      </w:r>
      <w:r w:rsidRPr="003F395A">
        <w:rPr>
          <w:i/>
          <w:szCs w:val="24"/>
        </w:rPr>
        <w:t xml:space="preserve">time-series </w:t>
      </w:r>
      <w:proofErr w:type="spellStart"/>
      <w:r w:rsidRPr="003F395A">
        <w:rPr>
          <w:i/>
          <w:szCs w:val="24"/>
        </w:rPr>
        <w:t>cross</w:t>
      </w:r>
      <w:proofErr w:type="spellEnd"/>
      <w:r w:rsidRPr="003F395A">
        <w:rPr>
          <w:i/>
          <w:szCs w:val="24"/>
        </w:rPr>
        <w:t xml:space="preserve"> </w:t>
      </w:r>
      <w:proofErr w:type="spellStart"/>
      <w:r w:rsidRPr="003F395A">
        <w:rPr>
          <w:i/>
          <w:szCs w:val="24"/>
        </w:rPr>
        <w:t>validation</w:t>
      </w:r>
      <w:proofErr w:type="spellEnd"/>
      <w:r w:rsidRPr="003F395A">
        <w:rPr>
          <w:szCs w:val="24"/>
        </w:rPr>
        <w:t>, são feitas tantas divisões da amostra quanto possível entre base de “treino” e base de “validação”</w:t>
      </w:r>
      <w:r w:rsidRPr="003F395A">
        <w:rPr>
          <w:rStyle w:val="Refdenotaderodap"/>
          <w:szCs w:val="24"/>
        </w:rPr>
        <w:footnoteReference w:id="12"/>
      </w:r>
      <w:r w:rsidRPr="003F395A">
        <w:rPr>
          <w:szCs w:val="24"/>
        </w:rPr>
        <w:t>. Tira-se, então, a média da “raiz do erro quadrático médio” (RMSE) gerada por cada uma dessas divisões.</w:t>
      </w:r>
    </w:p>
    <w:p w14:paraId="345FA8C5" w14:textId="3D1306E8" w:rsidR="00950273" w:rsidRPr="003F395A" w:rsidRDefault="00950273" w:rsidP="00890A6F">
      <w:pPr>
        <w:spacing w:after="120" w:line="360" w:lineRule="auto"/>
        <w:ind w:firstLine="709"/>
        <w:rPr>
          <w:szCs w:val="24"/>
        </w:rPr>
      </w:pPr>
      <w:del w:id="912" w:author="Felipe Neiva Mundim" w:date="2020-10-29T11:46:00Z">
        <w:r w:rsidRPr="003F395A" w:rsidDel="003219F1">
          <w:rPr>
            <w:szCs w:val="24"/>
          </w:rPr>
          <w:delText xml:space="preserve">Suponha </w:delText>
        </w:r>
      </w:del>
      <w:ins w:id="913" w:author="Felipe Neiva Mundim" w:date="2020-10-29T11:47:00Z">
        <w:r w:rsidR="003219F1">
          <w:rPr>
            <w:szCs w:val="24"/>
          </w:rPr>
          <w:t>Levando em conta</w:t>
        </w:r>
      </w:ins>
      <w:ins w:id="914" w:author="Felipe Neiva Mundim" w:date="2020-10-29T11:46:00Z">
        <w:r w:rsidR="003219F1" w:rsidRPr="003F395A">
          <w:rPr>
            <w:szCs w:val="24"/>
          </w:rPr>
          <w:t xml:space="preserve"> </w:t>
        </w:r>
      </w:ins>
      <w:r w:rsidRPr="003F395A">
        <w:rPr>
          <w:szCs w:val="24"/>
        </w:rPr>
        <w:t xml:space="preserve">que esse procedimento tenha sido feito para o modelo que considerava como variável explicativa apenas o PIB. Contudo, podemos ter um modelo de previsão para o número de </w:t>
      </w:r>
      <w:del w:id="915" w:author="Felipe Neiva Mundim" w:date="2020-10-29T11:47:00Z">
        <w:r w:rsidRPr="003F395A" w:rsidDel="003219F1">
          <w:rPr>
            <w:szCs w:val="24"/>
          </w:rPr>
          <w:delText>atos de concentração</w:delText>
        </w:r>
      </w:del>
      <w:ins w:id="916" w:author="Felipe Neiva Mundim" w:date="2020-10-29T11:47:00Z">
        <w:r w:rsidR="003219F1">
          <w:rPr>
            <w:szCs w:val="24"/>
          </w:rPr>
          <w:t>AC</w:t>
        </w:r>
      </w:ins>
      <w:r w:rsidRPr="003F395A">
        <w:rPr>
          <w:szCs w:val="24"/>
        </w:rPr>
        <w:t xml:space="preserve"> que inclua PIB e taxa de juros. Ou ainda, PIB, juros e câmbio; ou PIB, juros; câmbio e desemprego; e assim por diante. </w:t>
      </w:r>
    </w:p>
    <w:p w14:paraId="54DA4FF4" w14:textId="7677480A" w:rsidR="00950273" w:rsidRPr="003F395A" w:rsidRDefault="00950273" w:rsidP="00890A6F">
      <w:pPr>
        <w:spacing w:after="120" w:line="360" w:lineRule="auto"/>
        <w:ind w:firstLine="709"/>
        <w:rPr>
          <w:szCs w:val="24"/>
        </w:rPr>
      </w:pPr>
      <w:r w:rsidRPr="003F395A">
        <w:rPr>
          <w:szCs w:val="24"/>
        </w:rPr>
        <w:t>O procedimento descrito</w:t>
      </w:r>
      <w:ins w:id="917" w:author="Felipe Neiva Mundim" w:date="2020-10-29T11:48:00Z">
        <w:r w:rsidR="003219F1">
          <w:rPr>
            <w:szCs w:val="24"/>
          </w:rPr>
          <w:t>,</w:t>
        </w:r>
      </w:ins>
      <w:r w:rsidRPr="003F395A">
        <w:rPr>
          <w:szCs w:val="24"/>
        </w:rPr>
        <w:t xml:space="preserve"> anteriormente</w:t>
      </w:r>
      <w:ins w:id="918" w:author="Felipe Neiva Mundim" w:date="2020-10-29T11:48:00Z">
        <w:r w:rsidR="003219F1">
          <w:rPr>
            <w:szCs w:val="24"/>
          </w:rPr>
          <w:t>,</w:t>
        </w:r>
      </w:ins>
      <w:r w:rsidRPr="003F395A">
        <w:rPr>
          <w:szCs w:val="24"/>
        </w:rPr>
        <w:t xml:space="preserve"> deve</w:t>
      </w:r>
      <w:del w:id="919" w:author="Felipe Neiva Mundim" w:date="2020-10-29T11:48:00Z">
        <w:r w:rsidRPr="003F395A" w:rsidDel="003219F1">
          <w:rPr>
            <w:szCs w:val="24"/>
          </w:rPr>
          <w:delText>, então,</w:delText>
        </w:r>
      </w:del>
      <w:r w:rsidRPr="003F395A">
        <w:rPr>
          <w:szCs w:val="24"/>
        </w:rPr>
        <w:t xml:space="preserve"> ser repetido para cada um dos modelos dados pela combinação das possíveis variáveis explicativas. Cada um deles gerará uma média da </w:t>
      </w:r>
      <w:del w:id="920" w:author="Felipe Neiva Mundim" w:date="2020-10-29T11:48:00Z">
        <w:r w:rsidRPr="003F395A" w:rsidDel="003219F1">
          <w:rPr>
            <w:szCs w:val="24"/>
          </w:rPr>
          <w:delText>“raiz do erro quadrático médio”.</w:delText>
        </w:r>
      </w:del>
      <w:ins w:id="921" w:author="Felipe Neiva Mundim" w:date="2020-10-29T11:48:00Z">
        <w:r w:rsidR="003219F1">
          <w:rPr>
            <w:szCs w:val="24"/>
          </w:rPr>
          <w:t>RMSE</w:t>
        </w:r>
      </w:ins>
      <w:r w:rsidRPr="003F395A">
        <w:rPr>
          <w:szCs w:val="24"/>
        </w:rPr>
        <w:t xml:space="preserve"> Aquele modelo que apresentar o menor valor para essa média será o que terá apresentado menor erro de previsão – ou seja, o modelo que terá pontuado melhor – e será, portanto, o escolhido. </w:t>
      </w:r>
      <w:del w:id="922" w:author="Felipe Neiva Mundim" w:date="2020-10-29T11:49:00Z">
        <w:r w:rsidRPr="003F395A" w:rsidDel="003219F1">
          <w:rPr>
            <w:szCs w:val="24"/>
          </w:rPr>
          <w:delText>A esse</w:delText>
        </w:r>
      </w:del>
      <w:ins w:id="923" w:author="Felipe Neiva Mundim" w:date="2020-10-29T11:49:00Z">
        <w:r w:rsidR="003219F1">
          <w:rPr>
            <w:szCs w:val="24"/>
          </w:rPr>
          <w:t>Esse</w:t>
        </w:r>
      </w:ins>
      <w:r w:rsidRPr="003F395A">
        <w:rPr>
          <w:szCs w:val="24"/>
        </w:rPr>
        <w:t xml:space="preserve"> método</w:t>
      </w:r>
      <w:del w:id="924" w:author="Felipe Neiva Mundim" w:date="2020-10-29T11:49:00Z">
        <w:r w:rsidRPr="003F395A" w:rsidDel="003219F1">
          <w:rPr>
            <w:szCs w:val="24"/>
          </w:rPr>
          <w:delText>,</w:delText>
        </w:r>
      </w:del>
      <w:r w:rsidRPr="003F395A">
        <w:rPr>
          <w:szCs w:val="24"/>
        </w:rPr>
        <w:t xml:space="preserve"> denomina-se validação cruzada de séries de tempo para a seleção de modelos.</w:t>
      </w:r>
    </w:p>
    <w:p w14:paraId="563A1AEE" w14:textId="642AC0A6" w:rsidR="00950273" w:rsidRPr="003F395A" w:rsidRDefault="00950273" w:rsidP="00890A6F">
      <w:pPr>
        <w:spacing w:after="120" w:line="360" w:lineRule="auto"/>
        <w:ind w:firstLine="709"/>
        <w:rPr>
          <w:szCs w:val="24"/>
        </w:rPr>
      </w:pPr>
      <w:del w:id="925" w:author="Felipe Neiva Mundim" w:date="2020-10-29T11:50:00Z">
        <w:r w:rsidRPr="003F395A" w:rsidDel="003219F1">
          <w:rPr>
            <w:szCs w:val="24"/>
          </w:rPr>
          <w:delText xml:space="preserve">No </w:delText>
        </w:r>
      </w:del>
      <w:ins w:id="926" w:author="Felipe Neiva Mundim" w:date="2020-10-29T11:50:00Z">
        <w:r w:rsidR="003219F1">
          <w:rPr>
            <w:szCs w:val="24"/>
          </w:rPr>
          <w:t>Nesse</w:t>
        </w:r>
        <w:r w:rsidR="003219F1" w:rsidRPr="003F395A">
          <w:rPr>
            <w:szCs w:val="24"/>
          </w:rPr>
          <w:t xml:space="preserve"> </w:t>
        </w:r>
      </w:ins>
      <w:r w:rsidRPr="003F395A">
        <w:rPr>
          <w:szCs w:val="24"/>
        </w:rPr>
        <w:t xml:space="preserve">exemplo, foi utilizada como </w:t>
      </w:r>
      <w:r w:rsidRPr="003F395A">
        <w:rPr>
          <w:i/>
          <w:szCs w:val="24"/>
        </w:rPr>
        <w:t xml:space="preserve">proxy </w:t>
      </w:r>
      <w:r w:rsidRPr="003F395A">
        <w:rPr>
          <w:szCs w:val="24"/>
        </w:rPr>
        <w:t>para o erro de previsão</w:t>
      </w:r>
      <w:del w:id="927" w:author="Felipe Neiva Mundim" w:date="2020-10-29T11:50:00Z">
        <w:r w:rsidRPr="003F395A" w:rsidDel="003219F1">
          <w:rPr>
            <w:szCs w:val="24"/>
          </w:rPr>
          <w:delText>,</w:delText>
        </w:r>
      </w:del>
      <w:r w:rsidRPr="003F395A">
        <w:rPr>
          <w:szCs w:val="24"/>
        </w:rPr>
        <w:t xml:space="preserve"> a </w:t>
      </w:r>
      <w:del w:id="928" w:author="Felipe Neiva Mundim" w:date="2020-10-29T11:49:00Z">
        <w:r w:rsidRPr="003F395A" w:rsidDel="003219F1">
          <w:rPr>
            <w:szCs w:val="24"/>
          </w:rPr>
          <w:delText>“raiz do erro quadrático médio” (</w:delText>
        </w:r>
      </w:del>
      <w:r w:rsidRPr="003F395A">
        <w:rPr>
          <w:szCs w:val="24"/>
        </w:rPr>
        <w:t>RMSE</w:t>
      </w:r>
      <w:del w:id="929" w:author="Felipe Neiva Mundim" w:date="2020-10-29T11:49:00Z">
        <w:r w:rsidRPr="003F395A" w:rsidDel="003219F1">
          <w:rPr>
            <w:szCs w:val="24"/>
          </w:rPr>
          <w:delText>)</w:delText>
        </w:r>
      </w:del>
      <w:r w:rsidRPr="003F395A">
        <w:rPr>
          <w:szCs w:val="24"/>
        </w:rPr>
        <w:t xml:space="preserve">, porém outras medidas podem ser adotadas. Ao aplicar o método de </w:t>
      </w:r>
      <w:r w:rsidRPr="003F395A">
        <w:rPr>
          <w:i/>
          <w:szCs w:val="24"/>
        </w:rPr>
        <w:t xml:space="preserve">time-series </w:t>
      </w:r>
      <w:proofErr w:type="spellStart"/>
      <w:r w:rsidRPr="003F395A">
        <w:rPr>
          <w:i/>
          <w:szCs w:val="24"/>
        </w:rPr>
        <w:t>cross</w:t>
      </w:r>
      <w:proofErr w:type="spellEnd"/>
      <w:r w:rsidRPr="003F395A">
        <w:rPr>
          <w:i/>
          <w:szCs w:val="24"/>
        </w:rPr>
        <w:t xml:space="preserve"> </w:t>
      </w:r>
      <w:proofErr w:type="spellStart"/>
      <w:r w:rsidRPr="003F395A">
        <w:rPr>
          <w:i/>
          <w:szCs w:val="24"/>
        </w:rPr>
        <w:t>validation</w:t>
      </w:r>
      <w:proofErr w:type="spellEnd"/>
      <w:r w:rsidRPr="003F395A">
        <w:rPr>
          <w:i/>
          <w:szCs w:val="24"/>
        </w:rPr>
        <w:t xml:space="preserve"> </w:t>
      </w:r>
      <w:r w:rsidRPr="003F395A">
        <w:rPr>
          <w:szCs w:val="24"/>
        </w:rPr>
        <w:t xml:space="preserve">para avaliar modelos de previsão de taxa de mortalidade e expectativa de vida, por exemplo, </w:t>
      </w:r>
      <w:proofErr w:type="spellStart"/>
      <w:r w:rsidRPr="003F395A">
        <w:rPr>
          <w:szCs w:val="24"/>
        </w:rPr>
        <w:t>Shang</w:t>
      </w:r>
      <w:proofErr w:type="spellEnd"/>
      <w:r w:rsidRPr="003F395A">
        <w:rPr>
          <w:szCs w:val="24"/>
        </w:rPr>
        <w:t xml:space="preserve"> et al</w:t>
      </w:r>
      <w:ins w:id="930" w:author="Felipe Neiva Mundim" w:date="2020-10-29T11:50:00Z">
        <w:r w:rsidR="003219F1">
          <w:rPr>
            <w:szCs w:val="24"/>
          </w:rPr>
          <w:t>.</w:t>
        </w:r>
      </w:ins>
      <w:del w:id="931" w:author="Felipe Neiva Mundim" w:date="2020-10-29T11:50:00Z">
        <w:r w:rsidRPr="003F395A" w:rsidDel="003219F1">
          <w:rPr>
            <w:szCs w:val="24"/>
          </w:rPr>
          <w:delText>i</w:delText>
        </w:r>
      </w:del>
      <w:r w:rsidRPr="003F395A">
        <w:rPr>
          <w:szCs w:val="24"/>
        </w:rPr>
        <w:t xml:space="preserve"> (2011)</w:t>
      </w:r>
      <w:r w:rsidRPr="003F395A">
        <w:rPr>
          <w:rStyle w:val="Refdenotaderodap"/>
          <w:szCs w:val="24"/>
        </w:rPr>
        <w:footnoteReference w:id="13"/>
      </w:r>
      <w:r w:rsidRPr="003F395A">
        <w:rPr>
          <w:szCs w:val="24"/>
        </w:rPr>
        <w:t xml:space="preserve"> utilizam como medida de acurácia da previsão o </w:t>
      </w:r>
      <w:del w:id="932" w:author="Felipe Neiva Mundim" w:date="2020-10-29T11:52:00Z">
        <w:r w:rsidRPr="003F395A" w:rsidDel="003219F1">
          <w:rPr>
            <w:szCs w:val="24"/>
          </w:rPr>
          <w:delText>“</w:delText>
        </w:r>
      </w:del>
      <w:proofErr w:type="spellStart"/>
      <w:r w:rsidRPr="003219F1">
        <w:rPr>
          <w:i/>
          <w:szCs w:val="24"/>
          <w:rPrChange w:id="933" w:author="Felipe Neiva Mundim" w:date="2020-10-29T11:52:00Z">
            <w:rPr>
              <w:szCs w:val="24"/>
            </w:rPr>
          </w:rPrChange>
        </w:rPr>
        <w:t>mean</w:t>
      </w:r>
      <w:proofErr w:type="spellEnd"/>
      <w:r w:rsidRPr="003219F1">
        <w:rPr>
          <w:i/>
          <w:szCs w:val="24"/>
          <w:rPrChange w:id="934" w:author="Felipe Neiva Mundim" w:date="2020-10-29T11:52:00Z">
            <w:rPr>
              <w:szCs w:val="24"/>
            </w:rPr>
          </w:rPrChange>
        </w:rPr>
        <w:t xml:space="preserve"> </w:t>
      </w:r>
      <w:proofErr w:type="spellStart"/>
      <w:r w:rsidRPr="003219F1">
        <w:rPr>
          <w:i/>
          <w:szCs w:val="24"/>
          <w:rPrChange w:id="935" w:author="Felipe Neiva Mundim" w:date="2020-10-29T11:52:00Z">
            <w:rPr>
              <w:szCs w:val="24"/>
            </w:rPr>
          </w:rPrChange>
        </w:rPr>
        <w:t>absolute</w:t>
      </w:r>
      <w:proofErr w:type="spellEnd"/>
      <w:r w:rsidRPr="003219F1">
        <w:rPr>
          <w:i/>
          <w:szCs w:val="24"/>
          <w:rPrChange w:id="936" w:author="Felipe Neiva Mundim" w:date="2020-10-29T11:52:00Z">
            <w:rPr>
              <w:szCs w:val="24"/>
            </w:rPr>
          </w:rPrChange>
        </w:rPr>
        <w:t xml:space="preserve"> </w:t>
      </w:r>
      <w:proofErr w:type="spellStart"/>
      <w:r w:rsidRPr="003219F1">
        <w:rPr>
          <w:i/>
          <w:szCs w:val="24"/>
          <w:rPrChange w:id="937" w:author="Felipe Neiva Mundim" w:date="2020-10-29T11:52:00Z">
            <w:rPr>
              <w:szCs w:val="24"/>
            </w:rPr>
          </w:rPrChange>
        </w:rPr>
        <w:t>forecast</w:t>
      </w:r>
      <w:proofErr w:type="spellEnd"/>
      <w:r w:rsidRPr="003219F1">
        <w:rPr>
          <w:i/>
          <w:szCs w:val="24"/>
          <w:rPrChange w:id="938" w:author="Felipe Neiva Mundim" w:date="2020-10-29T11:52:00Z">
            <w:rPr>
              <w:szCs w:val="24"/>
            </w:rPr>
          </w:rPrChange>
        </w:rPr>
        <w:t xml:space="preserve"> </w:t>
      </w:r>
      <w:proofErr w:type="spellStart"/>
      <w:r w:rsidRPr="003219F1">
        <w:rPr>
          <w:i/>
          <w:szCs w:val="24"/>
          <w:rPrChange w:id="939" w:author="Felipe Neiva Mundim" w:date="2020-10-29T11:52:00Z">
            <w:rPr>
              <w:szCs w:val="24"/>
            </w:rPr>
          </w:rPrChange>
        </w:rPr>
        <w:t>error</w:t>
      </w:r>
      <w:proofErr w:type="spellEnd"/>
      <w:del w:id="940" w:author="Felipe Neiva Mundim" w:date="2020-10-29T11:52:00Z">
        <w:r w:rsidRPr="003F395A" w:rsidDel="003219F1">
          <w:rPr>
            <w:szCs w:val="24"/>
          </w:rPr>
          <w:delText>”</w:delText>
        </w:r>
      </w:del>
      <w:r w:rsidRPr="003F395A">
        <w:rPr>
          <w:szCs w:val="24"/>
        </w:rPr>
        <w:t xml:space="preserve"> (MAFE), ou seja, a média do valor absoluto do erro de previsão, e o </w:t>
      </w:r>
      <w:del w:id="941" w:author="Felipe Neiva Mundim" w:date="2020-10-29T11:52:00Z">
        <w:r w:rsidRPr="003F395A" w:rsidDel="003219F1">
          <w:rPr>
            <w:szCs w:val="24"/>
          </w:rPr>
          <w:delText>“</w:delText>
        </w:r>
      </w:del>
      <w:proofErr w:type="spellStart"/>
      <w:r w:rsidRPr="003219F1">
        <w:rPr>
          <w:i/>
          <w:szCs w:val="24"/>
          <w:rPrChange w:id="942" w:author="Felipe Neiva Mundim" w:date="2020-10-29T11:52:00Z">
            <w:rPr>
              <w:szCs w:val="24"/>
            </w:rPr>
          </w:rPrChange>
        </w:rPr>
        <w:t>mean</w:t>
      </w:r>
      <w:proofErr w:type="spellEnd"/>
      <w:r w:rsidRPr="003219F1">
        <w:rPr>
          <w:i/>
          <w:szCs w:val="24"/>
          <w:rPrChange w:id="943" w:author="Felipe Neiva Mundim" w:date="2020-10-29T11:52:00Z">
            <w:rPr>
              <w:szCs w:val="24"/>
            </w:rPr>
          </w:rPrChange>
        </w:rPr>
        <w:t xml:space="preserve"> </w:t>
      </w:r>
      <w:proofErr w:type="spellStart"/>
      <w:r w:rsidRPr="003219F1">
        <w:rPr>
          <w:i/>
          <w:szCs w:val="24"/>
          <w:rPrChange w:id="944" w:author="Felipe Neiva Mundim" w:date="2020-10-29T11:52:00Z">
            <w:rPr>
              <w:szCs w:val="24"/>
            </w:rPr>
          </w:rPrChange>
        </w:rPr>
        <w:t>forecast</w:t>
      </w:r>
      <w:proofErr w:type="spellEnd"/>
      <w:r w:rsidRPr="003219F1">
        <w:rPr>
          <w:i/>
          <w:szCs w:val="24"/>
          <w:rPrChange w:id="945" w:author="Felipe Neiva Mundim" w:date="2020-10-29T11:52:00Z">
            <w:rPr>
              <w:szCs w:val="24"/>
            </w:rPr>
          </w:rPrChange>
        </w:rPr>
        <w:t xml:space="preserve"> </w:t>
      </w:r>
      <w:proofErr w:type="spellStart"/>
      <w:r w:rsidRPr="003219F1">
        <w:rPr>
          <w:i/>
          <w:szCs w:val="24"/>
          <w:rPrChange w:id="946" w:author="Felipe Neiva Mundim" w:date="2020-10-29T11:52:00Z">
            <w:rPr>
              <w:szCs w:val="24"/>
            </w:rPr>
          </w:rPrChange>
        </w:rPr>
        <w:t>error</w:t>
      </w:r>
      <w:proofErr w:type="spellEnd"/>
      <w:del w:id="947" w:author="Felipe Neiva Mundim" w:date="2020-10-29T11:52:00Z">
        <w:r w:rsidRPr="003F395A" w:rsidDel="003219F1">
          <w:rPr>
            <w:szCs w:val="24"/>
          </w:rPr>
          <w:delText>”</w:delText>
        </w:r>
      </w:del>
      <w:r w:rsidRPr="003F395A">
        <w:rPr>
          <w:szCs w:val="24"/>
        </w:rPr>
        <w:t xml:space="preserve"> (MFE), a média do erro de previsão.</w:t>
      </w:r>
    </w:p>
    <w:p w14:paraId="0E280DC2" w14:textId="65E3CF1D" w:rsidR="00950273" w:rsidRPr="003F395A" w:rsidRDefault="00950273" w:rsidP="00890A6F">
      <w:pPr>
        <w:spacing w:after="120" w:line="360" w:lineRule="auto"/>
        <w:ind w:firstLine="709"/>
        <w:rPr>
          <w:szCs w:val="24"/>
        </w:rPr>
      </w:pPr>
      <w:r w:rsidRPr="003F395A">
        <w:rPr>
          <w:szCs w:val="24"/>
        </w:rPr>
        <w:lastRenderedPageBreak/>
        <w:t xml:space="preserve">Segundo </w:t>
      </w:r>
      <w:proofErr w:type="spellStart"/>
      <w:r w:rsidRPr="003F395A">
        <w:rPr>
          <w:szCs w:val="24"/>
        </w:rPr>
        <w:t>Bergmeir</w:t>
      </w:r>
      <w:proofErr w:type="spellEnd"/>
      <w:r w:rsidRPr="003F395A">
        <w:rPr>
          <w:szCs w:val="24"/>
        </w:rPr>
        <w:t xml:space="preserve"> e </w:t>
      </w:r>
      <w:proofErr w:type="spellStart"/>
      <w:r w:rsidRPr="003F395A">
        <w:rPr>
          <w:szCs w:val="24"/>
        </w:rPr>
        <w:t>Benítez</w:t>
      </w:r>
      <w:proofErr w:type="spellEnd"/>
      <w:r w:rsidRPr="003F395A">
        <w:rPr>
          <w:szCs w:val="24"/>
        </w:rPr>
        <w:t xml:space="preserve"> (2012)</w:t>
      </w:r>
      <w:r w:rsidRPr="003F395A">
        <w:rPr>
          <w:rStyle w:val="Refdenotaderodap"/>
          <w:szCs w:val="24"/>
        </w:rPr>
        <w:footnoteReference w:id="14"/>
      </w:r>
      <w:r w:rsidRPr="003F395A">
        <w:rPr>
          <w:szCs w:val="24"/>
        </w:rPr>
        <w:t xml:space="preserve">, a utilização de técnicas de </w:t>
      </w:r>
      <w:proofErr w:type="spellStart"/>
      <w:r w:rsidRPr="003F395A">
        <w:rPr>
          <w:i/>
          <w:szCs w:val="24"/>
        </w:rPr>
        <w:t>cross-validation</w:t>
      </w:r>
      <w:proofErr w:type="spellEnd"/>
      <w:r w:rsidRPr="003F395A">
        <w:rPr>
          <w:i/>
          <w:szCs w:val="24"/>
        </w:rPr>
        <w:t xml:space="preserve"> </w:t>
      </w:r>
      <w:r w:rsidRPr="003F395A">
        <w:rPr>
          <w:szCs w:val="24"/>
        </w:rPr>
        <w:t xml:space="preserve">leva a uma seleção de modelos mais robusta. </w:t>
      </w:r>
      <w:ins w:id="948" w:author="Felipe Neiva Mundim" w:date="2020-10-29T11:52:00Z">
        <w:r w:rsidR="003219F1">
          <w:rPr>
            <w:szCs w:val="24"/>
          </w:rPr>
          <w:t xml:space="preserve">Esses autores </w:t>
        </w:r>
      </w:ins>
      <w:r w:rsidR="003219F1" w:rsidRPr="003F395A">
        <w:rPr>
          <w:szCs w:val="24"/>
        </w:rPr>
        <w:t xml:space="preserve">ressaltam </w:t>
      </w:r>
      <w:r w:rsidRPr="003F395A">
        <w:rPr>
          <w:szCs w:val="24"/>
        </w:rPr>
        <w:t xml:space="preserve">que nos procedimentos mais tradicionais para previsão, separa-se uma parte da amostra para validação, desperdiçando-se parte das informações disponíveis para treinar o modelo. Por outro lado, técnicas de </w:t>
      </w:r>
      <w:proofErr w:type="spellStart"/>
      <w:r w:rsidRPr="003F395A">
        <w:rPr>
          <w:i/>
          <w:szCs w:val="24"/>
        </w:rPr>
        <w:t>cross-validation</w:t>
      </w:r>
      <w:proofErr w:type="spellEnd"/>
      <w:r w:rsidRPr="003F395A">
        <w:rPr>
          <w:szCs w:val="24"/>
        </w:rPr>
        <w:t>, permitem usar melhor todos os dados disponíveis.</w:t>
      </w:r>
    </w:p>
    <w:p w14:paraId="31A4712B" w14:textId="6955687B" w:rsidR="00950273" w:rsidRPr="003F395A" w:rsidRDefault="00950273" w:rsidP="00890A6F">
      <w:pPr>
        <w:spacing w:after="120" w:line="360" w:lineRule="auto"/>
        <w:ind w:firstLine="709"/>
        <w:rPr>
          <w:szCs w:val="24"/>
        </w:rPr>
      </w:pPr>
      <w:r w:rsidRPr="003F395A">
        <w:rPr>
          <w:szCs w:val="24"/>
        </w:rPr>
        <w:t xml:space="preserve">Desse modo, o método de validação cruzada de séries de tempo será adotado neste </w:t>
      </w:r>
      <w:proofErr w:type="spellStart"/>
      <w:r w:rsidRPr="003F395A">
        <w:rPr>
          <w:i/>
          <w:szCs w:val="24"/>
        </w:rPr>
        <w:t>paper</w:t>
      </w:r>
      <w:proofErr w:type="spellEnd"/>
      <w:r w:rsidRPr="003F395A">
        <w:rPr>
          <w:szCs w:val="24"/>
        </w:rPr>
        <w:t xml:space="preserve"> para</w:t>
      </w:r>
      <w:r w:rsidRPr="003F395A">
        <w:rPr>
          <w:i/>
          <w:szCs w:val="24"/>
        </w:rPr>
        <w:t xml:space="preserve"> </w:t>
      </w:r>
      <w:r w:rsidRPr="003F395A">
        <w:rPr>
          <w:szCs w:val="24"/>
        </w:rPr>
        <w:t xml:space="preserve">a seleção do modelo de previsão para o número de </w:t>
      </w:r>
      <w:del w:id="949" w:author="Felipe Neiva Mundim" w:date="2020-10-29T11:53:00Z">
        <w:r w:rsidRPr="003F395A" w:rsidDel="003219F1">
          <w:rPr>
            <w:szCs w:val="24"/>
          </w:rPr>
          <w:delText>atos de concentração</w:delText>
        </w:r>
      </w:del>
      <w:ins w:id="950" w:author="Felipe Neiva Mundim" w:date="2020-10-29T11:53:00Z">
        <w:r w:rsidR="003219F1">
          <w:rPr>
            <w:szCs w:val="24"/>
          </w:rPr>
          <w:t>AC</w:t>
        </w:r>
      </w:ins>
      <w:r w:rsidRPr="003F395A">
        <w:rPr>
          <w:szCs w:val="24"/>
        </w:rPr>
        <w:t xml:space="preserve"> </w:t>
      </w:r>
      <w:del w:id="951" w:author="Felipe Neiva Mundim" w:date="2020-10-29T11:53:00Z">
        <w:r w:rsidRPr="003F395A" w:rsidDel="003219F1">
          <w:rPr>
            <w:szCs w:val="24"/>
          </w:rPr>
          <w:delText>no Brasil</w:delText>
        </w:r>
      </w:del>
      <w:ins w:id="952" w:author="Felipe Neiva Mundim" w:date="2020-10-29T11:53:00Z">
        <w:r w:rsidR="003219F1">
          <w:rPr>
            <w:szCs w:val="24"/>
          </w:rPr>
          <w:t xml:space="preserve">notificados ao </w:t>
        </w:r>
        <w:proofErr w:type="spellStart"/>
        <w:r w:rsidR="003219F1">
          <w:rPr>
            <w:szCs w:val="24"/>
          </w:rPr>
          <w:t>Cade</w:t>
        </w:r>
      </w:ins>
      <w:proofErr w:type="spellEnd"/>
      <w:r w:rsidRPr="003F395A">
        <w:rPr>
          <w:szCs w:val="24"/>
        </w:rPr>
        <w:t>, confo</w:t>
      </w:r>
      <w:r w:rsidR="001166D1">
        <w:rPr>
          <w:szCs w:val="24"/>
        </w:rPr>
        <w:t>r</w:t>
      </w:r>
      <w:r w:rsidRPr="003F395A">
        <w:rPr>
          <w:szCs w:val="24"/>
        </w:rPr>
        <w:t>me descrito em detalhes na seção “Metodologia”.</w:t>
      </w:r>
    </w:p>
    <w:p w14:paraId="7B264291" w14:textId="39FF9299" w:rsidR="00950273" w:rsidRPr="003F395A" w:rsidRDefault="00950273" w:rsidP="00890A6F">
      <w:pPr>
        <w:spacing w:after="120" w:line="360" w:lineRule="auto"/>
        <w:ind w:firstLine="709"/>
        <w:rPr>
          <w:rFonts w:eastAsia="Times New Roman" w:cs="Times New Roman"/>
          <w:szCs w:val="24"/>
          <w:lang w:eastAsia="pt-BR"/>
        </w:rPr>
      </w:pPr>
    </w:p>
    <w:p w14:paraId="09E1A171" w14:textId="35475D2F" w:rsidR="00AA724F" w:rsidRPr="003F395A" w:rsidRDefault="00842B70" w:rsidP="00C9677A">
      <w:pPr>
        <w:pStyle w:val="Ttulo1"/>
        <w:numPr>
          <w:ilvl w:val="0"/>
          <w:numId w:val="25"/>
        </w:numPr>
        <w:ind w:hanging="720"/>
      </w:pPr>
      <w:bookmarkStart w:id="953" w:name="_Toc49960032"/>
      <w:bookmarkStart w:id="954" w:name="_Toc49960034"/>
      <w:bookmarkStart w:id="955" w:name="_Toc49960035"/>
      <w:bookmarkStart w:id="956" w:name="_Toc49960036"/>
      <w:bookmarkStart w:id="957" w:name="_Toc49960037"/>
      <w:bookmarkStart w:id="958" w:name="_Toc49960038"/>
      <w:bookmarkStart w:id="959" w:name="_Toc49960039"/>
      <w:bookmarkStart w:id="960" w:name="_Toc49960040"/>
      <w:bookmarkStart w:id="961" w:name="_Toc49960041"/>
      <w:bookmarkStart w:id="962" w:name="_Toc49960042"/>
      <w:bookmarkStart w:id="963" w:name="_Toc49960043"/>
      <w:bookmarkStart w:id="964" w:name="_Toc49960044"/>
      <w:bookmarkStart w:id="965" w:name="_Toc49960045"/>
      <w:bookmarkStart w:id="966" w:name="_Toc49960046"/>
      <w:bookmarkStart w:id="967" w:name="_Toc49960047"/>
      <w:bookmarkStart w:id="968" w:name="_Toc49960048"/>
      <w:bookmarkStart w:id="969" w:name="_Toc49960049"/>
      <w:bookmarkStart w:id="970" w:name="_Toc49960050"/>
      <w:bookmarkStart w:id="971" w:name="_Toc49960051"/>
      <w:bookmarkStart w:id="972" w:name="_Toc49960052"/>
      <w:bookmarkStart w:id="973" w:name="_Toc49960053"/>
      <w:bookmarkStart w:id="974" w:name="_Toc49960054"/>
      <w:bookmarkStart w:id="975" w:name="_Toc49960055"/>
      <w:bookmarkStart w:id="976" w:name="_Toc49960056"/>
      <w:bookmarkStart w:id="977" w:name="_Toc49960057"/>
      <w:bookmarkStart w:id="978" w:name="_Toc49960058"/>
      <w:bookmarkStart w:id="979" w:name="_Toc49960059"/>
      <w:bookmarkStart w:id="980" w:name="_Toc49960060"/>
      <w:bookmarkStart w:id="981" w:name="_Toc49960061"/>
      <w:bookmarkStart w:id="982" w:name="_Toc49960062"/>
      <w:bookmarkStart w:id="983" w:name="_Toc49960063"/>
      <w:bookmarkStart w:id="984" w:name="_Toc49960064"/>
      <w:bookmarkStart w:id="985" w:name="_Toc49960065"/>
      <w:bookmarkStart w:id="986" w:name="_Toc49960066"/>
      <w:bookmarkStart w:id="987" w:name="_Toc49960067"/>
      <w:bookmarkStart w:id="988" w:name="_Toc49960068"/>
      <w:bookmarkStart w:id="989" w:name="_Toc49960069"/>
      <w:bookmarkStart w:id="990" w:name="_Toc49960070"/>
      <w:bookmarkStart w:id="991" w:name="_Toc49960071"/>
      <w:bookmarkStart w:id="992" w:name="_Toc49960072"/>
      <w:bookmarkStart w:id="993" w:name="_Toc49960073"/>
      <w:bookmarkStart w:id="994" w:name="_Toc49960074"/>
      <w:bookmarkStart w:id="995" w:name="_Toc49960075"/>
      <w:bookmarkStart w:id="996" w:name="_Toc49960076"/>
      <w:bookmarkStart w:id="997" w:name="_Toc49960077"/>
      <w:bookmarkStart w:id="998" w:name="_Toc49960078"/>
      <w:bookmarkStart w:id="999" w:name="_Toc49960079"/>
      <w:bookmarkStart w:id="1000" w:name="_Toc49960080"/>
      <w:bookmarkStart w:id="1001" w:name="_Toc49960081"/>
      <w:bookmarkStart w:id="1002" w:name="_Toc49960082"/>
      <w:bookmarkStart w:id="1003" w:name="_Toc49960083"/>
      <w:bookmarkStart w:id="1004" w:name="_Toc49960084"/>
      <w:bookmarkStart w:id="1005" w:name="_Toc49960085"/>
      <w:bookmarkStart w:id="1006" w:name="_Toc49960086"/>
      <w:bookmarkStart w:id="1007" w:name="_Toc49960087"/>
      <w:bookmarkStart w:id="1008" w:name="_Toc49960088"/>
      <w:bookmarkStart w:id="1009" w:name="_Toc49960089"/>
      <w:bookmarkStart w:id="1010" w:name="_Toc49960090"/>
      <w:bookmarkStart w:id="1011" w:name="_Toc49960091"/>
      <w:bookmarkStart w:id="1012" w:name="_Toc49960092"/>
      <w:bookmarkStart w:id="1013" w:name="_Toc49960093"/>
      <w:bookmarkStart w:id="1014" w:name="_Toc49960094"/>
      <w:bookmarkStart w:id="1015" w:name="_Toc49960095"/>
      <w:bookmarkStart w:id="1016" w:name="_Toc49960096"/>
      <w:bookmarkStart w:id="1017" w:name="_Toc49960097"/>
      <w:bookmarkStart w:id="1018" w:name="_Toc49960098"/>
      <w:bookmarkStart w:id="1019" w:name="_Toc49960099"/>
      <w:bookmarkStart w:id="1020" w:name="_Toc49960100"/>
      <w:bookmarkStart w:id="1021" w:name="_Toc49960101"/>
      <w:bookmarkStart w:id="1022" w:name="_Toc49960102"/>
      <w:bookmarkStart w:id="1023" w:name="_Toc49960103"/>
      <w:bookmarkStart w:id="1024" w:name="_Toc49960104"/>
      <w:bookmarkStart w:id="1025" w:name="_Toc49960105"/>
      <w:bookmarkStart w:id="1026" w:name="_Toc49960106"/>
      <w:bookmarkStart w:id="1027" w:name="_Toc49960107"/>
      <w:bookmarkStart w:id="1028" w:name="_Toc49960108"/>
      <w:bookmarkStart w:id="1029" w:name="_Toc49960109"/>
      <w:bookmarkStart w:id="1030" w:name="_Toc49960110"/>
      <w:bookmarkStart w:id="1031" w:name="_Toc49960111"/>
      <w:bookmarkStart w:id="1032" w:name="_Toc49960112"/>
      <w:bookmarkStart w:id="1033" w:name="_Toc49960113"/>
      <w:bookmarkStart w:id="1034" w:name="_Toc49960114"/>
      <w:bookmarkStart w:id="1035" w:name="_Toc49960115"/>
      <w:bookmarkStart w:id="1036" w:name="_Toc49960116"/>
      <w:bookmarkStart w:id="1037" w:name="_Toc49960126"/>
      <w:bookmarkStart w:id="1038" w:name="_Toc49960127"/>
      <w:bookmarkStart w:id="1039" w:name="_Toc49960128"/>
      <w:bookmarkStart w:id="1040" w:name="_Toc49960129"/>
      <w:bookmarkStart w:id="1041" w:name="_Toc49960130"/>
      <w:bookmarkStart w:id="1042" w:name="_Toc49960131"/>
      <w:bookmarkStart w:id="1043" w:name="_Toc49960132"/>
      <w:bookmarkStart w:id="1044" w:name="_Toc49960133"/>
      <w:bookmarkStart w:id="1045" w:name="_Toc49960134"/>
      <w:bookmarkStart w:id="1046" w:name="_Toc49960135"/>
      <w:bookmarkStart w:id="1047" w:name="_Toc49960136"/>
      <w:bookmarkStart w:id="1048" w:name="_Toc54797211"/>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r>
        <w:t>M</w:t>
      </w:r>
      <w:r w:rsidR="00B82A98" w:rsidRPr="003F395A">
        <w:t>ETODOLOGIA</w:t>
      </w:r>
      <w:bookmarkEnd w:id="1047"/>
      <w:bookmarkEnd w:id="1048"/>
    </w:p>
    <w:p w14:paraId="2FFB2EAA" w14:textId="573BA462" w:rsidR="00AA724F" w:rsidRPr="003F395A" w:rsidRDefault="0040580F" w:rsidP="008D6E25">
      <w:pPr>
        <w:spacing w:after="120" w:line="360" w:lineRule="auto"/>
        <w:ind w:firstLine="709"/>
        <w:rPr>
          <w:szCs w:val="24"/>
        </w:rPr>
      </w:pPr>
      <w:r w:rsidRPr="003F395A">
        <w:rPr>
          <w:szCs w:val="24"/>
        </w:rPr>
        <w:t xml:space="preserve">A </w:t>
      </w:r>
      <w:r w:rsidR="00AA724F" w:rsidRPr="003F395A">
        <w:rPr>
          <w:szCs w:val="24"/>
        </w:rPr>
        <w:t xml:space="preserve">metodologia </w:t>
      </w:r>
      <w:del w:id="1049" w:author="Felipe Neiva Mundim" w:date="2020-10-29T11:54:00Z">
        <w:r w:rsidR="00AA724F" w:rsidRPr="003F395A" w:rsidDel="003219F1">
          <w:rPr>
            <w:szCs w:val="24"/>
          </w:rPr>
          <w:delText xml:space="preserve">se subdivide </w:delText>
        </w:r>
      </w:del>
      <w:ins w:id="1050" w:author="Felipe Neiva Mundim" w:date="2020-10-29T11:54:00Z">
        <w:r w:rsidR="003219F1">
          <w:rPr>
            <w:szCs w:val="24"/>
          </w:rPr>
          <w:t xml:space="preserve">deste trabalho está subdividida </w:t>
        </w:r>
      </w:ins>
      <w:r w:rsidR="00AA724F" w:rsidRPr="003F395A">
        <w:rPr>
          <w:szCs w:val="24"/>
        </w:rPr>
        <w:t>em duas partes:</w:t>
      </w:r>
    </w:p>
    <w:p w14:paraId="1801A31C" w14:textId="702C5603" w:rsidR="00AA724F" w:rsidRPr="003F395A" w:rsidRDefault="00AA724F" w:rsidP="008D6E25">
      <w:pPr>
        <w:pStyle w:val="PargrafodaLista"/>
        <w:numPr>
          <w:ilvl w:val="0"/>
          <w:numId w:val="13"/>
        </w:numPr>
        <w:spacing w:after="120" w:line="360" w:lineRule="auto"/>
        <w:ind w:left="709" w:firstLine="0"/>
        <w:rPr>
          <w:szCs w:val="24"/>
        </w:rPr>
      </w:pPr>
      <w:del w:id="1051" w:author="Felipe Neiva Mundim" w:date="2020-10-29T11:54:00Z">
        <w:r w:rsidRPr="003F395A" w:rsidDel="00E35BAA">
          <w:rPr>
            <w:szCs w:val="24"/>
          </w:rPr>
          <w:delText xml:space="preserve">Num </w:delText>
        </w:r>
      </w:del>
      <w:ins w:id="1052" w:author="Felipe Neiva Mundim" w:date="2020-10-29T11:54:00Z">
        <w:r w:rsidR="00E35BAA">
          <w:rPr>
            <w:szCs w:val="24"/>
          </w:rPr>
          <w:t>No</w:t>
        </w:r>
        <w:r w:rsidR="00E35BAA" w:rsidRPr="003F395A">
          <w:rPr>
            <w:szCs w:val="24"/>
          </w:rPr>
          <w:t xml:space="preserve"> </w:t>
        </w:r>
      </w:ins>
      <w:r w:rsidRPr="003F395A">
        <w:rPr>
          <w:szCs w:val="24"/>
        </w:rPr>
        <w:t>primeiro momento</w:t>
      </w:r>
      <w:ins w:id="1053" w:author="Felipe Neiva Mundim" w:date="2020-10-29T11:55:00Z">
        <w:r w:rsidR="00E35BAA">
          <w:rPr>
            <w:szCs w:val="24"/>
          </w:rPr>
          <w:t>,</w:t>
        </w:r>
      </w:ins>
      <w:r w:rsidRPr="003F395A">
        <w:rPr>
          <w:szCs w:val="24"/>
        </w:rPr>
        <w:t xml:space="preserve"> </w:t>
      </w:r>
      <w:del w:id="1054" w:author="Felipe Neiva Mundim" w:date="2020-10-29T11:55:00Z">
        <w:r w:rsidRPr="003F395A" w:rsidDel="00E35BAA">
          <w:rPr>
            <w:szCs w:val="24"/>
          </w:rPr>
          <w:delText xml:space="preserve">o trabalho </w:delText>
        </w:r>
      </w:del>
      <w:r w:rsidRPr="003F395A">
        <w:rPr>
          <w:szCs w:val="24"/>
        </w:rPr>
        <w:t xml:space="preserve">consiste em determinar formas funcionais (modelos) que tenham como variáveis explicativas séries macroeconômicas como as apresentadas anteriormente e, como variável explicada, o número de notificações </w:t>
      </w:r>
      <w:r w:rsidR="0040580F" w:rsidRPr="003F395A">
        <w:rPr>
          <w:szCs w:val="24"/>
        </w:rPr>
        <w:t xml:space="preserve">de </w:t>
      </w:r>
      <w:del w:id="1055" w:author="Felipe Neiva Mundim" w:date="2020-10-29T11:55:00Z">
        <w:r w:rsidR="0040580F" w:rsidRPr="003F395A" w:rsidDel="00E35BAA">
          <w:rPr>
            <w:szCs w:val="24"/>
          </w:rPr>
          <w:delText>atos de concentração</w:delText>
        </w:r>
      </w:del>
      <w:ins w:id="1056" w:author="Felipe Neiva Mundim" w:date="2020-10-29T11:55:00Z">
        <w:r w:rsidR="00E35BAA">
          <w:rPr>
            <w:szCs w:val="24"/>
          </w:rPr>
          <w:t>AC</w:t>
        </w:r>
      </w:ins>
      <w:r w:rsidR="0040580F" w:rsidRPr="003F395A">
        <w:rPr>
          <w:szCs w:val="24"/>
        </w:rPr>
        <w:t xml:space="preserve"> </w:t>
      </w:r>
      <w:del w:id="1057" w:author="Felipe Neiva Mundim" w:date="2020-10-29T11:58:00Z">
        <w:r w:rsidR="0040580F" w:rsidRPr="003F395A" w:rsidDel="00E35BAA">
          <w:rPr>
            <w:szCs w:val="24"/>
          </w:rPr>
          <w:delText xml:space="preserve">no </w:delText>
        </w:r>
      </w:del>
      <w:ins w:id="1058" w:author="Felipe Neiva Mundim" w:date="2020-10-29T11:58:00Z">
        <w:r w:rsidR="00E35BAA">
          <w:rPr>
            <w:szCs w:val="24"/>
          </w:rPr>
          <w:t>ao</w:t>
        </w:r>
        <w:r w:rsidR="00E35BAA" w:rsidRPr="003F395A">
          <w:rPr>
            <w:szCs w:val="24"/>
          </w:rPr>
          <w:t xml:space="preserve"> </w:t>
        </w:r>
      </w:ins>
      <w:proofErr w:type="spellStart"/>
      <w:r w:rsidR="0040580F" w:rsidRPr="003F395A">
        <w:rPr>
          <w:szCs w:val="24"/>
        </w:rPr>
        <w:t>Cade</w:t>
      </w:r>
      <w:proofErr w:type="spellEnd"/>
      <w:r w:rsidR="0040580F" w:rsidRPr="003F395A">
        <w:rPr>
          <w:szCs w:val="24"/>
        </w:rPr>
        <w:t xml:space="preserve">. </w:t>
      </w:r>
      <w:r w:rsidRPr="003F395A">
        <w:rPr>
          <w:szCs w:val="24"/>
        </w:rPr>
        <w:t xml:space="preserve">Portanto, várias formas funcionais serão determinadas (ou vários modelos serão estabelecidos), sendo </w:t>
      </w:r>
      <w:del w:id="1059" w:author="Felipe Neiva Mundim" w:date="2020-10-29T11:55:00Z">
        <w:r w:rsidRPr="003F395A" w:rsidDel="00E35BAA">
          <w:rPr>
            <w:szCs w:val="24"/>
          </w:rPr>
          <w:delText xml:space="preserve">estas </w:delText>
        </w:r>
      </w:del>
      <w:ins w:id="1060" w:author="Felipe Neiva Mundim" w:date="2020-10-29T11:55:00Z">
        <w:r w:rsidR="00E35BAA">
          <w:rPr>
            <w:szCs w:val="24"/>
          </w:rPr>
          <w:t>essas</w:t>
        </w:r>
        <w:r w:rsidR="00E35BAA" w:rsidRPr="003F395A">
          <w:rPr>
            <w:szCs w:val="24"/>
          </w:rPr>
          <w:t xml:space="preserve"> </w:t>
        </w:r>
      </w:ins>
      <w:del w:id="1061" w:author="Felipe Neiva Mundim" w:date="2020-10-29T11:55:00Z">
        <w:r w:rsidRPr="003F395A" w:rsidDel="00E35BAA">
          <w:rPr>
            <w:szCs w:val="24"/>
          </w:rPr>
          <w:delText xml:space="preserve">então </w:delText>
        </w:r>
      </w:del>
      <w:r w:rsidRPr="003F395A">
        <w:rPr>
          <w:szCs w:val="24"/>
        </w:rPr>
        <w:t xml:space="preserve">formadas por todas as combinações possíveis com a variável de interesse e as variáveis </w:t>
      </w:r>
      <w:commentRangeStart w:id="1062"/>
      <w:r w:rsidRPr="003F395A">
        <w:rPr>
          <w:szCs w:val="24"/>
        </w:rPr>
        <w:t>explicativas</w:t>
      </w:r>
      <w:del w:id="1063" w:author="João Isidio Martins" w:date="2020-10-31T20:36:00Z">
        <w:r w:rsidRPr="003F395A" w:rsidDel="009539BE">
          <w:rPr>
            <w:szCs w:val="24"/>
          </w:rPr>
          <w:delText xml:space="preserve"> </w:delText>
        </w:r>
      </w:del>
      <w:commentRangeEnd w:id="1062"/>
      <w:r w:rsidR="009539BE">
        <w:rPr>
          <w:rStyle w:val="Refdecomentrio"/>
        </w:rPr>
        <w:commentReference w:id="1062"/>
      </w:r>
      <w:del w:id="1064" w:author="João Isidio Martins" w:date="2020-10-31T20:36:00Z">
        <w:r w:rsidRPr="003F395A" w:rsidDel="009539BE">
          <w:rPr>
            <w:szCs w:val="24"/>
          </w:rPr>
          <w:delText>aqui mencionadas</w:delText>
        </w:r>
      </w:del>
      <w:ins w:id="1065" w:author="Felipe Neiva Mundim" w:date="2020-10-29T11:56:00Z">
        <w:del w:id="1066" w:author="João Isidio Martins" w:date="2020-10-31T20:36:00Z">
          <w:r w:rsidR="00E35BAA" w:rsidDel="009539BE">
            <w:rPr>
              <w:szCs w:val="24"/>
            </w:rPr>
            <w:delText xml:space="preserve"> na seção anterior</w:delText>
          </w:r>
        </w:del>
      </w:ins>
      <w:r w:rsidRPr="003F395A">
        <w:rPr>
          <w:szCs w:val="24"/>
        </w:rPr>
        <w:t>.</w:t>
      </w:r>
    </w:p>
    <w:p w14:paraId="11DB256B" w14:textId="268A6B4B" w:rsidR="00AA724F" w:rsidRPr="003F395A" w:rsidRDefault="00AA724F" w:rsidP="008D6E25">
      <w:pPr>
        <w:pStyle w:val="PargrafodaLista"/>
        <w:numPr>
          <w:ilvl w:val="0"/>
          <w:numId w:val="13"/>
        </w:numPr>
        <w:spacing w:after="120" w:line="360" w:lineRule="auto"/>
        <w:ind w:left="709" w:firstLine="0"/>
        <w:rPr>
          <w:szCs w:val="24"/>
        </w:rPr>
      </w:pPr>
      <w:del w:id="1067" w:author="Felipe Neiva Mundim" w:date="2020-10-29T11:56:00Z">
        <w:r w:rsidRPr="003F395A" w:rsidDel="00E35BAA">
          <w:rPr>
            <w:szCs w:val="24"/>
          </w:rPr>
          <w:delText xml:space="preserve">Num </w:delText>
        </w:r>
      </w:del>
      <w:ins w:id="1068" w:author="Felipe Neiva Mundim" w:date="2020-10-29T11:56:00Z">
        <w:r w:rsidR="00E35BAA">
          <w:rPr>
            <w:szCs w:val="24"/>
          </w:rPr>
          <w:t>No</w:t>
        </w:r>
        <w:r w:rsidR="00E35BAA" w:rsidRPr="003F395A">
          <w:rPr>
            <w:szCs w:val="24"/>
          </w:rPr>
          <w:t xml:space="preserve"> </w:t>
        </w:r>
      </w:ins>
      <w:r w:rsidRPr="003F395A">
        <w:rPr>
          <w:szCs w:val="24"/>
        </w:rPr>
        <w:t>segundo momento</w:t>
      </w:r>
      <w:ins w:id="1069" w:author="Felipe Neiva Mundim" w:date="2020-10-29T11:56:00Z">
        <w:r w:rsidR="00E35BAA">
          <w:rPr>
            <w:szCs w:val="24"/>
          </w:rPr>
          <w:t>,</w:t>
        </w:r>
      </w:ins>
      <w:r w:rsidRPr="003F395A">
        <w:rPr>
          <w:szCs w:val="24"/>
        </w:rPr>
        <w:t xml:space="preserve"> o trabalho estima, por mínimos quadrados ordinários (MQO), os vários modelos estabelecidos para vários conjuntos de dados de treino e teste. </w:t>
      </w:r>
      <w:del w:id="1070" w:author="Felipe Neiva Mundim" w:date="2020-10-29T11:56:00Z">
        <w:r w:rsidRPr="003F395A" w:rsidDel="00E35BAA">
          <w:rPr>
            <w:szCs w:val="24"/>
          </w:rPr>
          <w:delText xml:space="preserve">Estes </w:delText>
        </w:r>
      </w:del>
      <w:ins w:id="1071" w:author="Felipe Neiva Mundim" w:date="2020-10-29T11:56:00Z">
        <w:r w:rsidR="00E35BAA">
          <w:rPr>
            <w:szCs w:val="24"/>
          </w:rPr>
          <w:t>Esses</w:t>
        </w:r>
        <w:r w:rsidR="00E35BAA" w:rsidRPr="003F395A">
          <w:rPr>
            <w:szCs w:val="24"/>
          </w:rPr>
          <w:t xml:space="preserve"> </w:t>
        </w:r>
      </w:ins>
      <w:r w:rsidRPr="003F395A">
        <w:rPr>
          <w:szCs w:val="24"/>
        </w:rPr>
        <w:t>conjuntos de dados são determinados por cisões no tempo da base de dados completa.</w:t>
      </w:r>
      <w:del w:id="1072" w:author="Felipe Neiva Mundim" w:date="2020-10-29T11:57:00Z">
        <w:r w:rsidRPr="003F395A" w:rsidDel="00E35BAA">
          <w:rPr>
            <w:szCs w:val="24"/>
          </w:rPr>
          <w:delText xml:space="preserve"> Realizadas </w:delText>
        </w:r>
      </w:del>
      <w:ins w:id="1073" w:author="Felipe Neiva Mundim" w:date="2020-10-29T11:57:00Z">
        <w:r w:rsidR="00E35BAA">
          <w:rPr>
            <w:szCs w:val="24"/>
          </w:rPr>
          <w:t xml:space="preserve"> Após a realização </w:t>
        </w:r>
      </w:ins>
      <w:del w:id="1074" w:author="Felipe Neiva Mundim" w:date="2020-10-29T11:57:00Z">
        <w:r w:rsidRPr="003F395A" w:rsidDel="00E35BAA">
          <w:rPr>
            <w:szCs w:val="24"/>
          </w:rPr>
          <w:delText xml:space="preserve">as </w:delText>
        </w:r>
      </w:del>
      <w:ins w:id="1075" w:author="Felipe Neiva Mundim" w:date="2020-10-29T11:57:00Z">
        <w:r w:rsidR="00E35BAA">
          <w:rPr>
            <w:szCs w:val="24"/>
          </w:rPr>
          <w:t>das</w:t>
        </w:r>
        <w:r w:rsidR="00E35BAA" w:rsidRPr="003F395A">
          <w:rPr>
            <w:szCs w:val="24"/>
          </w:rPr>
          <w:t xml:space="preserve"> </w:t>
        </w:r>
      </w:ins>
      <w:r w:rsidRPr="003F395A">
        <w:rPr>
          <w:szCs w:val="24"/>
        </w:rPr>
        <w:t xml:space="preserve">regressões, </w:t>
      </w:r>
      <w:del w:id="1076" w:author="Felipe Neiva Mundim" w:date="2020-10-29T11:58:00Z">
        <w:r w:rsidRPr="003F395A" w:rsidDel="00E35BAA">
          <w:rPr>
            <w:szCs w:val="24"/>
          </w:rPr>
          <w:delText>usa-se de métrica aqui estabelecida</w:delText>
        </w:r>
      </w:del>
      <w:ins w:id="1077" w:author="Felipe Neiva Mundim" w:date="2020-10-29T11:58:00Z">
        <w:r w:rsidR="00E35BAA">
          <w:rPr>
            <w:szCs w:val="24"/>
          </w:rPr>
          <w:t>calcula-se a RMSE</w:t>
        </w:r>
      </w:ins>
      <w:r w:rsidRPr="003F395A">
        <w:rPr>
          <w:szCs w:val="24"/>
        </w:rPr>
        <w:t xml:space="preserve"> para deter</w:t>
      </w:r>
      <w:r w:rsidR="00675BA9">
        <w:rPr>
          <w:szCs w:val="24"/>
        </w:rPr>
        <w:t>minar o modelo que foi mais bem-</w:t>
      </w:r>
      <w:r w:rsidRPr="003F395A">
        <w:rPr>
          <w:szCs w:val="24"/>
        </w:rPr>
        <w:t xml:space="preserve">sucedido, no tempo, na tarefa de prever o número mensal de notificações de </w:t>
      </w:r>
      <w:del w:id="1078" w:author="Felipe Neiva Mundim" w:date="2020-10-29T11:58:00Z">
        <w:r w:rsidRPr="003F395A" w:rsidDel="00E35BAA">
          <w:rPr>
            <w:szCs w:val="24"/>
          </w:rPr>
          <w:delText>atos de concentração</w:delText>
        </w:r>
      </w:del>
      <w:ins w:id="1079" w:author="Felipe Neiva Mundim" w:date="2020-10-29T11:58:00Z">
        <w:r w:rsidR="00E35BAA">
          <w:rPr>
            <w:szCs w:val="24"/>
          </w:rPr>
          <w:t>AC</w:t>
        </w:r>
      </w:ins>
      <w:r w:rsidRPr="003F395A">
        <w:rPr>
          <w:szCs w:val="24"/>
        </w:rPr>
        <w:t xml:space="preserve"> </w:t>
      </w:r>
      <w:del w:id="1080" w:author="Felipe Neiva Mundim" w:date="2020-10-29T11:58:00Z">
        <w:r w:rsidRPr="003F395A" w:rsidDel="00E35BAA">
          <w:rPr>
            <w:szCs w:val="24"/>
          </w:rPr>
          <w:delText xml:space="preserve">no </w:delText>
        </w:r>
      </w:del>
      <w:ins w:id="1081" w:author="Felipe Neiva Mundim" w:date="2020-10-29T11:58:00Z">
        <w:r w:rsidR="00E35BAA">
          <w:rPr>
            <w:szCs w:val="24"/>
          </w:rPr>
          <w:t>ao</w:t>
        </w:r>
        <w:r w:rsidR="00E35BAA" w:rsidRPr="003F395A">
          <w:rPr>
            <w:szCs w:val="24"/>
          </w:rPr>
          <w:t xml:space="preserve"> </w:t>
        </w:r>
      </w:ins>
      <w:proofErr w:type="spellStart"/>
      <w:r w:rsidRPr="003F395A">
        <w:rPr>
          <w:szCs w:val="24"/>
        </w:rPr>
        <w:t>Cade</w:t>
      </w:r>
      <w:proofErr w:type="spellEnd"/>
      <w:r w:rsidRPr="003F395A">
        <w:rPr>
          <w:szCs w:val="24"/>
        </w:rPr>
        <w:t>.</w:t>
      </w:r>
    </w:p>
    <w:p w14:paraId="1F372ED9" w14:textId="0FD62D09" w:rsidR="00AA724F" w:rsidRPr="003F395A" w:rsidRDefault="00AA724F" w:rsidP="008D6E25">
      <w:pPr>
        <w:spacing w:after="120" w:line="360" w:lineRule="auto"/>
        <w:ind w:firstLine="709"/>
        <w:rPr>
          <w:rFonts w:eastAsiaTheme="minorEastAsia"/>
          <w:szCs w:val="24"/>
        </w:rPr>
      </w:pPr>
      <w:r w:rsidRPr="003F395A">
        <w:rPr>
          <w:szCs w:val="24"/>
        </w:rPr>
        <w:t xml:space="preserve">Para que fique mais explícito, assume-se, para efeito de exemplificação, que tivéssemos apenas as variáveis independentes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oMath>
      <w:r w:rsidRPr="003F395A">
        <w:rPr>
          <w:rFonts w:eastAsiaTheme="minorEastAsia"/>
          <w:szCs w:val="24"/>
        </w:rPr>
        <w:t xml:space="preserve"> e</w:t>
      </w:r>
      <w:r w:rsidRPr="003F395A">
        <w:rPr>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oMath>
      <w:r w:rsidRPr="003F395A">
        <w:rPr>
          <w:rFonts w:eastAsiaTheme="minorEastAsia"/>
          <w:szCs w:val="24"/>
        </w:rPr>
        <w:t xml:space="preserve"> para inserir nos modelos. As formas funcionais possíveis de serem constituídas seriam:</w:t>
      </w:r>
    </w:p>
    <w:p w14:paraId="230CFE6B" w14:textId="5B21266F" w:rsidR="00AA724F" w:rsidRPr="003F395A" w:rsidRDefault="006371BF" w:rsidP="00003A79">
      <w:pPr>
        <w:spacing w:before="360" w:after="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w:ins w:id="1082" w:author="Felipe Neiva Mundim" w:date="2020-10-29T12:00:00Z">
        <w:r w:rsidR="00E35BAA">
          <w:rPr>
            <w:rFonts w:eastAsiaTheme="minorEastAsia"/>
            <w:szCs w:val="24"/>
          </w:rPr>
          <w:t xml:space="preserve"> </w:t>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t>(1)</w:t>
        </w:r>
      </w:ins>
    </w:p>
    <w:p w14:paraId="44892291" w14:textId="68644FF4" w:rsidR="00AA724F" w:rsidRPr="003F395A" w:rsidRDefault="006371BF" w:rsidP="00003A79">
      <w:pPr>
        <w:spacing w:after="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w:ins w:id="1083" w:author="Felipe Neiva Mundim" w:date="2020-10-29T12:00:00Z">
        <w:r w:rsidR="00E35BAA">
          <w:rPr>
            <w:rFonts w:eastAsiaTheme="minorEastAsia"/>
            <w:szCs w:val="24"/>
          </w:rPr>
          <w:t xml:space="preserve"> </w:t>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t>(2)</w:t>
        </w:r>
      </w:ins>
    </w:p>
    <w:p w14:paraId="5BFFEA64" w14:textId="2F2BC3BE" w:rsidR="00AA724F" w:rsidRPr="003F395A" w:rsidRDefault="006371BF" w:rsidP="00003A79">
      <w:pPr>
        <w:spacing w:after="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w:ins w:id="1084" w:author="Felipe Neiva Mundim" w:date="2020-10-29T12:00:00Z">
        <w:r w:rsidR="00E35BAA">
          <w:rPr>
            <w:rFonts w:eastAsiaTheme="minorEastAsia"/>
            <w:szCs w:val="24"/>
          </w:rPr>
          <w:t xml:space="preserve"> </w:t>
        </w:r>
      </w:ins>
      <w:ins w:id="1085" w:author="Felipe Neiva Mundim" w:date="2020-10-29T12:01:00Z">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ins>
      <w:ins w:id="1086" w:author="Felipe Neiva Mundim" w:date="2020-10-29T12:00:00Z">
        <w:r w:rsidR="00E35BAA">
          <w:rPr>
            <w:rFonts w:eastAsiaTheme="minorEastAsia"/>
            <w:szCs w:val="24"/>
          </w:rPr>
          <w:t>(3)</w:t>
        </w:r>
      </w:ins>
    </w:p>
    <w:p w14:paraId="03CFF6BE" w14:textId="7461F34F" w:rsidR="00AA724F" w:rsidRPr="003F395A" w:rsidRDefault="006371BF" w:rsidP="00003A79">
      <w:pPr>
        <w:spacing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w:ins w:id="1087" w:author="Felipe Neiva Mundim" w:date="2020-10-29T12:01:00Z">
        <w:r w:rsidR="00E35BAA">
          <w:rPr>
            <w:rFonts w:eastAsiaTheme="minorEastAsia"/>
            <w:szCs w:val="24"/>
          </w:rPr>
          <w:t xml:space="preserve"> </w:t>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r>
        <w:r w:rsidR="00E35BAA">
          <w:rPr>
            <w:rFonts w:eastAsiaTheme="minorEastAsia"/>
            <w:szCs w:val="24"/>
          </w:rPr>
          <w:tab/>
          <w:t>(4)</w:t>
        </w:r>
      </w:ins>
    </w:p>
    <w:p w14:paraId="5C398687" w14:textId="77777777" w:rsidR="00AA724F" w:rsidRPr="008D6E25" w:rsidRDefault="00AA724F" w:rsidP="008D6E25">
      <w:pPr>
        <w:spacing w:after="120" w:line="360" w:lineRule="auto"/>
        <w:ind w:firstLine="709"/>
        <w:rPr>
          <w:rFonts w:eastAsiaTheme="minorEastAsia" w:cs="Times New Roman"/>
          <w:szCs w:val="24"/>
        </w:rPr>
      </w:pPr>
      <w:r w:rsidRPr="008D6E25">
        <w:rPr>
          <w:rFonts w:eastAsiaTheme="minorEastAsia" w:cs="Times New Roman"/>
          <w:szCs w:val="24"/>
        </w:rPr>
        <w:t>Onde:</w:t>
      </w:r>
    </w:p>
    <w:p w14:paraId="25EAC907" w14:textId="28C26A71" w:rsidR="00AA724F" w:rsidRPr="008D6E25" w:rsidRDefault="006371BF" w:rsidP="00CB057B">
      <w:pPr>
        <w:spacing w:after="0" w:line="360" w:lineRule="auto"/>
        <w:ind w:left="708" w:firstLine="709"/>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oMath>
      <w:r w:rsidR="00AA724F" w:rsidRPr="008D6E25">
        <w:rPr>
          <w:rFonts w:eastAsiaTheme="minorEastAsia" w:cs="Times New Roman"/>
          <w:szCs w:val="24"/>
        </w:rPr>
        <w:t xml:space="preserve">: </w:t>
      </w:r>
      <w:r w:rsidR="00AA724F" w:rsidRPr="008D6E25">
        <w:rPr>
          <w:rFonts w:cs="Times New Roman"/>
          <w:szCs w:val="24"/>
        </w:rPr>
        <w:t xml:space="preserve">Número de notificações de </w:t>
      </w:r>
      <w:del w:id="1088" w:author="Felipe Neiva Mundim" w:date="2020-10-29T12:01:00Z">
        <w:r w:rsidR="00AA724F" w:rsidRPr="008D6E25" w:rsidDel="00E35BAA">
          <w:rPr>
            <w:rFonts w:cs="Times New Roman"/>
            <w:szCs w:val="24"/>
          </w:rPr>
          <w:delText>atos de concentração no</w:delText>
        </w:r>
      </w:del>
      <w:ins w:id="1089" w:author="Felipe Neiva Mundim" w:date="2020-10-29T12:01:00Z">
        <w:r w:rsidR="00E35BAA">
          <w:rPr>
            <w:rFonts w:cs="Times New Roman"/>
            <w:szCs w:val="24"/>
          </w:rPr>
          <w:t>AC ao</w:t>
        </w:r>
      </w:ins>
      <w:r w:rsidR="00AA724F" w:rsidRPr="008D6E25">
        <w:rPr>
          <w:rFonts w:cs="Times New Roman"/>
          <w:szCs w:val="24"/>
        </w:rPr>
        <w:t xml:space="preserve"> </w:t>
      </w:r>
      <w:proofErr w:type="spellStart"/>
      <w:r w:rsidR="00AA724F" w:rsidRPr="008D6E25">
        <w:rPr>
          <w:rFonts w:cs="Times New Roman"/>
          <w:szCs w:val="24"/>
        </w:rPr>
        <w:t>Cade</w:t>
      </w:r>
      <w:proofErr w:type="spellEnd"/>
      <w:r w:rsidR="00AA724F" w:rsidRPr="008D6E25">
        <w:rPr>
          <w:rFonts w:cs="Times New Roman"/>
          <w:szCs w:val="24"/>
        </w:rPr>
        <w:t xml:space="preserve"> no mês </w:t>
      </w:r>
      <m:oMath>
        <m:r>
          <w:rPr>
            <w:rFonts w:ascii="Cambria Math" w:hAnsi="Cambria Math" w:cs="Times New Roman"/>
            <w:szCs w:val="24"/>
          </w:rPr>
          <m:t>t</m:t>
        </m:r>
      </m:oMath>
      <w:r w:rsidR="00AA724F" w:rsidRPr="008D6E25">
        <w:rPr>
          <w:rFonts w:cs="Times New Roman"/>
          <w:szCs w:val="24"/>
        </w:rPr>
        <w:t>.</w:t>
      </w:r>
    </w:p>
    <w:p w14:paraId="1034555B" w14:textId="25522CDC" w:rsidR="00AA724F" w:rsidRPr="008D6E25" w:rsidRDefault="006371BF" w:rsidP="00CB057B">
      <w:pPr>
        <w:spacing w:after="120" w:line="360" w:lineRule="auto"/>
        <w:ind w:left="708" w:firstLine="709"/>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k</m:t>
            </m:r>
          </m:sub>
        </m:sSub>
      </m:oMath>
      <w:r w:rsidR="00AA724F" w:rsidRPr="008D6E25">
        <w:rPr>
          <w:rFonts w:eastAsiaTheme="minorEastAsia" w:cs="Times New Roman"/>
          <w:szCs w:val="24"/>
        </w:rPr>
        <w:t>: k-ésima va</w:t>
      </w:r>
      <w:r w:rsidR="00675BA9" w:rsidRPr="008D6E25">
        <w:rPr>
          <w:rFonts w:eastAsiaTheme="minorEastAsia" w:cs="Times New Roman"/>
          <w:szCs w:val="24"/>
        </w:rPr>
        <w:t>riável macroeconômica no mês t.</w:t>
      </w:r>
    </w:p>
    <w:p w14:paraId="42BB4AA4" w14:textId="2B90FE6B" w:rsidR="00AA724F" w:rsidRPr="008D6E25" w:rsidRDefault="00E35BAA" w:rsidP="008D6E25">
      <w:pPr>
        <w:spacing w:after="120" w:line="360" w:lineRule="auto"/>
        <w:ind w:firstLine="709"/>
        <w:rPr>
          <w:rFonts w:eastAsiaTheme="minorEastAsia" w:cs="Times New Roman"/>
          <w:szCs w:val="24"/>
        </w:rPr>
      </w:pPr>
      <w:ins w:id="1090" w:author="Felipe Neiva Mundim" w:date="2020-10-29T12:03:00Z">
        <w:r>
          <w:rPr>
            <w:rFonts w:eastAsiaTheme="minorEastAsia" w:cs="Times New Roman"/>
            <w:szCs w:val="24"/>
          </w:rPr>
          <w:t xml:space="preserve">Assim, </w:t>
        </w:r>
      </w:ins>
      <w:r w:rsidRPr="008D6E25">
        <w:rPr>
          <w:rFonts w:eastAsiaTheme="minorEastAsia" w:cs="Times New Roman"/>
          <w:szCs w:val="24"/>
        </w:rPr>
        <w:t xml:space="preserve">todas </w:t>
      </w:r>
      <w:r w:rsidR="00AA724F" w:rsidRPr="008D6E25">
        <w:rPr>
          <w:rFonts w:eastAsiaTheme="minorEastAsia" w:cs="Times New Roman"/>
          <w:szCs w:val="24"/>
        </w:rPr>
        <w:t>as formas funcionais lineares (sem interações e polinômios de graus maiores que um</w:t>
      </w:r>
      <w:r w:rsidR="007C0723" w:rsidRPr="008D6E25">
        <w:rPr>
          <w:rFonts w:eastAsiaTheme="minorEastAsia" w:cs="Times New Roman"/>
          <w:szCs w:val="24"/>
        </w:rPr>
        <w:t>a</w:t>
      </w:r>
      <w:r w:rsidR="00AA724F" w:rsidRPr="008D6E25">
        <w:rPr>
          <w:rFonts w:eastAsiaTheme="minorEastAsia" w:cs="Times New Roman"/>
          <w:szCs w:val="24"/>
        </w:rPr>
        <w:t xml:space="preserve"> das variáveis explicativas) que forem possíveis de serem constituídas serão estimadas. Nota-se que para evitar</w:t>
      </w:r>
      <w:del w:id="1091" w:author="Felipe Neiva Mundim" w:date="2020-10-29T12:03:00Z">
        <w:r w:rsidR="00AA724F" w:rsidRPr="008D6E25" w:rsidDel="00E35BAA">
          <w:rPr>
            <w:rFonts w:eastAsiaTheme="minorEastAsia" w:cs="Times New Roman"/>
            <w:szCs w:val="24"/>
          </w:rPr>
          <w:delText>-se</w:delText>
        </w:r>
      </w:del>
      <w:r w:rsidR="00AA724F" w:rsidRPr="008D6E25">
        <w:rPr>
          <w:rFonts w:eastAsiaTheme="minorEastAsia" w:cs="Times New Roman"/>
          <w:szCs w:val="24"/>
        </w:rPr>
        <w:t xml:space="preserve"> problemas de viés o parâmetro </w:t>
      </w: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oMath>
      <w:r w:rsidR="00AA724F" w:rsidRPr="008D6E25">
        <w:rPr>
          <w:rFonts w:eastAsiaTheme="minorEastAsia" w:cs="Times New Roman"/>
          <w:szCs w:val="24"/>
        </w:rPr>
        <w:t xml:space="preserve"> sempre estará presente nas equações.</w:t>
      </w:r>
    </w:p>
    <w:p w14:paraId="262B5377" w14:textId="59993D7B" w:rsidR="00AA724F" w:rsidRPr="008D6E25" w:rsidRDefault="000F2BFB" w:rsidP="008D6E25">
      <w:pPr>
        <w:spacing w:after="120" w:line="360" w:lineRule="auto"/>
        <w:ind w:firstLine="709"/>
        <w:rPr>
          <w:rFonts w:eastAsiaTheme="minorEastAsia" w:cs="Times New Roman"/>
          <w:szCs w:val="24"/>
        </w:rPr>
      </w:pPr>
      <w:ins w:id="1092" w:author="Felipe Neiva Mundim" w:date="2020-10-29T12:05:00Z">
        <w:del w:id="1093" w:author="João Isidio Martins" w:date="2020-10-31T20:40:00Z">
          <w:r w:rsidDel="00363BC4">
            <w:rPr>
              <w:rFonts w:eastAsiaTheme="minorEastAsia" w:cs="Times New Roman"/>
              <w:szCs w:val="24"/>
            </w:rPr>
            <w:delText xml:space="preserve">Porém, </w:delText>
          </w:r>
        </w:del>
      </w:ins>
      <w:del w:id="1094" w:author="João Isidio Martins" w:date="2020-10-31T20:40:00Z">
        <w:r w:rsidR="00AA724F" w:rsidRPr="008D6E25" w:rsidDel="00363BC4">
          <w:rPr>
            <w:rFonts w:eastAsiaTheme="minorEastAsia" w:cs="Times New Roman"/>
            <w:szCs w:val="24"/>
          </w:rPr>
          <w:delText>Acontece que em nossos</w:delText>
        </w:r>
      </w:del>
      <w:ins w:id="1095" w:author="Felipe Neiva Mundim" w:date="2020-10-29T12:05:00Z">
        <w:del w:id="1096" w:author="João Isidio Martins" w:date="2020-10-31T20:40:00Z">
          <w:r w:rsidDel="00363BC4">
            <w:rPr>
              <w:rFonts w:eastAsiaTheme="minorEastAsia" w:cs="Times New Roman"/>
              <w:szCs w:val="24"/>
            </w:rPr>
            <w:delText>os</w:delText>
          </w:r>
        </w:del>
      </w:ins>
      <w:del w:id="1097" w:author="João Isidio Martins" w:date="2020-10-31T20:40:00Z">
        <w:r w:rsidR="00AA724F" w:rsidRPr="008D6E25" w:rsidDel="00363BC4">
          <w:rPr>
            <w:rFonts w:eastAsiaTheme="minorEastAsia" w:cs="Times New Roman"/>
            <w:szCs w:val="24"/>
          </w:rPr>
          <w:delText xml:space="preserve"> modelos temos </w:delText>
        </w:r>
      </w:del>
      <w:ins w:id="1098" w:author="Felipe Neiva Mundim" w:date="2020-10-29T12:06:00Z">
        <w:del w:id="1099" w:author="João Isidio Martins" w:date="2020-10-31T20:40:00Z">
          <w:r w:rsidDel="00363BC4">
            <w:rPr>
              <w:rFonts w:eastAsiaTheme="minorEastAsia" w:cs="Times New Roman"/>
              <w:szCs w:val="24"/>
            </w:rPr>
            <w:delText>do presente estudo têm</w:delText>
          </w:r>
          <w:r w:rsidRPr="008D6E25" w:rsidDel="00363BC4">
            <w:rPr>
              <w:rFonts w:eastAsiaTheme="minorEastAsia" w:cs="Times New Roman"/>
              <w:szCs w:val="24"/>
            </w:rPr>
            <w:delText xml:space="preserve"> </w:delText>
          </w:r>
        </w:del>
      </w:ins>
      <w:del w:id="1100" w:author="João Isidio Martins" w:date="2020-10-31T20:40:00Z">
        <w:r w:rsidR="00AA724F" w:rsidRPr="008D6E25" w:rsidDel="00363BC4">
          <w:rPr>
            <w:rFonts w:eastAsiaTheme="minorEastAsia" w:cs="Times New Roman"/>
            <w:szCs w:val="24"/>
          </w:rPr>
          <w:delText xml:space="preserve">um </w:delText>
        </w:r>
      </w:del>
      <w:ins w:id="1101" w:author="João Isidio Martins" w:date="2020-10-31T20:40:00Z">
        <w:r w:rsidR="00363BC4">
          <w:rPr>
            <w:rFonts w:eastAsiaTheme="minorEastAsia" w:cs="Times New Roman"/>
            <w:szCs w:val="24"/>
          </w:rPr>
          <w:t xml:space="preserve">Dado o grande </w:t>
        </w:r>
      </w:ins>
      <w:r w:rsidR="00AA724F" w:rsidRPr="008D6E25">
        <w:rPr>
          <w:rFonts w:eastAsiaTheme="minorEastAsia" w:cs="Times New Roman"/>
          <w:szCs w:val="24"/>
        </w:rPr>
        <w:t xml:space="preserve">número </w:t>
      </w:r>
      <w:del w:id="1102" w:author="João Isidio Martins" w:date="2020-10-31T20:40:00Z">
        <w:r w:rsidR="00AA724F" w:rsidRPr="008D6E25" w:rsidDel="00363BC4">
          <w:rPr>
            <w:rFonts w:eastAsiaTheme="minorEastAsia" w:cs="Times New Roman"/>
            <w:szCs w:val="24"/>
          </w:rPr>
          <w:delText xml:space="preserve">maior </w:delText>
        </w:r>
      </w:del>
      <w:r w:rsidR="00AA724F" w:rsidRPr="008D6E25">
        <w:rPr>
          <w:rFonts w:eastAsiaTheme="minorEastAsia" w:cs="Times New Roman"/>
          <w:szCs w:val="24"/>
        </w:rPr>
        <w:t>de variáveis independentes</w:t>
      </w:r>
      <w:ins w:id="1103" w:author="João Isidio Martins" w:date="2020-10-31T20:40:00Z">
        <w:r w:rsidR="00363BC4">
          <w:rPr>
            <w:rFonts w:eastAsiaTheme="minorEastAsia" w:cs="Times New Roman"/>
            <w:szCs w:val="24"/>
          </w:rPr>
          <w:t xml:space="preserve"> </w:t>
        </w:r>
      </w:ins>
      <w:ins w:id="1104" w:author="João Isidio Martins" w:date="2020-10-31T20:41:00Z">
        <w:r w:rsidR="00363BC4">
          <w:rPr>
            <w:rFonts w:eastAsiaTheme="minorEastAsia" w:cs="Times New Roman"/>
            <w:szCs w:val="24"/>
          </w:rPr>
          <w:t xml:space="preserve">disponíveis para </w:t>
        </w:r>
      </w:ins>
      <w:ins w:id="1105" w:author="João Isidio Martins" w:date="2020-10-31T20:40:00Z">
        <w:r w:rsidR="00363BC4">
          <w:rPr>
            <w:rFonts w:eastAsiaTheme="minorEastAsia" w:cs="Times New Roman"/>
            <w:szCs w:val="24"/>
          </w:rPr>
          <w:t>os modelos do presente estudo</w:t>
        </w:r>
      </w:ins>
      <w:r w:rsidR="00AA724F" w:rsidRPr="008D6E25">
        <w:rPr>
          <w:rFonts w:eastAsiaTheme="minorEastAsia" w:cs="Times New Roman"/>
          <w:szCs w:val="24"/>
        </w:rPr>
        <w:t>, e para evitar explicitar todo o conjunto de equações possíveis, apresenta-se a seguinte forma sumarizada:</w:t>
      </w:r>
    </w:p>
    <w:p w14:paraId="672DC68F" w14:textId="07471BBE" w:rsidR="00AA724F" w:rsidRPr="00B46B00" w:rsidRDefault="006371BF" w:rsidP="00003A79">
      <w:pPr>
        <w:spacing w:before="360" w:after="0" w:line="360" w:lineRule="auto"/>
        <w:jc w:val="right"/>
        <w:rPr>
          <w:rFonts w:eastAsiaTheme="minorEastAsia"/>
          <w:szCs w:val="24"/>
        </w:rPr>
      </w:pP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Β</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r>
              <w:rPr>
                <w:rFonts w:ascii="Cambria Math" w:eastAsiaTheme="minorEastAsia" w:hAnsi="Cambria Math"/>
                <w:szCs w:val="24"/>
              </w:rPr>
              <m:t>;</m:t>
            </m:r>
            <m:r>
              <m:rPr>
                <m:sty m:val="p"/>
              </m:rP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e>
        </m:d>
      </m:oMath>
      <w:ins w:id="1106" w:author="Felipe Neiva Mundim" w:date="2020-10-29T12:07:00Z">
        <w:r w:rsidR="000F2BFB">
          <w:rPr>
            <w:rFonts w:eastAsiaTheme="minorEastAsia"/>
            <w:szCs w:val="24"/>
          </w:rPr>
          <w:t xml:space="preserve"> </w:t>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ins>
      <w:ins w:id="1107" w:author="Felipe Neiva Mundim" w:date="2020-10-29T12:08:00Z">
        <w:r w:rsidR="000F2BFB">
          <w:rPr>
            <w:rFonts w:eastAsiaTheme="minorEastAsia"/>
            <w:szCs w:val="24"/>
          </w:rPr>
          <w:tab/>
        </w:r>
      </w:ins>
      <w:ins w:id="1108" w:author="Felipe Neiva Mundim" w:date="2020-10-29T12:07:00Z">
        <w:r w:rsidR="000F2BFB">
          <w:rPr>
            <w:rFonts w:eastAsiaTheme="minorEastAsia"/>
            <w:szCs w:val="24"/>
          </w:rPr>
          <w:t>(5)</w:t>
        </w:r>
      </w:ins>
    </w:p>
    <w:p w14:paraId="62273CFB" w14:textId="4360B103" w:rsidR="00AA724F" w:rsidRPr="00B46B00" w:rsidRDefault="006371BF" w:rsidP="00003A79">
      <w:pPr>
        <w:spacing w:after="360" w:line="360" w:lineRule="auto"/>
        <w:jc w:val="right"/>
        <w:rPr>
          <w:rFonts w:eastAsiaTheme="minorEastAsia"/>
          <w:szCs w:val="24"/>
        </w:rPr>
      </w:pP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eastAsiaTheme="minorEastAsia"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,…,X</m:t>
                </m:r>
              </m:e>
              <m:sub>
                <m:r>
                  <w:rPr>
                    <w:rFonts w:ascii="Cambria Math" w:eastAsiaTheme="minorEastAsia" w:hAnsi="Cambria Math"/>
                    <w:szCs w:val="24"/>
                  </w:rPr>
                  <m:t>k</m:t>
                </m:r>
              </m:sub>
            </m:sSub>
          </m:e>
        </m:d>
      </m:oMath>
      <w:ins w:id="1109" w:author="Felipe Neiva Mundim" w:date="2020-10-29T12:08:00Z">
        <w:r w:rsidR="000F2BFB">
          <w:rPr>
            <w:rFonts w:eastAsiaTheme="minorEastAsia"/>
            <w:szCs w:val="24"/>
          </w:rPr>
          <w:t xml:space="preserve"> </w:t>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r>
        <w:r w:rsidR="000F2BFB">
          <w:rPr>
            <w:rFonts w:eastAsiaTheme="minorEastAsia"/>
            <w:szCs w:val="24"/>
          </w:rPr>
          <w:tab/>
          <w:t>(6)</w:t>
        </w:r>
      </w:ins>
    </w:p>
    <w:p w14:paraId="165B4BA4" w14:textId="77777777" w:rsidR="00AA724F" w:rsidRPr="003F395A" w:rsidRDefault="00AA724F" w:rsidP="008D6E25">
      <w:pPr>
        <w:spacing w:after="120" w:line="360" w:lineRule="auto"/>
        <w:ind w:firstLine="709"/>
        <w:rPr>
          <w:rFonts w:eastAsiaTheme="minorEastAsia"/>
          <w:szCs w:val="24"/>
        </w:rPr>
      </w:pPr>
      <w:r w:rsidRPr="003F395A">
        <w:rPr>
          <w:rFonts w:eastAsiaTheme="minorEastAsia"/>
          <w:szCs w:val="24"/>
        </w:rPr>
        <w:t>Onde:</w:t>
      </w:r>
    </w:p>
    <w:p w14:paraId="47719FFB" w14:textId="77777777" w:rsidR="00AA724F" w:rsidRPr="003F395A" w:rsidRDefault="00AA724F" w:rsidP="00CB057B">
      <w:pPr>
        <w:spacing w:after="0" w:line="360" w:lineRule="auto"/>
        <w:ind w:left="708" w:firstLine="709"/>
        <w:rPr>
          <w:rFonts w:eastAsiaTheme="minorEastAsia"/>
          <w:szCs w:val="24"/>
        </w:rPr>
      </w:pPr>
      <m:oMath>
        <m:r>
          <m:rPr>
            <m:sty m:val="p"/>
          </m:rPr>
          <w:rPr>
            <w:rFonts w:ascii="Cambria Math" w:hAnsi="Cambria Math"/>
            <w:szCs w:val="24"/>
          </w:rPr>
          <m:t>Β</m:t>
        </m:r>
      </m:oMath>
      <w:r w:rsidRPr="003F395A">
        <w:rPr>
          <w:rFonts w:eastAsiaTheme="minorEastAsia"/>
          <w:szCs w:val="24"/>
        </w:rPr>
        <w:t xml:space="preserve">: É o vetor de </w:t>
      </w:r>
      <w:r w:rsidRPr="003F395A">
        <w:rPr>
          <w:rFonts w:eastAsiaTheme="minorEastAsia"/>
          <w:i/>
          <w:iCs/>
          <w:szCs w:val="24"/>
        </w:rPr>
        <w:t>betas</w:t>
      </w:r>
      <w:r w:rsidRPr="003F395A">
        <w:rPr>
          <w:rFonts w:eastAsiaTheme="minorEastAsia"/>
          <w:szCs w:val="24"/>
        </w:rPr>
        <w:t xml:space="preserve">, de dimensão </w:t>
      </w:r>
      <m:oMath>
        <m:r>
          <w:rPr>
            <w:rFonts w:ascii="Cambria Math" w:eastAsiaTheme="minorEastAsia" w:hAnsi="Cambria Math"/>
            <w:szCs w:val="24"/>
          </w:rPr>
          <m:t>k</m:t>
        </m:r>
      </m:oMath>
      <w:r w:rsidRPr="003F395A">
        <w:rPr>
          <w:rFonts w:eastAsiaTheme="minorEastAsia"/>
          <w:szCs w:val="24"/>
        </w:rPr>
        <w:t>, das variáveis independentes.</w:t>
      </w:r>
    </w:p>
    <w:p w14:paraId="6D132C02" w14:textId="663413BB" w:rsidR="00AA724F" w:rsidRPr="003F395A" w:rsidRDefault="006371BF" w:rsidP="00CB057B">
      <w:pPr>
        <w:spacing w:after="0" w:line="360" w:lineRule="auto"/>
        <w:ind w:left="1418" w:hanging="2"/>
        <w:rPr>
          <w:rFonts w:eastAsiaTheme="minorEastAsia"/>
          <w:szCs w:val="24"/>
        </w:rPr>
      </w:pP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00AA724F" w:rsidRPr="003F395A">
        <w:rPr>
          <w:rFonts w:eastAsiaTheme="minorEastAsia"/>
          <w:szCs w:val="24"/>
        </w:rPr>
        <w:t xml:space="preserve">: É a matriz, de </w:t>
      </w:r>
      <m:oMath>
        <m:r>
          <w:rPr>
            <w:rFonts w:ascii="Cambria Math" w:eastAsiaTheme="minorEastAsia" w:hAnsi="Cambria Math"/>
            <w:szCs w:val="24"/>
          </w:rPr>
          <m:t>k</m:t>
        </m:r>
      </m:oMath>
      <w:r w:rsidR="00AA724F" w:rsidRPr="003F395A">
        <w:rPr>
          <w:rFonts w:eastAsiaTheme="minorEastAsia"/>
          <w:szCs w:val="24"/>
        </w:rPr>
        <w:t xml:space="preserve"> colunas, das </w:t>
      </w:r>
      <m:oMath>
        <m:r>
          <w:rPr>
            <w:rFonts w:ascii="Cambria Math" w:eastAsiaTheme="minorEastAsia" w:hAnsi="Cambria Math"/>
            <w:szCs w:val="24"/>
          </w:rPr>
          <m:t>k</m:t>
        </m:r>
      </m:oMath>
      <w:r w:rsidR="00AA724F" w:rsidRPr="003F395A">
        <w:rPr>
          <w:rFonts w:eastAsiaTheme="minorEastAsia"/>
          <w:szCs w:val="24"/>
        </w:rPr>
        <w:t xml:space="preserve"> variáveis de interesse selecionadas para </w:t>
      </w:r>
      <w:del w:id="1110" w:author="Felipe Neiva Mundim" w:date="2020-10-29T12:24:00Z">
        <w:r w:rsidR="00AA724F" w:rsidRPr="003F395A" w:rsidDel="006C2A2A">
          <w:rPr>
            <w:rFonts w:eastAsiaTheme="minorEastAsia"/>
            <w:szCs w:val="24"/>
          </w:rPr>
          <w:delText xml:space="preserve">aquele </w:delText>
        </w:r>
      </w:del>
      <w:ins w:id="1111" w:author="Felipe Neiva Mundim" w:date="2020-10-29T12:24:00Z">
        <w:r w:rsidR="006C2A2A">
          <w:rPr>
            <w:rFonts w:eastAsiaTheme="minorEastAsia"/>
            <w:szCs w:val="24"/>
          </w:rPr>
          <w:t>o</w:t>
        </w:r>
        <w:r w:rsidR="006C2A2A" w:rsidRPr="003F395A">
          <w:rPr>
            <w:rFonts w:eastAsiaTheme="minorEastAsia"/>
            <w:szCs w:val="24"/>
          </w:rPr>
          <w:t xml:space="preserve"> </w:t>
        </w:r>
      </w:ins>
      <w:r w:rsidR="00AA724F" w:rsidRPr="003F395A">
        <w:rPr>
          <w:rFonts w:eastAsiaTheme="minorEastAsia"/>
          <w:szCs w:val="24"/>
        </w:rPr>
        <w:t>modelo.</w:t>
      </w:r>
    </w:p>
    <w:p w14:paraId="138C420A" w14:textId="77777777" w:rsidR="00AA724F" w:rsidRPr="003F395A" w:rsidRDefault="00AA724F" w:rsidP="00CB057B">
      <w:pPr>
        <w:spacing w:after="0" w:line="360" w:lineRule="auto"/>
        <w:ind w:left="708" w:firstLine="709"/>
        <w:rPr>
          <w:rFonts w:eastAsiaTheme="minorEastAsia"/>
          <w:szCs w:val="24"/>
        </w:rPr>
      </w:pPr>
      <m:oMath>
        <m:r>
          <m:rPr>
            <m:sty m:val="p"/>
          </m:rPr>
          <w:rPr>
            <w:rFonts w:ascii="Cambria Math" w:hAnsi="Cambria Math"/>
            <w:szCs w:val="24"/>
          </w:rPr>
          <m:t>Β</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Pr="003F395A">
        <w:rPr>
          <w:rFonts w:eastAsiaTheme="minorEastAsia"/>
          <w:szCs w:val="24"/>
        </w:rPr>
        <w:t>: O produto interno das variáveis.</w:t>
      </w:r>
    </w:p>
    <w:p w14:paraId="06CE301C" w14:textId="77777777" w:rsidR="00AA724F" w:rsidRPr="003F395A" w:rsidRDefault="00AA724F" w:rsidP="00CB057B">
      <w:pPr>
        <w:spacing w:after="120" w:line="360" w:lineRule="auto"/>
        <w:ind w:left="708" w:firstLine="709"/>
        <w:rPr>
          <w:rFonts w:eastAsiaTheme="minorEastAsia"/>
          <w:szCs w:val="24"/>
        </w:rPr>
      </w:pPr>
      <m:oMath>
        <m:r>
          <w:rPr>
            <w:rFonts w:ascii="Cambria Math" w:eastAsiaTheme="minorEastAsia" w:hAnsi="Cambria Math"/>
            <w:szCs w:val="24"/>
          </w:rPr>
          <m:t>k</m:t>
        </m:r>
      </m:oMath>
      <w:r w:rsidRPr="003F395A">
        <w:rPr>
          <w:rFonts w:eastAsiaTheme="minorEastAsia"/>
          <w:szCs w:val="24"/>
        </w:rPr>
        <w:t xml:space="preserve">: Índice atribuído a cada uma das </w:t>
      </w:r>
      <m:oMath>
        <m:r>
          <w:rPr>
            <w:rFonts w:ascii="Cambria Math" w:eastAsiaTheme="minorEastAsia" w:hAnsi="Cambria Math"/>
            <w:szCs w:val="24"/>
          </w:rPr>
          <m:t>k</m:t>
        </m:r>
      </m:oMath>
      <w:r w:rsidRPr="003F395A">
        <w:rPr>
          <w:rFonts w:eastAsiaTheme="minorEastAsia"/>
          <w:szCs w:val="24"/>
        </w:rPr>
        <w:t xml:space="preserve"> variáveis selecionadas.</w:t>
      </w:r>
    </w:p>
    <w:p w14:paraId="53E82F7C" w14:textId="33FB518A" w:rsidR="00AA724F" w:rsidRPr="003F395A" w:rsidRDefault="00AA724F" w:rsidP="008D6E25">
      <w:pPr>
        <w:spacing w:after="120" w:line="360" w:lineRule="auto"/>
        <w:ind w:firstLine="709"/>
        <w:rPr>
          <w:rFonts w:eastAsiaTheme="minorEastAsia"/>
          <w:szCs w:val="24"/>
        </w:rPr>
      </w:pPr>
      <w:r w:rsidRPr="003F395A">
        <w:rPr>
          <w:rFonts w:eastAsiaTheme="minorEastAsia"/>
          <w:szCs w:val="24"/>
        </w:rPr>
        <w:t xml:space="preserve">Portanto, para cada forma funcional </w:t>
      </w:r>
      <w:del w:id="1112" w:author="Felipe Neiva Mundim" w:date="2020-10-29T12:08:00Z">
        <w:r w:rsidRPr="003F395A" w:rsidDel="000F2BFB">
          <w:rPr>
            <w:rFonts w:eastAsiaTheme="minorEastAsia"/>
            <w:szCs w:val="24"/>
          </w:rPr>
          <w:delText>o que teremos é uma distinta</w:delText>
        </w:r>
      </w:del>
      <w:ins w:id="1113" w:author="Felipe Neiva Mundim" w:date="2020-10-29T12:08:00Z">
        <w:r w:rsidR="000F2BFB">
          <w:rPr>
            <w:rFonts w:eastAsiaTheme="minorEastAsia"/>
            <w:szCs w:val="24"/>
          </w:rPr>
          <w:t xml:space="preserve">tem-se </w:t>
        </w:r>
        <w:proofErr w:type="gramStart"/>
        <w:r w:rsidR="000F2BFB">
          <w:rPr>
            <w:rFonts w:eastAsiaTheme="minorEastAsia"/>
            <w:szCs w:val="24"/>
          </w:rPr>
          <w:t>um</w:t>
        </w:r>
      </w:ins>
      <w:r w:rsidRPr="003F395A">
        <w:rPr>
          <w:rFonts w:eastAsiaTheme="minorEastAsia"/>
          <w:szCs w:val="24"/>
        </w:rPr>
        <w:t xml:space="preserve"> matriz</w:t>
      </w:r>
      <w:proofErr w:type="gramEnd"/>
      <w:r w:rsidRPr="003F395A">
        <w:rPr>
          <w:rFonts w:eastAsiaTheme="minorEastAsia"/>
          <w:szCs w:val="24"/>
        </w:rPr>
        <w:t xml:space="preserve">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ins w:id="1114" w:author="Felipe Neiva Mundim" w:date="2020-10-29T12:08:00Z">
        <w:r w:rsidR="000F2BFB">
          <w:rPr>
            <w:rFonts w:eastAsiaTheme="minorEastAsia"/>
            <w:szCs w:val="24"/>
          </w:rPr>
          <w:t xml:space="preserve"> distinta</w:t>
        </w:r>
      </w:ins>
      <w:r w:rsidRPr="003F395A">
        <w:rPr>
          <w:rFonts w:eastAsiaTheme="minorEastAsia"/>
          <w:szCs w:val="24"/>
        </w:rPr>
        <w:t>, onde estão contidos os vetores das variáveis independentes.</w:t>
      </w:r>
    </w:p>
    <w:p w14:paraId="0D728543" w14:textId="17EEECF6" w:rsidR="00AA724F" w:rsidRPr="003F395A" w:rsidRDefault="00AA724F" w:rsidP="008D6E25">
      <w:pPr>
        <w:spacing w:after="120" w:line="360" w:lineRule="auto"/>
        <w:ind w:firstLine="709"/>
        <w:rPr>
          <w:szCs w:val="24"/>
        </w:rPr>
      </w:pPr>
      <w:r w:rsidRPr="003F395A">
        <w:rPr>
          <w:szCs w:val="24"/>
        </w:rPr>
        <w:t xml:space="preserve">Sobre as variáveis independentes contidas em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Pr="003F395A">
        <w:rPr>
          <w:rFonts w:eastAsiaTheme="minorEastAsia"/>
          <w:szCs w:val="24"/>
        </w:rPr>
        <w:t xml:space="preserve">, </w:t>
      </w:r>
      <w:del w:id="1115" w:author="Felipe Neiva Mundim" w:date="2020-10-29T12:10:00Z">
        <w:r w:rsidRPr="003F395A" w:rsidDel="000F2BFB">
          <w:rPr>
            <w:rFonts w:eastAsiaTheme="minorEastAsia"/>
            <w:szCs w:val="24"/>
          </w:rPr>
          <w:delText xml:space="preserve">pretende-se inseri-las </w:delText>
        </w:r>
      </w:del>
      <w:ins w:id="1116" w:author="Felipe Neiva Mundim" w:date="2020-10-29T12:10:00Z">
        <w:r w:rsidR="000F2BFB">
          <w:rPr>
            <w:rFonts w:eastAsiaTheme="minorEastAsia"/>
            <w:szCs w:val="24"/>
          </w:rPr>
          <w:t xml:space="preserve">essas são inseridas </w:t>
        </w:r>
      </w:ins>
      <w:r w:rsidRPr="003F395A">
        <w:rPr>
          <w:szCs w:val="24"/>
        </w:rPr>
        <w:t xml:space="preserve">defasadas em 12 meses em relação à série de </w:t>
      </w:r>
      <w:del w:id="1117" w:author="Felipe Neiva Mundim" w:date="2020-10-29T12:09:00Z">
        <w:r w:rsidRPr="003F395A" w:rsidDel="000F2BFB">
          <w:rPr>
            <w:szCs w:val="24"/>
          </w:rPr>
          <w:delText>atos de concentração</w:delText>
        </w:r>
      </w:del>
      <w:ins w:id="1118" w:author="Felipe Neiva Mundim" w:date="2020-10-29T12:09:00Z">
        <w:r w:rsidR="000F2BFB">
          <w:rPr>
            <w:szCs w:val="24"/>
          </w:rPr>
          <w:t>AC</w:t>
        </w:r>
      </w:ins>
      <w:r w:rsidRPr="003F395A">
        <w:rPr>
          <w:szCs w:val="24"/>
        </w:rPr>
        <w:t xml:space="preserve">. Sendo assim, a forma mais adequada de representar a matriz é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Pr="003F395A">
        <w:rPr>
          <w:rFonts w:eastAsiaTheme="minorEastAsia"/>
          <w:szCs w:val="24"/>
        </w:rPr>
        <w:t>.</w:t>
      </w:r>
    </w:p>
    <w:p w14:paraId="7D6F0D50" w14:textId="66D87318" w:rsidR="00AA724F" w:rsidRPr="003F395A" w:rsidRDefault="00AA724F" w:rsidP="008D6E25">
      <w:pPr>
        <w:spacing w:after="120" w:line="360" w:lineRule="auto"/>
        <w:ind w:firstLine="709"/>
        <w:rPr>
          <w:szCs w:val="24"/>
        </w:rPr>
      </w:pPr>
      <w:r w:rsidRPr="003F395A">
        <w:rPr>
          <w:szCs w:val="24"/>
        </w:rPr>
        <w:t xml:space="preserve">A razão de se usar essas séries defasadas em 12 meses nos modelos é a possibilidade de prever, com os últimos 12 registros das variáveis explicativas, o comportamento da variável de interesse para os 12 meses vindouros. Em outras palavras, será possível estimar, com os dados do ano em que se </w:t>
      </w:r>
      <w:del w:id="1119" w:author="Felipe Neiva Mundim" w:date="2020-10-29T12:17:00Z">
        <w:r w:rsidRPr="003F395A" w:rsidDel="006C2A2A">
          <w:rPr>
            <w:szCs w:val="24"/>
          </w:rPr>
          <w:delText>está a executar</w:delText>
        </w:r>
      </w:del>
      <w:ins w:id="1120" w:author="Felipe Neiva Mundim" w:date="2020-10-29T12:17:00Z">
        <w:r w:rsidR="006C2A2A">
          <w:rPr>
            <w:szCs w:val="24"/>
          </w:rPr>
          <w:t>executa</w:t>
        </w:r>
      </w:ins>
      <w:r w:rsidRPr="003F395A">
        <w:rPr>
          <w:szCs w:val="24"/>
        </w:rPr>
        <w:t xml:space="preserve"> o algoritmo, o número de </w:t>
      </w:r>
      <w:del w:id="1121" w:author="Felipe Neiva Mundim" w:date="2020-10-29T12:17:00Z">
        <w:r w:rsidRPr="003F395A" w:rsidDel="006C2A2A">
          <w:rPr>
            <w:szCs w:val="24"/>
          </w:rPr>
          <w:delText>atos de concentração</w:delText>
        </w:r>
      </w:del>
      <w:ins w:id="1122" w:author="Felipe Neiva Mundim" w:date="2020-10-29T12:17:00Z">
        <w:r w:rsidR="006C2A2A">
          <w:rPr>
            <w:szCs w:val="24"/>
          </w:rPr>
          <w:t>AC</w:t>
        </w:r>
      </w:ins>
      <w:r w:rsidRPr="003F395A">
        <w:rPr>
          <w:szCs w:val="24"/>
        </w:rPr>
        <w:t xml:space="preserve"> do ano seguinte.</w:t>
      </w:r>
    </w:p>
    <w:p w14:paraId="285EBC30" w14:textId="206605DE" w:rsidR="00AA724F" w:rsidRPr="003F395A" w:rsidRDefault="00AA724F" w:rsidP="008D6E25">
      <w:pPr>
        <w:spacing w:after="120" w:line="360" w:lineRule="auto"/>
        <w:ind w:firstLine="709"/>
        <w:rPr>
          <w:rFonts w:cstheme="minorHAnsi"/>
          <w:szCs w:val="24"/>
        </w:rPr>
      </w:pPr>
      <w:r w:rsidRPr="003F395A">
        <w:rPr>
          <w:rFonts w:eastAsiaTheme="minorEastAsia"/>
          <w:szCs w:val="24"/>
        </w:rPr>
        <w:lastRenderedPageBreak/>
        <w:t xml:space="preserve">O uso de variáveis defasadas não é novidade.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também consideravam em seus modelos versões defasadas em um ano de suas variáveis explicativas, segundo os autores, para controlar a endogeneidade (o que não é o objetivo aqui). Os autores citam </w:t>
      </w:r>
      <w:r w:rsidRPr="003F395A">
        <w:rPr>
          <w:rFonts w:cstheme="minorHAnsi"/>
          <w:szCs w:val="24"/>
        </w:rPr>
        <w:fldChar w:fldCharType="begin" w:fldLock="1"/>
      </w:r>
      <w:r w:rsidRPr="003F395A">
        <w:rPr>
          <w:rFonts w:cstheme="minorHAnsi"/>
          <w:szCs w:val="24"/>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Harford (2005)</w:t>
      </w:r>
      <w:r w:rsidRPr="003F395A">
        <w:rPr>
          <w:rFonts w:cstheme="minorHAnsi"/>
          <w:szCs w:val="24"/>
        </w:rPr>
        <w:fldChar w:fldCharType="end"/>
      </w:r>
      <w:r w:rsidRPr="003F395A">
        <w:rPr>
          <w:rFonts w:cstheme="minorHAnsi"/>
          <w:szCs w:val="24"/>
        </w:rPr>
        <w:t xml:space="preserve"> </w:t>
      </w:r>
      <w:proofErr w:type="spellStart"/>
      <w:r w:rsidRPr="003F395A">
        <w:rPr>
          <w:rFonts w:cstheme="minorHAnsi"/>
          <w:szCs w:val="24"/>
        </w:rPr>
        <w:t>and</w:t>
      </w:r>
      <w:proofErr w:type="spellEnd"/>
      <w:r w:rsidRPr="003F395A">
        <w:rPr>
          <w:rFonts w:cstheme="minorHAnsi"/>
          <w:szCs w:val="24"/>
        </w:rPr>
        <w:t xml:space="preserve"> </w:t>
      </w:r>
      <w:r w:rsidRPr="003F395A">
        <w:rPr>
          <w:rFonts w:cstheme="minorHAnsi"/>
          <w:szCs w:val="24"/>
        </w:rPr>
        <w:fldChar w:fldCharType="begin" w:fldLock="1"/>
      </w:r>
      <w:r w:rsidRPr="003F395A">
        <w:rPr>
          <w:rFonts w:cstheme="minorHAnsi"/>
          <w:szCs w:val="24"/>
        </w:rPr>
        <w:instrText>ADDIN CSL_CITATION { "citationItems" : [ { "id" : "ITEM-1", "itemData" : { "author" : [ { "dropping-particle" : "", "family" : "Kamaly", "given" : "Ahmed", "non-dropping-particle" : "", "parse-names" : false, "suffix" : "" } ], "container-title" : "International Research Journal of Finance and Economics", "id" : "ITEM-1", "issued" : { "date-parts" : [ [ "2007" ] ] }, "page" : "16-30", "title" : "Trends and Determinants of Mergers and Acquisitions in Developing Countries in the 1990s", "type" : "article-journal", "volume" : "8" }, "uris" : [ "http://www.mendeley.com/documents/?uuid=054ba19a-d57f-465f-96c8-fa80a45ba23c" ] } ], "mendeley" : { "formattedCitation" : "Kamaly (2007)", "plainTextFormattedCitation" : "Kamaly (2007)", "previouslyFormattedCitation" : "Kamaly (2007)"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Kamaly (2007)</w:t>
      </w:r>
      <w:r w:rsidRPr="003F395A">
        <w:rPr>
          <w:rFonts w:cstheme="minorHAnsi"/>
          <w:szCs w:val="24"/>
        </w:rPr>
        <w:fldChar w:fldCharType="end"/>
      </w:r>
      <w:r w:rsidRPr="003F395A">
        <w:rPr>
          <w:rFonts w:cstheme="minorHAnsi"/>
          <w:szCs w:val="24"/>
        </w:rPr>
        <w:t xml:space="preserve"> como exemplos de autores que </w:t>
      </w:r>
      <w:del w:id="1123" w:author="Felipe Neiva Mundim" w:date="2020-10-29T12:18:00Z">
        <w:r w:rsidRPr="003F395A" w:rsidDel="006C2A2A">
          <w:rPr>
            <w:rFonts w:cstheme="minorHAnsi"/>
            <w:szCs w:val="24"/>
          </w:rPr>
          <w:delText>já adotaram</w:delText>
        </w:r>
      </w:del>
      <w:ins w:id="1124" w:author="Felipe Neiva Mundim" w:date="2020-10-29T12:18:00Z">
        <w:r w:rsidR="006C2A2A">
          <w:rPr>
            <w:rFonts w:cstheme="minorHAnsi"/>
            <w:szCs w:val="24"/>
          </w:rPr>
          <w:t>adotam</w:t>
        </w:r>
      </w:ins>
      <w:r w:rsidRPr="003F395A">
        <w:rPr>
          <w:rFonts w:cstheme="minorHAnsi"/>
          <w:szCs w:val="24"/>
        </w:rPr>
        <w:t xml:space="preserve"> o mesmo procedimento.</w:t>
      </w:r>
    </w:p>
    <w:p w14:paraId="5566364F" w14:textId="09747C14" w:rsidR="00AA724F" w:rsidRPr="003F395A" w:rsidRDefault="00AA724F" w:rsidP="008D6E25">
      <w:pPr>
        <w:spacing w:after="120" w:line="360" w:lineRule="auto"/>
        <w:ind w:firstLine="709"/>
        <w:rPr>
          <w:rFonts w:cstheme="minorHAnsi"/>
          <w:szCs w:val="24"/>
        </w:rPr>
      </w:pPr>
      <w:r w:rsidRPr="003F395A">
        <w:rPr>
          <w:rFonts w:cstheme="minorHAnsi"/>
          <w:szCs w:val="24"/>
        </w:rPr>
        <w:t xml:space="preserve">A presença conveniente das defasagens em 12 meses não está totalmente desmotivada de intuição econômica. Supõe-se </w:t>
      </w:r>
      <w:del w:id="1125" w:author="Felipe Neiva Mundim" w:date="2020-10-29T12:19:00Z">
        <w:r w:rsidRPr="003F395A" w:rsidDel="006C2A2A">
          <w:rPr>
            <w:rFonts w:cstheme="minorHAnsi"/>
            <w:szCs w:val="24"/>
          </w:rPr>
          <w:delText xml:space="preserve">aqui </w:delText>
        </w:r>
      </w:del>
      <w:r w:rsidRPr="003F395A">
        <w:rPr>
          <w:rFonts w:cstheme="minorHAnsi"/>
          <w:szCs w:val="24"/>
        </w:rPr>
        <w:t xml:space="preserve">que exista um intervalo de tempo razoável entre a data em que as mudanças macroeconômicas motivam as empresas a decidir por realizar um </w:t>
      </w:r>
      <w:del w:id="1126" w:author="Felipe Neiva Mundim" w:date="2020-10-29T12:19:00Z">
        <w:r w:rsidRPr="003F395A" w:rsidDel="006C2A2A">
          <w:rPr>
            <w:rFonts w:cstheme="minorHAnsi"/>
            <w:szCs w:val="24"/>
          </w:rPr>
          <w:delText>ato de concentração</w:delText>
        </w:r>
      </w:del>
      <w:ins w:id="1127" w:author="Felipe Neiva Mundim" w:date="2020-10-29T12:19:00Z">
        <w:r w:rsidR="006C2A2A">
          <w:rPr>
            <w:rFonts w:cstheme="minorHAnsi"/>
            <w:szCs w:val="24"/>
          </w:rPr>
          <w:t>AC</w:t>
        </w:r>
      </w:ins>
      <w:r w:rsidRPr="003F395A">
        <w:rPr>
          <w:rFonts w:cstheme="minorHAnsi"/>
          <w:szCs w:val="24"/>
        </w:rPr>
        <w:t xml:space="preserve"> e a data em que </w:t>
      </w:r>
      <w:del w:id="1128" w:author="Felipe Neiva Mundim" w:date="2020-10-29T12:19:00Z">
        <w:r w:rsidRPr="003F395A" w:rsidDel="006C2A2A">
          <w:rPr>
            <w:rFonts w:cstheme="minorHAnsi"/>
            <w:szCs w:val="24"/>
          </w:rPr>
          <w:delText xml:space="preserve">aquele </w:delText>
        </w:r>
      </w:del>
      <w:ins w:id="1129" w:author="Felipe Neiva Mundim" w:date="2020-10-29T12:19:00Z">
        <w:r w:rsidR="006C2A2A">
          <w:rPr>
            <w:rFonts w:cstheme="minorHAnsi"/>
            <w:szCs w:val="24"/>
          </w:rPr>
          <w:t>este</w:t>
        </w:r>
        <w:r w:rsidR="006C2A2A" w:rsidRPr="003F395A">
          <w:rPr>
            <w:rFonts w:cstheme="minorHAnsi"/>
            <w:szCs w:val="24"/>
          </w:rPr>
          <w:t xml:space="preserve"> </w:t>
        </w:r>
      </w:ins>
      <w:r w:rsidRPr="003F395A">
        <w:rPr>
          <w:rFonts w:cstheme="minorHAnsi"/>
          <w:szCs w:val="24"/>
        </w:rPr>
        <w:t xml:space="preserve">é </w:t>
      </w:r>
      <w:del w:id="1130" w:author="Felipe Neiva Mundim" w:date="2020-10-29T12:20:00Z">
        <w:r w:rsidRPr="003F395A" w:rsidDel="006C2A2A">
          <w:rPr>
            <w:rFonts w:cstheme="minorHAnsi"/>
            <w:szCs w:val="24"/>
          </w:rPr>
          <w:delText xml:space="preserve">apresentado </w:delText>
        </w:r>
      </w:del>
      <w:ins w:id="1131" w:author="Felipe Neiva Mundim" w:date="2020-10-29T12:20:00Z">
        <w:r w:rsidR="006C2A2A">
          <w:rPr>
            <w:rFonts w:cstheme="minorHAnsi"/>
            <w:szCs w:val="24"/>
          </w:rPr>
          <w:t>notificado</w:t>
        </w:r>
        <w:r w:rsidR="006C2A2A" w:rsidRPr="003F395A">
          <w:rPr>
            <w:rFonts w:cstheme="minorHAnsi"/>
            <w:szCs w:val="24"/>
          </w:rPr>
          <w:t xml:space="preserve"> </w:t>
        </w:r>
      </w:ins>
      <w:r w:rsidRPr="003F395A">
        <w:rPr>
          <w:rFonts w:cstheme="minorHAnsi"/>
          <w:szCs w:val="24"/>
        </w:rPr>
        <w:t xml:space="preserve">ao </w:t>
      </w:r>
      <w:proofErr w:type="spellStart"/>
      <w:r w:rsidRPr="003F395A">
        <w:rPr>
          <w:rFonts w:cstheme="minorHAnsi"/>
          <w:szCs w:val="24"/>
        </w:rPr>
        <w:t>Cade</w:t>
      </w:r>
      <w:proofErr w:type="spellEnd"/>
      <w:r w:rsidRPr="003F395A">
        <w:rPr>
          <w:rFonts w:cstheme="minorHAnsi"/>
          <w:szCs w:val="24"/>
        </w:rPr>
        <w:t xml:space="preserve">. Especificamente, </w:t>
      </w:r>
      <w:del w:id="1132" w:author="Felipe Neiva Mundim" w:date="2020-10-29T12:20:00Z">
        <w:r w:rsidRPr="003F395A" w:rsidDel="006C2A2A">
          <w:rPr>
            <w:rFonts w:cstheme="minorHAnsi"/>
            <w:szCs w:val="24"/>
          </w:rPr>
          <w:delText>supõe</w:delText>
        </w:r>
      </w:del>
      <w:ins w:id="1133" w:author="Felipe Neiva Mundim" w:date="2020-10-29T12:20:00Z">
        <w:r w:rsidR="006C2A2A">
          <w:rPr>
            <w:rFonts w:cstheme="minorHAnsi"/>
            <w:szCs w:val="24"/>
          </w:rPr>
          <w:t>considera</w:t>
        </w:r>
      </w:ins>
      <w:r w:rsidRPr="003F395A">
        <w:rPr>
          <w:rFonts w:cstheme="minorHAnsi"/>
          <w:szCs w:val="24"/>
        </w:rPr>
        <w:t xml:space="preserve">-se que </w:t>
      </w:r>
      <w:del w:id="1134" w:author="Felipe Neiva Mundim" w:date="2020-10-29T12:20:00Z">
        <w:r w:rsidRPr="003F395A" w:rsidDel="006C2A2A">
          <w:rPr>
            <w:rFonts w:cstheme="minorHAnsi"/>
            <w:szCs w:val="24"/>
          </w:rPr>
          <w:delText xml:space="preserve">este </w:delText>
        </w:r>
      </w:del>
      <w:ins w:id="1135" w:author="Felipe Neiva Mundim" w:date="2020-10-29T12:20:00Z">
        <w:r w:rsidR="006C2A2A">
          <w:rPr>
            <w:rFonts w:cstheme="minorHAnsi"/>
            <w:szCs w:val="24"/>
          </w:rPr>
          <w:t>esse</w:t>
        </w:r>
        <w:r w:rsidR="006C2A2A" w:rsidRPr="003F395A">
          <w:rPr>
            <w:rFonts w:cstheme="minorHAnsi"/>
            <w:szCs w:val="24"/>
          </w:rPr>
          <w:t xml:space="preserve"> </w:t>
        </w:r>
      </w:ins>
      <w:r w:rsidRPr="003F395A">
        <w:rPr>
          <w:rFonts w:cstheme="minorHAnsi"/>
          <w:szCs w:val="24"/>
        </w:rPr>
        <w:t xml:space="preserve">período </w:t>
      </w:r>
      <w:del w:id="1136" w:author="Felipe Neiva Mundim" w:date="2020-10-29T12:21:00Z">
        <w:r w:rsidRPr="003F395A" w:rsidDel="006C2A2A">
          <w:rPr>
            <w:rFonts w:cstheme="minorHAnsi"/>
            <w:szCs w:val="24"/>
          </w:rPr>
          <w:delText>deva ser em</w:delText>
        </w:r>
      </w:del>
      <w:ins w:id="1137" w:author="Felipe Neiva Mundim" w:date="2020-10-29T12:21:00Z">
        <w:r w:rsidR="006C2A2A">
          <w:rPr>
            <w:rFonts w:cstheme="minorHAnsi"/>
            <w:szCs w:val="24"/>
          </w:rPr>
          <w:t xml:space="preserve">seria, em </w:t>
        </w:r>
      </w:ins>
      <w:del w:id="1138" w:author="Felipe Neiva Mundim" w:date="2020-10-29T12:21:00Z">
        <w:r w:rsidRPr="003F395A" w:rsidDel="006C2A2A">
          <w:rPr>
            <w:rFonts w:cstheme="minorHAnsi"/>
            <w:szCs w:val="24"/>
          </w:rPr>
          <w:delText xml:space="preserve"> </w:delText>
        </w:r>
      </w:del>
      <w:r w:rsidRPr="003F395A">
        <w:rPr>
          <w:rFonts w:cstheme="minorHAnsi"/>
          <w:szCs w:val="24"/>
        </w:rPr>
        <w:t>média</w:t>
      </w:r>
      <w:ins w:id="1139" w:author="Felipe Neiva Mundim" w:date="2020-10-29T12:21:00Z">
        <w:r w:rsidR="006C2A2A">
          <w:rPr>
            <w:rFonts w:cstheme="minorHAnsi"/>
            <w:szCs w:val="24"/>
          </w:rPr>
          <w:t>,</w:t>
        </w:r>
      </w:ins>
      <w:r w:rsidRPr="003F395A">
        <w:rPr>
          <w:rFonts w:cstheme="minorHAnsi"/>
          <w:szCs w:val="24"/>
        </w:rPr>
        <w:t xml:space="preserve"> </w:t>
      </w:r>
      <w:del w:id="1140" w:author="Felipe Neiva Mundim" w:date="2020-10-29T12:21:00Z">
        <w:r w:rsidRPr="003F395A" w:rsidDel="006C2A2A">
          <w:rPr>
            <w:rFonts w:cstheme="minorHAnsi"/>
            <w:szCs w:val="24"/>
          </w:rPr>
          <w:delText xml:space="preserve">de </w:delText>
        </w:r>
      </w:del>
      <w:r w:rsidRPr="003F395A">
        <w:rPr>
          <w:rFonts w:cstheme="minorHAnsi"/>
          <w:szCs w:val="24"/>
        </w:rPr>
        <w:t>um ano.</w:t>
      </w:r>
    </w:p>
    <w:p w14:paraId="4D3E495E" w14:textId="130BD18F" w:rsidR="00AA724F" w:rsidRPr="003F395A" w:rsidRDefault="00AA724F" w:rsidP="008D6E25">
      <w:pPr>
        <w:spacing w:after="120" w:line="360" w:lineRule="auto"/>
        <w:ind w:firstLine="709"/>
        <w:rPr>
          <w:rFonts w:eastAsiaTheme="minorEastAsia"/>
          <w:szCs w:val="24"/>
        </w:rPr>
      </w:pPr>
      <w:r w:rsidRPr="003F395A">
        <w:rPr>
          <w:rFonts w:eastAsiaTheme="minorEastAsia"/>
          <w:szCs w:val="24"/>
        </w:rPr>
        <w:t xml:space="preserve">Em alguns modelos considerou-se também a presença </w:t>
      </w:r>
      <w:ins w:id="1141" w:author="Felipe Neiva Mundim" w:date="2020-10-29T12:21:00Z">
        <w:r w:rsidR="006C2A2A">
          <w:rPr>
            <w:rFonts w:eastAsiaTheme="minorEastAsia"/>
            <w:szCs w:val="24"/>
          </w:rPr>
          <w:t xml:space="preserve">de </w:t>
        </w:r>
      </w:ins>
      <w:r w:rsidRPr="003F395A">
        <w:rPr>
          <w:rFonts w:eastAsiaTheme="minorEastAsia"/>
          <w:szCs w:val="24"/>
        </w:rPr>
        <w:t xml:space="preserve">efeitos fixos mensais, o que seria a forma de lidar com a possibilidade de sazonalidade nos dados de notificação. A inserção de efeitos fixos nos modelos seria equivalente à inserção de 11 variáveis </w:t>
      </w:r>
      <w:proofErr w:type="spellStart"/>
      <w:r w:rsidRPr="003F395A">
        <w:rPr>
          <w:rFonts w:eastAsiaTheme="minorEastAsia"/>
          <w:i/>
          <w:iCs/>
          <w:szCs w:val="24"/>
        </w:rPr>
        <w:t>dummy</w:t>
      </w:r>
      <w:proofErr w:type="spellEnd"/>
      <w:r w:rsidRPr="003F395A">
        <w:rPr>
          <w:rFonts w:eastAsiaTheme="minorEastAsia"/>
          <w:szCs w:val="24"/>
        </w:rPr>
        <w:t xml:space="preserve"> (e não 12, o que implicaria em colinearidade perfeita) na matriz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Pr="003F395A">
        <w:rPr>
          <w:rFonts w:eastAsiaTheme="minorEastAsia"/>
          <w:szCs w:val="24"/>
        </w:rPr>
        <w:t xml:space="preserve">, cada uma assumindo o valor um </w:t>
      </w:r>
      <w:del w:id="1142" w:author="Felipe Neiva Mundim" w:date="2020-10-29T12:22:00Z">
        <w:r w:rsidRPr="003F395A" w:rsidDel="006C2A2A">
          <w:rPr>
            <w:rFonts w:eastAsiaTheme="minorEastAsia"/>
            <w:szCs w:val="24"/>
          </w:rPr>
          <w:delText>quando do</w:delText>
        </w:r>
      </w:del>
      <w:ins w:id="1143" w:author="Felipe Neiva Mundim" w:date="2020-10-29T12:22:00Z">
        <w:r w:rsidR="006C2A2A">
          <w:rPr>
            <w:rFonts w:eastAsiaTheme="minorEastAsia"/>
            <w:szCs w:val="24"/>
          </w:rPr>
          <w:t>no</w:t>
        </w:r>
      </w:ins>
      <w:r w:rsidRPr="003F395A">
        <w:rPr>
          <w:rFonts w:eastAsiaTheme="minorEastAsia"/>
          <w:szCs w:val="24"/>
        </w:rPr>
        <w:t xml:space="preserve"> respectivo mês de notificação e zero para os demais.</w:t>
      </w:r>
    </w:p>
    <w:p w14:paraId="69917EBA" w14:textId="77777777" w:rsidR="00AA724F" w:rsidRPr="003F395A" w:rsidRDefault="00AA724F" w:rsidP="008D6E25">
      <w:pPr>
        <w:spacing w:after="120" w:line="360" w:lineRule="auto"/>
        <w:ind w:firstLine="709"/>
        <w:rPr>
          <w:rFonts w:eastAsiaTheme="minorEastAsia"/>
          <w:szCs w:val="24"/>
        </w:rPr>
      </w:pPr>
      <w:r w:rsidRPr="003F395A">
        <w:rPr>
          <w:rFonts w:eastAsiaTheme="minorEastAsia"/>
          <w:szCs w:val="24"/>
        </w:rPr>
        <w:t>Isso altera a equação para:</w:t>
      </w:r>
    </w:p>
    <w:p w14:paraId="0DB78EC6" w14:textId="2AC33DFD" w:rsidR="00AA724F" w:rsidRPr="003F395A" w:rsidRDefault="006371BF" w:rsidP="00003A79">
      <w:pPr>
        <w:spacing w:before="360" w:after="360" w:line="360" w:lineRule="auto"/>
        <w:jc w:val="right"/>
        <w:rPr>
          <w:rFonts w:eastAsiaTheme="minorEastAsia"/>
          <w:szCs w:val="24"/>
        </w:rPr>
      </w:pP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Β</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r>
              <w:rPr>
                <w:rFonts w:ascii="Cambria Math" w:eastAsiaTheme="minorEastAsia" w:hAnsi="Cambria Math"/>
                <w:szCs w:val="24"/>
              </w:rPr>
              <m:t>;</m:t>
            </m:r>
            <m:r>
              <m:rPr>
                <m:sty m:val="p"/>
              </m:rP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e>
        </m:d>
      </m:oMath>
      <w:ins w:id="1144" w:author="Felipe Neiva Mundim" w:date="2020-10-29T12:22:00Z">
        <w:r w:rsidR="006C2A2A">
          <w:rPr>
            <w:rFonts w:eastAsiaTheme="minorEastAsia"/>
            <w:szCs w:val="24"/>
          </w:rPr>
          <w:t xml:space="preserve"> </w:t>
        </w:r>
        <w:r w:rsidR="006C2A2A">
          <w:rPr>
            <w:rFonts w:eastAsiaTheme="minorEastAsia"/>
            <w:szCs w:val="24"/>
          </w:rPr>
          <w:tab/>
        </w:r>
        <w:r w:rsidR="006C2A2A">
          <w:rPr>
            <w:rFonts w:eastAsiaTheme="minorEastAsia"/>
            <w:szCs w:val="24"/>
          </w:rPr>
          <w:tab/>
        </w:r>
        <w:r w:rsidR="006C2A2A">
          <w:rPr>
            <w:rFonts w:eastAsiaTheme="minorEastAsia"/>
            <w:szCs w:val="24"/>
          </w:rPr>
          <w:tab/>
        </w:r>
        <w:r w:rsidR="006C2A2A">
          <w:rPr>
            <w:rFonts w:eastAsiaTheme="minorEastAsia"/>
            <w:szCs w:val="24"/>
          </w:rPr>
          <w:tab/>
        </w:r>
        <w:r w:rsidR="006C2A2A">
          <w:rPr>
            <w:rFonts w:eastAsiaTheme="minorEastAsia"/>
            <w:szCs w:val="24"/>
          </w:rPr>
          <w:tab/>
        </w:r>
      </w:ins>
      <w:ins w:id="1145" w:author="Felipe Neiva Mundim" w:date="2020-10-29T12:23:00Z">
        <w:r w:rsidR="006C2A2A">
          <w:rPr>
            <w:rFonts w:eastAsiaTheme="minorEastAsia"/>
            <w:szCs w:val="24"/>
          </w:rPr>
          <w:tab/>
        </w:r>
        <w:r w:rsidR="006C2A2A">
          <w:rPr>
            <w:rFonts w:eastAsiaTheme="minorEastAsia"/>
            <w:szCs w:val="24"/>
          </w:rPr>
          <w:tab/>
        </w:r>
      </w:ins>
      <w:ins w:id="1146" w:author="Felipe Neiva Mundim" w:date="2020-10-29T12:22:00Z">
        <w:r w:rsidR="006C2A2A">
          <w:rPr>
            <w:rFonts w:eastAsiaTheme="minorEastAsia"/>
            <w:szCs w:val="24"/>
          </w:rPr>
          <w:t>(7)</w:t>
        </w:r>
      </w:ins>
    </w:p>
    <w:p w14:paraId="55ECF64E" w14:textId="77777777" w:rsidR="00AA724F" w:rsidRPr="003F395A" w:rsidRDefault="00AA724F" w:rsidP="008D6E25">
      <w:pPr>
        <w:spacing w:after="120" w:line="360" w:lineRule="auto"/>
        <w:ind w:firstLine="709"/>
        <w:rPr>
          <w:rFonts w:eastAsiaTheme="minorEastAsia"/>
          <w:szCs w:val="24"/>
        </w:rPr>
      </w:pPr>
      <w:r w:rsidRPr="003F395A">
        <w:rPr>
          <w:rFonts w:eastAsiaTheme="minorEastAsia"/>
          <w:szCs w:val="24"/>
        </w:rPr>
        <w:t>Onde:</w:t>
      </w:r>
    </w:p>
    <w:p w14:paraId="7EB1E6E6" w14:textId="610C89AD" w:rsidR="00AA724F" w:rsidRPr="003F395A" w:rsidRDefault="006371BF" w:rsidP="00B46B00">
      <w:pPr>
        <w:spacing w:after="120" w:line="360" w:lineRule="auto"/>
        <w:ind w:left="1418" w:hanging="2"/>
        <w:rPr>
          <w:rFonts w:eastAsiaTheme="minorEastAsia"/>
          <w:szCs w:val="24"/>
        </w:rPr>
      </w:pP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00AA724F" w:rsidRPr="003F395A">
        <w:rPr>
          <w:rFonts w:eastAsiaTheme="minorEastAsia"/>
          <w:szCs w:val="24"/>
        </w:rPr>
        <w:t xml:space="preserve">: É a matriz, de </w:t>
      </w:r>
      <m:oMath>
        <m:r>
          <w:rPr>
            <w:rFonts w:ascii="Cambria Math" w:eastAsiaTheme="minorEastAsia" w:hAnsi="Cambria Math"/>
            <w:szCs w:val="24"/>
          </w:rPr>
          <m:t>k</m:t>
        </m:r>
      </m:oMath>
      <w:r w:rsidR="00AA724F" w:rsidRPr="003F395A">
        <w:rPr>
          <w:rFonts w:eastAsiaTheme="minorEastAsia"/>
          <w:szCs w:val="24"/>
        </w:rPr>
        <w:t xml:space="preserve"> colunas, das </w:t>
      </w:r>
      <m:oMath>
        <m:r>
          <w:rPr>
            <w:rFonts w:ascii="Cambria Math" w:eastAsiaTheme="minorEastAsia" w:hAnsi="Cambria Math"/>
            <w:szCs w:val="24"/>
          </w:rPr>
          <m:t>k</m:t>
        </m:r>
      </m:oMath>
      <w:r w:rsidR="00AA724F" w:rsidRPr="003F395A">
        <w:rPr>
          <w:rFonts w:eastAsiaTheme="minorEastAsia"/>
          <w:szCs w:val="24"/>
        </w:rPr>
        <w:t xml:space="preserve"> variáveis de interesse selecionadas para </w:t>
      </w:r>
      <w:del w:id="1147" w:author="Felipe Neiva Mundim" w:date="2020-10-29T12:24:00Z">
        <w:r w:rsidR="00AA724F" w:rsidRPr="003F395A" w:rsidDel="006C2A2A">
          <w:rPr>
            <w:rFonts w:eastAsiaTheme="minorEastAsia"/>
            <w:szCs w:val="24"/>
          </w:rPr>
          <w:delText xml:space="preserve">aquele </w:delText>
        </w:r>
      </w:del>
      <w:ins w:id="1148" w:author="Felipe Neiva Mundim" w:date="2020-10-29T12:24:00Z">
        <w:r w:rsidR="006C2A2A">
          <w:rPr>
            <w:rFonts w:eastAsiaTheme="minorEastAsia"/>
            <w:szCs w:val="24"/>
          </w:rPr>
          <w:t>o</w:t>
        </w:r>
        <w:r w:rsidR="006C2A2A" w:rsidRPr="003F395A">
          <w:rPr>
            <w:rFonts w:eastAsiaTheme="minorEastAsia"/>
            <w:szCs w:val="24"/>
          </w:rPr>
          <w:t xml:space="preserve"> </w:t>
        </w:r>
      </w:ins>
      <w:r w:rsidR="00AA724F" w:rsidRPr="003F395A">
        <w:rPr>
          <w:rFonts w:eastAsiaTheme="minorEastAsia"/>
          <w:szCs w:val="24"/>
        </w:rPr>
        <w:t>modelo, defasadas em 12 meses.</w:t>
      </w:r>
    </w:p>
    <w:p w14:paraId="09F3FA39" w14:textId="0C50D6BB" w:rsidR="00AA724F" w:rsidRPr="003F395A" w:rsidRDefault="00AA724F" w:rsidP="008D6E25">
      <w:pPr>
        <w:spacing w:after="120" w:line="360" w:lineRule="auto"/>
        <w:ind w:firstLine="709"/>
        <w:rPr>
          <w:szCs w:val="24"/>
        </w:rPr>
      </w:pPr>
      <w:r w:rsidRPr="003F395A">
        <w:rPr>
          <w:rFonts w:eastAsiaTheme="minorEastAsia"/>
          <w:szCs w:val="24"/>
        </w:rPr>
        <w:t xml:space="preserve">Por fim, </w:t>
      </w:r>
      <w:del w:id="1149" w:author="Felipe Neiva Mundim" w:date="2020-10-29T12:25:00Z">
        <w:r w:rsidRPr="003F395A" w:rsidDel="006C2A2A">
          <w:rPr>
            <w:rFonts w:eastAsiaTheme="minorEastAsia"/>
            <w:szCs w:val="24"/>
          </w:rPr>
          <w:delText xml:space="preserve">mas não menos importante, </w:delText>
        </w:r>
      </w:del>
      <w:r w:rsidRPr="003F395A">
        <w:rPr>
          <w:rFonts w:eastAsiaTheme="minorEastAsia"/>
          <w:szCs w:val="24"/>
        </w:rPr>
        <w:t xml:space="preserve">as séries constantes dos modelos podem ter natureza de série temporal, sendo assim, buscar-se-á manter na matriz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Pr="003F395A">
        <w:rPr>
          <w:rFonts w:eastAsiaTheme="minorEastAsia"/>
          <w:szCs w:val="24"/>
        </w:rPr>
        <w:t xml:space="preserve"> apenas aquelas que tiverem a mesma ordem de integração da variável explicada. Tal tratamento, como se verá adiante em tópico separado, foi uma forma encontrada para lidar com o problema de regressão espúria.</w:t>
      </w:r>
    </w:p>
    <w:p w14:paraId="6FD30923" w14:textId="18C450A3" w:rsidR="00AA724F" w:rsidRPr="003F395A" w:rsidRDefault="00AA724F" w:rsidP="008D6E25">
      <w:pPr>
        <w:spacing w:after="120" w:line="360" w:lineRule="auto"/>
        <w:ind w:firstLine="709"/>
        <w:rPr>
          <w:szCs w:val="24"/>
        </w:rPr>
      </w:pPr>
      <w:r w:rsidRPr="003F395A">
        <w:rPr>
          <w:szCs w:val="24"/>
        </w:rPr>
        <w:t xml:space="preserve">Tendo determinado os vários modelos possíveis, passa-se à etapa de seleção do </w:t>
      </w:r>
      <w:ins w:id="1150" w:author="Felipe Neiva Mundim" w:date="2020-10-29T12:27:00Z">
        <w:r w:rsidR="00B46B00">
          <w:rPr>
            <w:szCs w:val="24"/>
          </w:rPr>
          <w:t xml:space="preserve">melhor </w:t>
        </w:r>
      </w:ins>
      <w:r w:rsidRPr="003F395A">
        <w:rPr>
          <w:szCs w:val="24"/>
        </w:rPr>
        <w:t>modelo.</w:t>
      </w:r>
    </w:p>
    <w:p w14:paraId="0E1278E8" w14:textId="4BE87B2C" w:rsidR="00AA724F" w:rsidRPr="003F395A" w:rsidRDefault="00B46B00" w:rsidP="008D6E25">
      <w:pPr>
        <w:spacing w:after="120" w:line="360" w:lineRule="auto"/>
        <w:ind w:firstLine="709"/>
        <w:rPr>
          <w:szCs w:val="24"/>
        </w:rPr>
      </w:pPr>
      <w:ins w:id="1151" w:author="Felipe Neiva Mundim" w:date="2020-10-29T12:27:00Z">
        <w:r>
          <w:rPr>
            <w:szCs w:val="24"/>
          </w:rPr>
          <w:t xml:space="preserve">Conforme mencionado anteriormente, </w:t>
        </w:r>
      </w:ins>
      <w:r w:rsidRPr="003F395A">
        <w:rPr>
          <w:szCs w:val="24"/>
        </w:rPr>
        <w:t xml:space="preserve">o </w:t>
      </w:r>
      <w:r w:rsidR="00AA724F" w:rsidRPr="003F395A">
        <w:rPr>
          <w:szCs w:val="24"/>
        </w:rPr>
        <w:t xml:space="preserve">método </w:t>
      </w:r>
      <w:del w:id="1152" w:author="Felipe Neiva Mundim" w:date="2020-10-29T12:28:00Z">
        <w:r w:rsidR="00AA724F" w:rsidRPr="003F395A" w:rsidDel="00B46B00">
          <w:rPr>
            <w:szCs w:val="24"/>
          </w:rPr>
          <w:delText xml:space="preserve">aqui </w:delText>
        </w:r>
      </w:del>
      <w:r w:rsidR="00AA724F" w:rsidRPr="003F395A">
        <w:rPr>
          <w:szCs w:val="24"/>
        </w:rPr>
        <w:t>aplicado é o de validação cruzada de séries de tempo (</w:t>
      </w:r>
      <w:r w:rsidR="00AA724F" w:rsidRPr="003F395A">
        <w:rPr>
          <w:i/>
          <w:iCs/>
          <w:szCs w:val="24"/>
        </w:rPr>
        <w:t xml:space="preserve">time series </w:t>
      </w:r>
      <w:proofErr w:type="spellStart"/>
      <w:r w:rsidR="00AA724F" w:rsidRPr="003F395A">
        <w:rPr>
          <w:i/>
          <w:iCs/>
          <w:szCs w:val="24"/>
        </w:rPr>
        <w:t>cross-validation</w:t>
      </w:r>
      <w:proofErr w:type="spellEnd"/>
      <w:r w:rsidR="00AA724F" w:rsidRPr="003F395A">
        <w:rPr>
          <w:szCs w:val="24"/>
        </w:rPr>
        <w:t xml:space="preserve">) descrito em </w:t>
      </w:r>
      <w:proofErr w:type="spellStart"/>
      <w:r w:rsidR="00AA724F" w:rsidRPr="003F395A">
        <w:rPr>
          <w:rStyle w:val="nfase"/>
          <w:szCs w:val="24"/>
        </w:rPr>
        <w:t>Forecasting</w:t>
      </w:r>
      <w:proofErr w:type="spellEnd"/>
      <w:r w:rsidR="00AA724F" w:rsidRPr="003F395A">
        <w:rPr>
          <w:rStyle w:val="nfase"/>
          <w:szCs w:val="24"/>
        </w:rPr>
        <w:t xml:space="preserve">: </w:t>
      </w:r>
      <w:proofErr w:type="spellStart"/>
      <w:r w:rsidR="00AA724F" w:rsidRPr="003F395A">
        <w:rPr>
          <w:rStyle w:val="nfase"/>
          <w:szCs w:val="24"/>
        </w:rPr>
        <w:t>principles</w:t>
      </w:r>
      <w:proofErr w:type="spellEnd"/>
      <w:r w:rsidR="00AA724F" w:rsidRPr="003F395A">
        <w:rPr>
          <w:rStyle w:val="nfase"/>
          <w:szCs w:val="24"/>
        </w:rPr>
        <w:t xml:space="preserve"> </w:t>
      </w:r>
      <w:proofErr w:type="spellStart"/>
      <w:r w:rsidR="00AA724F" w:rsidRPr="003F395A">
        <w:rPr>
          <w:rStyle w:val="nfase"/>
          <w:szCs w:val="24"/>
        </w:rPr>
        <w:t>and</w:t>
      </w:r>
      <w:proofErr w:type="spellEnd"/>
      <w:r w:rsidR="00AA724F" w:rsidRPr="003F395A">
        <w:rPr>
          <w:rStyle w:val="nfase"/>
          <w:szCs w:val="24"/>
        </w:rPr>
        <w:t xml:space="preserve"> </w:t>
      </w:r>
      <w:proofErr w:type="spellStart"/>
      <w:r w:rsidR="00AA724F" w:rsidRPr="003F395A">
        <w:rPr>
          <w:rStyle w:val="nfase"/>
          <w:szCs w:val="24"/>
        </w:rPr>
        <w:t>practice</w:t>
      </w:r>
      <w:proofErr w:type="spellEnd"/>
      <w:r w:rsidR="00AA724F" w:rsidRPr="003F395A">
        <w:rPr>
          <w:szCs w:val="24"/>
        </w:rPr>
        <w:t xml:space="preserve"> </w:t>
      </w:r>
      <w:del w:id="1153" w:author="Felipe Neiva Mundim" w:date="2020-10-29T12:28:00Z">
        <w:r w:rsidR="00AA724F" w:rsidRPr="003F395A" w:rsidDel="00B46B00">
          <w:rPr>
            <w:szCs w:val="24"/>
          </w:rPr>
          <w:delText xml:space="preserve">de </w:delText>
        </w:r>
      </w:del>
      <w:ins w:id="1154" w:author="Felipe Neiva Mundim" w:date="2020-10-29T12:28:00Z">
        <w:r>
          <w:rPr>
            <w:szCs w:val="24"/>
          </w:rPr>
          <w:t>por</w:t>
        </w:r>
        <w:r w:rsidRPr="003F395A">
          <w:rPr>
            <w:szCs w:val="24"/>
          </w:rPr>
          <w:t xml:space="preserve"> </w:t>
        </w:r>
      </w:ins>
      <w:proofErr w:type="spellStart"/>
      <w:r w:rsidR="00AA724F" w:rsidRPr="003F395A">
        <w:rPr>
          <w:szCs w:val="24"/>
        </w:rPr>
        <w:t>Hyndman</w:t>
      </w:r>
      <w:proofErr w:type="spellEnd"/>
      <w:r w:rsidR="00AA724F" w:rsidRPr="003F395A">
        <w:rPr>
          <w:szCs w:val="24"/>
        </w:rPr>
        <w:t xml:space="preserve"> &amp; </w:t>
      </w:r>
      <w:proofErr w:type="spellStart"/>
      <w:r w:rsidR="00AA724F" w:rsidRPr="003F395A">
        <w:rPr>
          <w:szCs w:val="24"/>
        </w:rPr>
        <w:t>Athanasopoulos</w:t>
      </w:r>
      <w:proofErr w:type="spellEnd"/>
      <w:r w:rsidR="00AA724F" w:rsidRPr="003F395A">
        <w:rPr>
          <w:szCs w:val="24"/>
        </w:rPr>
        <w:t xml:space="preserve"> (2018).</w:t>
      </w:r>
    </w:p>
    <w:p w14:paraId="75B5130D" w14:textId="3BA791D9" w:rsidR="00AA724F" w:rsidRPr="003F395A" w:rsidRDefault="00AA724F" w:rsidP="008D6E25">
      <w:pPr>
        <w:spacing w:after="120" w:line="360" w:lineRule="auto"/>
        <w:ind w:firstLine="709"/>
        <w:rPr>
          <w:szCs w:val="24"/>
        </w:rPr>
      </w:pPr>
      <w:r w:rsidRPr="003F395A">
        <w:rPr>
          <w:szCs w:val="24"/>
        </w:rPr>
        <w:lastRenderedPageBreak/>
        <w:t>Intuitivamente o que se busca fazer aqui é encontrar alguma forma de pontuar cada um dos modelos determinados no passo anterior para então selecionar aquele que melhor realiza previsões.</w:t>
      </w:r>
    </w:p>
    <w:p w14:paraId="3EA8D175" w14:textId="077BFB02" w:rsidR="00AA724F" w:rsidRPr="003F395A" w:rsidRDefault="00AA724F" w:rsidP="008D6E25">
      <w:pPr>
        <w:spacing w:after="120" w:line="360" w:lineRule="auto"/>
        <w:ind w:firstLine="709"/>
        <w:rPr>
          <w:szCs w:val="24"/>
        </w:rPr>
      </w:pPr>
      <w:r w:rsidRPr="003F395A">
        <w:rPr>
          <w:szCs w:val="24"/>
        </w:rPr>
        <w:t>Sobre a avaliação de previsões</w:t>
      </w:r>
      <w:ins w:id="1155" w:author="Felipe Neiva Mundim" w:date="2020-10-29T12:29:00Z">
        <w:r w:rsidR="00B46B00">
          <w:rPr>
            <w:szCs w:val="24"/>
          </w:rPr>
          <w:t>,</w:t>
        </w:r>
      </w:ins>
      <w:r w:rsidRPr="003F395A">
        <w:rPr>
          <w:szCs w:val="24"/>
        </w:rPr>
        <w:t xml:space="preserve"> </w:t>
      </w:r>
      <w:proofErr w:type="spellStart"/>
      <w:r w:rsidRPr="003F395A">
        <w:rPr>
          <w:szCs w:val="24"/>
        </w:rPr>
        <w:t>Hyndman</w:t>
      </w:r>
      <w:proofErr w:type="spellEnd"/>
      <w:r w:rsidRPr="003F395A">
        <w:rPr>
          <w:szCs w:val="24"/>
        </w:rPr>
        <w:t xml:space="preserve"> &amp; </w:t>
      </w:r>
      <w:proofErr w:type="spellStart"/>
      <w:r w:rsidRPr="003F395A">
        <w:rPr>
          <w:szCs w:val="24"/>
        </w:rPr>
        <w:t>Athanasopoulos</w:t>
      </w:r>
      <w:proofErr w:type="spellEnd"/>
      <w:r w:rsidRPr="003F395A">
        <w:rPr>
          <w:szCs w:val="24"/>
        </w:rPr>
        <w:t xml:space="preserve"> (2018), </w:t>
      </w:r>
      <w:ins w:id="1156" w:author="Felipe Neiva Mundim" w:date="2020-10-29T12:29:00Z">
        <w:r w:rsidR="00B46B00">
          <w:rPr>
            <w:szCs w:val="24"/>
          </w:rPr>
          <w:t xml:space="preserve">na </w:t>
        </w:r>
      </w:ins>
      <w:r w:rsidRPr="003F395A">
        <w:rPr>
          <w:szCs w:val="24"/>
        </w:rPr>
        <w:t>seção 3.4</w:t>
      </w:r>
      <w:del w:id="1157" w:author="Felipe Neiva Mundim" w:date="2020-10-29T12:30:00Z">
        <w:r w:rsidRPr="003F395A" w:rsidDel="00B46B00">
          <w:rPr>
            <w:szCs w:val="24"/>
          </w:rPr>
          <w:delText>,</w:delText>
        </w:r>
      </w:del>
      <w:r w:rsidRPr="003F395A">
        <w:rPr>
          <w:szCs w:val="24"/>
        </w:rPr>
        <w:t xml:space="preserve"> </w:t>
      </w:r>
      <w:del w:id="1158" w:author="Felipe Neiva Mundim" w:date="2020-10-29T12:30:00Z">
        <w:r w:rsidRPr="003F395A" w:rsidDel="00B46B00">
          <w:rPr>
            <w:szCs w:val="24"/>
          </w:rPr>
          <w:delText>no</w:delText>
        </w:r>
      </w:del>
      <w:ins w:id="1159" w:author="Felipe Neiva Mundim" w:date="2020-10-29T12:30:00Z">
        <w:r w:rsidR="00B46B00">
          <w:rPr>
            <w:szCs w:val="24"/>
          </w:rPr>
          <w:t>do</w:t>
        </w:r>
      </w:ins>
      <w:r w:rsidRPr="003F395A">
        <w:rPr>
          <w:szCs w:val="24"/>
        </w:rPr>
        <w:t xml:space="preserve"> tópico </w:t>
      </w:r>
      <w:del w:id="1160" w:author="Felipe Neiva Mundim" w:date="2020-10-29T12:30:00Z">
        <w:r w:rsidRPr="003F395A" w:rsidDel="00B46B00">
          <w:rPr>
            <w:szCs w:val="24"/>
          </w:rPr>
          <w:delText>“</w:delText>
        </w:r>
      </w:del>
      <w:r w:rsidRPr="003F395A">
        <w:rPr>
          <w:i/>
          <w:iCs/>
          <w:szCs w:val="24"/>
        </w:rPr>
        <w:t xml:space="preserve">Training </w:t>
      </w:r>
      <w:proofErr w:type="spellStart"/>
      <w:r w:rsidRPr="003F395A">
        <w:rPr>
          <w:i/>
          <w:iCs/>
          <w:szCs w:val="24"/>
        </w:rPr>
        <w:t>and</w:t>
      </w:r>
      <w:proofErr w:type="spellEnd"/>
      <w:r w:rsidRPr="003F395A">
        <w:rPr>
          <w:i/>
          <w:iCs/>
          <w:szCs w:val="24"/>
        </w:rPr>
        <w:t xml:space="preserve"> </w:t>
      </w:r>
      <w:proofErr w:type="spellStart"/>
      <w:r w:rsidRPr="003F395A">
        <w:rPr>
          <w:i/>
          <w:iCs/>
          <w:szCs w:val="24"/>
        </w:rPr>
        <w:t>test</w:t>
      </w:r>
      <w:proofErr w:type="spellEnd"/>
      <w:r w:rsidRPr="003F395A">
        <w:rPr>
          <w:i/>
          <w:iCs/>
          <w:szCs w:val="24"/>
        </w:rPr>
        <w:t xml:space="preserve"> sets</w:t>
      </w:r>
      <w:del w:id="1161" w:author="Felipe Neiva Mundim" w:date="2020-10-29T12:30:00Z">
        <w:r w:rsidRPr="003F395A" w:rsidDel="00B46B00">
          <w:rPr>
            <w:szCs w:val="24"/>
          </w:rPr>
          <w:delText>”</w:delText>
        </w:r>
      </w:del>
      <w:r w:rsidRPr="003F395A">
        <w:rPr>
          <w:szCs w:val="24"/>
        </w:rPr>
        <w:t>, destacam:</w:t>
      </w:r>
    </w:p>
    <w:p w14:paraId="6D785988" w14:textId="3FBD32CD" w:rsidR="00AA724F" w:rsidRPr="008D6E25" w:rsidRDefault="00B91103" w:rsidP="00585E15">
      <w:pPr>
        <w:spacing w:after="120" w:line="240" w:lineRule="auto"/>
        <w:ind w:left="1984"/>
        <w:rPr>
          <w:sz w:val="20"/>
          <w:szCs w:val="24"/>
        </w:rPr>
      </w:pPr>
      <w:ins w:id="1162" w:author="Felipe Neiva Mundim" w:date="2020-10-26T11:31:00Z">
        <w:r w:rsidRPr="008D6E25">
          <w:rPr>
            <w:sz w:val="20"/>
            <w:szCs w:val="24"/>
          </w:rPr>
          <w:t>É importante avaliar a precisão das previsões usando previsões genuínas. Consequentemente, o tamanho dos resíduos</w:t>
        </w:r>
      </w:ins>
      <w:del w:id="1163" w:author="Felipe Neiva Mundim" w:date="2020-10-26T11:31:00Z">
        <w:r w:rsidR="00AA724F" w:rsidRPr="008D6E25" w:rsidDel="00B91103">
          <w:rPr>
            <w:sz w:val="20"/>
            <w:szCs w:val="24"/>
          </w:rPr>
          <w:delText>It is important to evaluate forecast accuracy using genuine forecasts. Consequently, the size of the residuals</w:delText>
        </w:r>
      </w:del>
      <w:r w:rsidR="00AA724F" w:rsidRPr="00585E15">
        <w:rPr>
          <w:rStyle w:val="Refdenotaderodap"/>
          <w:sz w:val="20"/>
          <w:szCs w:val="24"/>
          <w:lang w:val="en-US"/>
        </w:rPr>
        <w:footnoteReference w:id="15"/>
      </w:r>
      <w:r w:rsidR="00AA724F" w:rsidRPr="00585E15">
        <w:rPr>
          <w:sz w:val="20"/>
          <w:szCs w:val="24"/>
        </w:rPr>
        <w:t xml:space="preserve"> </w:t>
      </w:r>
      <w:ins w:id="1165" w:author="Felipe Neiva Mundim" w:date="2020-10-26T11:31:00Z">
        <w:r w:rsidRPr="00585E15">
          <w:rPr>
            <w:sz w:val="20"/>
            <w:szCs w:val="24"/>
          </w:rPr>
          <w:t xml:space="preserve">não é uma indicação confiável de quão grandes os </w:t>
        </w:r>
        <w:r w:rsidRPr="008D6E25">
          <w:rPr>
            <w:sz w:val="20"/>
            <w:szCs w:val="24"/>
          </w:rPr>
          <w:t xml:space="preserve">verdadeiros </w:t>
        </w:r>
        <w:r w:rsidRPr="00585E15">
          <w:rPr>
            <w:sz w:val="20"/>
            <w:szCs w:val="24"/>
          </w:rPr>
          <w:t>erros de previsão podem ser. A precisão das previsões só pode ser determinada considerando o desempenho de um modelo em novos dados que não foram us</w:t>
        </w:r>
        <w:r w:rsidR="001F75E0" w:rsidRPr="002F4C3B">
          <w:rPr>
            <w:sz w:val="20"/>
            <w:szCs w:val="24"/>
          </w:rPr>
          <w:t>ados durante o ajuste do modelo</w:t>
        </w:r>
      </w:ins>
      <w:del w:id="1166" w:author="Felipe Neiva Mundim" w:date="2020-10-26T11:31:00Z">
        <w:r w:rsidR="00AA724F" w:rsidRPr="008D6E25" w:rsidDel="00B91103">
          <w:rPr>
            <w:sz w:val="20"/>
            <w:szCs w:val="24"/>
          </w:rPr>
          <w:delText>is not a reliable indication of how large true forecast errors are likely to be. The accuracy of forecasts can only be determined by considering how well a model performs on new data that were not used when fitting the model</w:delText>
        </w:r>
      </w:del>
      <w:r w:rsidR="00AA724F" w:rsidRPr="008D6E25">
        <w:rPr>
          <w:sz w:val="20"/>
          <w:szCs w:val="24"/>
        </w:rPr>
        <w:t>.</w:t>
      </w:r>
    </w:p>
    <w:p w14:paraId="3D0FA30E" w14:textId="36CA2907" w:rsidR="00AA724F" w:rsidRPr="00585E15" w:rsidRDefault="00B91103" w:rsidP="00585E15">
      <w:pPr>
        <w:spacing w:after="120" w:line="240" w:lineRule="auto"/>
        <w:ind w:left="1984"/>
        <w:rPr>
          <w:sz w:val="20"/>
          <w:szCs w:val="24"/>
        </w:rPr>
      </w:pPr>
      <w:ins w:id="1167" w:author="Felipe Neiva Mundim" w:date="2020-10-26T11:48:00Z">
        <w:r w:rsidRPr="008D6E25">
          <w:rPr>
            <w:sz w:val="20"/>
            <w:szCs w:val="24"/>
          </w:rPr>
          <w:t xml:space="preserve">Ao escolher modelos, é prática comum separar os dados disponíveis em duas partes, dados de </w:t>
        </w:r>
        <w:r w:rsidRPr="008D6E25">
          <w:rPr>
            <w:b/>
            <w:sz w:val="20"/>
            <w:szCs w:val="24"/>
          </w:rPr>
          <w:t>treinamento</w:t>
        </w:r>
        <w:r w:rsidRPr="00585E15">
          <w:rPr>
            <w:sz w:val="20"/>
            <w:szCs w:val="24"/>
          </w:rPr>
          <w:t xml:space="preserve"> e </w:t>
        </w:r>
        <w:r w:rsidRPr="00585E15">
          <w:rPr>
            <w:b/>
            <w:sz w:val="20"/>
            <w:szCs w:val="24"/>
          </w:rPr>
          <w:t>teste</w:t>
        </w:r>
        <w:r w:rsidRPr="00585E15">
          <w:rPr>
            <w:sz w:val="20"/>
            <w:szCs w:val="24"/>
          </w:rPr>
          <w:t xml:space="preserve">, onde os dados de treinamento são usados para estimar </w:t>
        </w:r>
        <w:r w:rsidR="001F75E0" w:rsidRPr="00585E15">
          <w:rPr>
            <w:sz w:val="20"/>
            <w:szCs w:val="24"/>
          </w:rPr>
          <w:t>os</w:t>
        </w:r>
        <w:r w:rsidRPr="00585E15">
          <w:rPr>
            <w:sz w:val="20"/>
            <w:szCs w:val="24"/>
          </w:rPr>
          <w:t xml:space="preserve"> parâmetros de um método de previsão e os dados de teste são usados para avaliar sua precisão. Como os dados de teste não são usados para determinar as previsões, eles devem fornecer uma indicação confiável de quão bem o modelo provavelmente fará as previsões com base nos novos da</w:t>
        </w:r>
        <w:r w:rsidR="001F75E0" w:rsidRPr="00585E15">
          <w:rPr>
            <w:sz w:val="20"/>
            <w:szCs w:val="24"/>
          </w:rPr>
          <w:t>dos</w:t>
        </w:r>
      </w:ins>
      <w:del w:id="1168" w:author="Felipe Neiva Mundim" w:date="2020-10-26T11:48:00Z">
        <w:r w:rsidR="00AA724F" w:rsidRPr="00585E15" w:rsidDel="00B91103">
          <w:rPr>
            <w:sz w:val="20"/>
            <w:szCs w:val="24"/>
          </w:rPr>
          <w:delText xml:space="preserve">When choosing models, it is common practice to separate the available data into two portions, </w:delText>
        </w:r>
        <w:r w:rsidR="00AA724F" w:rsidRPr="00585E15" w:rsidDel="00B91103">
          <w:rPr>
            <w:b/>
            <w:bCs/>
            <w:sz w:val="20"/>
            <w:szCs w:val="24"/>
          </w:rPr>
          <w:delText>training</w:delText>
        </w:r>
        <w:r w:rsidR="00AA724F" w:rsidRPr="00585E15" w:rsidDel="00B91103">
          <w:rPr>
            <w:sz w:val="20"/>
            <w:szCs w:val="24"/>
          </w:rPr>
          <w:delText xml:space="preserve"> and </w:delText>
        </w:r>
        <w:r w:rsidR="00AA724F" w:rsidRPr="00585E15" w:rsidDel="00B91103">
          <w:rPr>
            <w:b/>
            <w:bCs/>
            <w:sz w:val="20"/>
            <w:szCs w:val="24"/>
          </w:rPr>
          <w:delText>test</w:delText>
        </w:r>
        <w:r w:rsidR="00AA724F" w:rsidRPr="00585E15" w:rsidDel="00B91103">
          <w:rPr>
            <w:sz w:val="20"/>
            <w:szCs w:val="24"/>
          </w:rPr>
          <w:delText xml:space="preserve"> data, where the training data is used to estimate any parameters of a forecasting method and the test data is used to evaluate its accuracy. Because the test data is not used in determining the forecasts, it should provide a reliable indication of how well the model is likely to forecast on new data</w:delText>
        </w:r>
      </w:del>
      <w:r w:rsidR="00AA724F" w:rsidRPr="00585E15">
        <w:rPr>
          <w:sz w:val="20"/>
          <w:szCs w:val="24"/>
        </w:rPr>
        <w:t>.</w:t>
      </w:r>
      <w:ins w:id="1169" w:author="Felipe Neiva Mundim" w:date="2020-10-30T12:22:00Z">
        <w:r w:rsidR="00EA5198" w:rsidRPr="00EA5198">
          <w:t xml:space="preserve"> </w:t>
        </w:r>
      </w:ins>
      <w:ins w:id="1170" w:author="Felipe Neiva Mundim" w:date="2020-10-30T12:23:00Z">
        <w:r w:rsidR="00EA5198">
          <w:t>(</w:t>
        </w:r>
      </w:ins>
      <w:ins w:id="1171" w:author="Felipe Neiva Mundim" w:date="2020-10-30T12:22:00Z">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p>
    <w:p w14:paraId="1BEF1240" w14:textId="53927F15" w:rsidR="00AA724F" w:rsidRPr="003F395A" w:rsidRDefault="00AA724F" w:rsidP="00585E15">
      <w:pPr>
        <w:spacing w:after="120" w:line="360" w:lineRule="auto"/>
        <w:ind w:firstLine="709"/>
        <w:rPr>
          <w:szCs w:val="24"/>
        </w:rPr>
      </w:pPr>
      <w:del w:id="1172" w:author="Felipe Neiva Mundim" w:date="2020-10-29T12:34:00Z">
        <w:r w:rsidRPr="003F395A" w:rsidDel="00B46B00">
          <w:rPr>
            <w:szCs w:val="24"/>
          </w:rPr>
          <w:delText>Apenas para a finalidade de compreensão do exercício</w:delText>
        </w:r>
      </w:del>
      <w:ins w:id="1173" w:author="Felipe Neiva Mundim" w:date="2020-10-29T12:34:00Z">
        <w:r w:rsidR="00B46B00">
          <w:rPr>
            <w:szCs w:val="24"/>
          </w:rPr>
          <w:t>À título de exemplificação</w:t>
        </w:r>
      </w:ins>
      <w:r w:rsidRPr="003F395A">
        <w:rPr>
          <w:szCs w:val="24"/>
        </w:rPr>
        <w:t xml:space="preserve">, supõe-se que a base de dados foi dividida em duas: parte dela, chamada de base de treino, vai de janeiro de 2014 a dezembro de 2017, </w:t>
      </w:r>
      <w:proofErr w:type="gramStart"/>
      <w:r w:rsidRPr="003F395A">
        <w:rPr>
          <w:szCs w:val="24"/>
        </w:rPr>
        <w:t>enquanto que</w:t>
      </w:r>
      <w:proofErr w:type="gramEnd"/>
      <w:r w:rsidRPr="003F395A">
        <w:rPr>
          <w:szCs w:val="24"/>
        </w:rPr>
        <w:t xml:space="preserve"> a outra parte, a base de validação, vai de janeiro de 2018 a dezembro de 2018.</w:t>
      </w:r>
    </w:p>
    <w:p w14:paraId="3D9BE3A3" w14:textId="365221BE" w:rsidR="00AA724F" w:rsidRPr="003F395A" w:rsidRDefault="00AA724F" w:rsidP="00585E15">
      <w:pPr>
        <w:spacing w:after="120" w:line="360" w:lineRule="auto"/>
        <w:ind w:firstLine="709"/>
        <w:rPr>
          <w:szCs w:val="24"/>
        </w:rPr>
      </w:pPr>
      <w:r w:rsidRPr="003F395A">
        <w:rPr>
          <w:szCs w:val="24"/>
        </w:rPr>
        <w:t xml:space="preserve">A regressão de um modelo arbitrário </w:t>
      </w:r>
      <m:oMath>
        <m:r>
          <w:rPr>
            <w:rFonts w:ascii="Cambria Math" w:hAnsi="Cambria Math"/>
            <w:szCs w:val="24"/>
          </w:rPr>
          <m:t>j</m:t>
        </m:r>
      </m:oMath>
      <w:r w:rsidRPr="003F395A">
        <w:rPr>
          <w:szCs w:val="24"/>
        </w:rPr>
        <w:t xml:space="preserve"> sob a base de dados de treino </w:t>
      </w:r>
      <w:del w:id="1174" w:author="Felipe Neiva Mundim" w:date="2020-10-29T12:35:00Z">
        <w:r w:rsidRPr="003F395A" w:rsidDel="00B46B00">
          <w:rPr>
            <w:szCs w:val="24"/>
          </w:rPr>
          <w:delText>nos permitirá</w:delText>
        </w:r>
      </w:del>
      <w:ins w:id="1175" w:author="Felipe Neiva Mundim" w:date="2020-10-29T12:35:00Z">
        <w:r w:rsidR="00B46B00">
          <w:rPr>
            <w:szCs w:val="24"/>
          </w:rPr>
          <w:t>permite</w:t>
        </w:r>
      </w:ins>
      <w:r w:rsidRPr="003F395A">
        <w:rPr>
          <w:szCs w:val="24"/>
        </w:rPr>
        <w:t xml:space="preserve"> estimar os valores de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oMath>
      <w:r w:rsidRPr="003F395A">
        <w:rPr>
          <w:szCs w:val="24"/>
        </w:rPr>
        <w:t xml:space="preserve"> para os doze meses seguintes a dezembro de 2017, ou seja, o seguinte conjunto de estimativas:</w:t>
      </w:r>
    </w:p>
    <w:p w14:paraId="2078BB82" w14:textId="525BBC2B" w:rsidR="00AA724F" w:rsidRPr="003F395A" w:rsidRDefault="006371BF" w:rsidP="00003A79">
      <w:pPr>
        <w:spacing w:before="360" w:after="360" w:line="360" w:lineRule="auto"/>
        <w:jc w:val="right"/>
        <w:rPr>
          <w:rFonts w:eastAsiaTheme="minorEastAsia"/>
          <w:szCs w:val="24"/>
        </w:rPr>
      </w:pPr>
      <m:oMath>
        <m:d>
          <m:dPr>
            <m:begChr m:val="{"/>
            <m:endChr m:val="}"/>
            <m:ctrlPr>
              <w:rPr>
                <w:rFonts w:ascii="Cambria Math" w:hAnsi="Cambria Math"/>
                <w:i/>
                <w:szCs w:val="24"/>
              </w:rPr>
            </m:ctrlPr>
          </m:dPr>
          <m:e>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01/18</m:t>
                </m:r>
              </m:sub>
              <m:sup>
                <m:r>
                  <w:rPr>
                    <w:rFonts w:ascii="Cambria Math" w:hAnsi="Cambria Math"/>
                    <w:szCs w:val="24"/>
                  </w:rPr>
                  <m:t>j,12/17</m:t>
                </m:r>
              </m:sup>
            </m:sSubSup>
            <m:r>
              <w:rPr>
                <w:rFonts w:ascii="Cambria Math" w:hAnsi="Cambria Math"/>
                <w:szCs w:val="24"/>
              </w:rPr>
              <m:t>,</m:t>
            </m:r>
            <m:r>
              <w:rPr>
                <w:rFonts w:ascii="Cambria Math" w:eastAsiaTheme="minorEastAsia" w:hAnsi="Cambria Math"/>
                <w:szCs w:val="24"/>
              </w:rPr>
              <m:t xml:space="preserve"> </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02/18</m:t>
                </m:r>
              </m:sub>
              <m:sup>
                <m:r>
                  <w:rPr>
                    <w:rFonts w:ascii="Cambria Math" w:hAnsi="Cambria Math"/>
                    <w:szCs w:val="24"/>
                  </w:rPr>
                  <m:t>j,12/17</m:t>
                </m:r>
              </m:sup>
            </m:sSubSup>
            <m:r>
              <w:rPr>
                <w:rFonts w:ascii="Cambria Math" w:hAnsi="Cambria Math"/>
                <w:szCs w:val="24"/>
              </w:rPr>
              <m:t>, …,</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12/18</m:t>
                </m:r>
              </m:sub>
              <m:sup>
                <m:r>
                  <w:rPr>
                    <w:rFonts w:ascii="Cambria Math" w:hAnsi="Cambria Math"/>
                    <w:szCs w:val="24"/>
                  </w:rPr>
                  <m:t>j,12/17</m:t>
                </m:r>
              </m:sup>
            </m:sSubSup>
          </m:e>
        </m:d>
      </m:oMath>
      <w:ins w:id="1176" w:author="Felipe Neiva Mundim" w:date="2020-10-29T12:39:00Z">
        <w:r w:rsidR="00574EF6">
          <w:rPr>
            <w:rFonts w:eastAsiaTheme="minorEastAsia"/>
            <w:szCs w:val="24"/>
          </w:rPr>
          <w:t xml:space="preserve"> </w:t>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t>(8)</w:t>
        </w:r>
      </w:ins>
    </w:p>
    <w:p w14:paraId="5DB9E864" w14:textId="77777777" w:rsidR="00B46B00" w:rsidRDefault="00AA724F" w:rsidP="00585E15">
      <w:pPr>
        <w:spacing w:after="120" w:line="360" w:lineRule="auto"/>
        <w:ind w:firstLine="709"/>
        <w:rPr>
          <w:ins w:id="1177" w:author="Felipe Neiva Mundim" w:date="2020-10-29T12:35:00Z"/>
          <w:rFonts w:eastAsiaTheme="minorEastAsia"/>
          <w:szCs w:val="24"/>
        </w:rPr>
      </w:pPr>
      <w:r w:rsidRPr="003F395A">
        <w:rPr>
          <w:rFonts w:eastAsiaTheme="minorEastAsia"/>
          <w:szCs w:val="24"/>
        </w:rPr>
        <w:t>Onde</w:t>
      </w:r>
      <w:ins w:id="1178" w:author="Felipe Neiva Mundim" w:date="2020-10-29T12:35:00Z">
        <w:r w:rsidR="00B46B00">
          <w:rPr>
            <w:rFonts w:eastAsiaTheme="minorEastAsia"/>
            <w:szCs w:val="24"/>
          </w:rPr>
          <w:t>:</w:t>
        </w:r>
      </w:ins>
      <w:r w:rsidRPr="003F395A">
        <w:rPr>
          <w:rFonts w:eastAsiaTheme="minorEastAsia"/>
          <w:szCs w:val="24"/>
        </w:rPr>
        <w:t xml:space="preserve"> </w:t>
      </w:r>
    </w:p>
    <w:p w14:paraId="52BE3527" w14:textId="7B983212" w:rsidR="00AA724F" w:rsidRPr="003F395A" w:rsidRDefault="006371BF" w:rsidP="00B46B00">
      <w:pPr>
        <w:spacing w:after="120" w:line="360" w:lineRule="auto"/>
        <w:ind w:left="1418" w:hanging="2"/>
        <w:rPr>
          <w:szCs w:val="24"/>
        </w:rPr>
      </w:pPr>
      <m:oMath>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oMath>
      <w:r w:rsidR="00AA724F" w:rsidRPr="003F395A">
        <w:rPr>
          <w:rFonts w:eastAsiaTheme="minorEastAsia"/>
          <w:szCs w:val="24"/>
        </w:rPr>
        <w:t xml:space="preserve"> é o valor estimado pelo modelo </w:t>
      </w:r>
      <w:r w:rsidR="00AA724F" w:rsidRPr="003F395A">
        <w:rPr>
          <w:rFonts w:eastAsiaTheme="minorEastAsia"/>
          <w:i/>
          <w:iCs/>
          <w:szCs w:val="24"/>
        </w:rPr>
        <w:t>j</w:t>
      </w:r>
      <w:r w:rsidR="00AA724F" w:rsidRPr="003F395A">
        <w:rPr>
          <w:rFonts w:eastAsiaTheme="minorEastAsia"/>
          <w:szCs w:val="24"/>
        </w:rPr>
        <w:t xml:space="preserve"> de número de </w:t>
      </w:r>
      <w:del w:id="1179" w:author="Felipe Neiva Mundim" w:date="2020-10-29T12:36:00Z">
        <w:r w:rsidR="00AA724F" w:rsidRPr="003F395A" w:rsidDel="00574EF6">
          <w:rPr>
            <w:rFonts w:eastAsiaTheme="minorEastAsia"/>
            <w:szCs w:val="24"/>
          </w:rPr>
          <w:delText>atos de concentração</w:delText>
        </w:r>
      </w:del>
      <w:ins w:id="1180" w:author="Felipe Neiva Mundim" w:date="2020-10-29T12:36:00Z">
        <w:r w:rsidR="00574EF6">
          <w:rPr>
            <w:rFonts w:eastAsiaTheme="minorEastAsia"/>
            <w:szCs w:val="24"/>
          </w:rPr>
          <w:t>AC</w:t>
        </w:r>
      </w:ins>
      <w:r w:rsidR="00AA724F" w:rsidRPr="003F395A">
        <w:rPr>
          <w:rFonts w:eastAsiaTheme="minorEastAsia"/>
          <w:szCs w:val="24"/>
        </w:rPr>
        <w:t xml:space="preserve">, no período </w:t>
      </w:r>
      <m:oMath>
        <m:r>
          <w:rPr>
            <w:rFonts w:ascii="Cambria Math" w:eastAsiaTheme="minorEastAsia" w:hAnsi="Cambria Math"/>
            <w:szCs w:val="24"/>
          </w:rPr>
          <m:t>t</m:t>
        </m:r>
        <m:r>
          <w:rPr>
            <w:rStyle w:val="Refdenotaderodap"/>
            <w:rFonts w:ascii="Cambria Math" w:eastAsiaTheme="minorEastAsia" w:hAnsi="Cambria Math"/>
            <w:i/>
            <w:szCs w:val="24"/>
          </w:rPr>
          <w:footnoteReference w:id="16"/>
        </m:r>
      </m:oMath>
      <w:r w:rsidR="00AA724F" w:rsidRPr="003F395A">
        <w:rPr>
          <w:rFonts w:eastAsiaTheme="minorEastAsia"/>
          <w:szCs w:val="24"/>
        </w:rPr>
        <w:t xml:space="preserve">, na base de treino que termina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r w:rsidR="00AA724F" w:rsidRPr="003F395A">
        <w:rPr>
          <w:rFonts w:eastAsiaTheme="minorEastAsia"/>
          <w:szCs w:val="24"/>
        </w:rPr>
        <w:t xml:space="preserve">. </w:t>
      </w:r>
      <w:r w:rsidR="00AA724F" w:rsidRPr="003F395A">
        <w:rPr>
          <w:szCs w:val="24"/>
        </w:rPr>
        <w:t xml:space="preserve">Nota-se que só é possível realizar </w:t>
      </w:r>
      <w:del w:id="1181" w:author="Felipe Neiva Mundim" w:date="2020-10-29T12:37:00Z">
        <w:r w:rsidR="00AA724F" w:rsidRPr="003F395A" w:rsidDel="00574EF6">
          <w:rPr>
            <w:szCs w:val="24"/>
          </w:rPr>
          <w:delText xml:space="preserve">estas </w:delText>
        </w:r>
      </w:del>
      <w:r w:rsidR="00AA724F" w:rsidRPr="003F395A">
        <w:rPr>
          <w:szCs w:val="24"/>
        </w:rPr>
        <w:t>doze estimativas porque foram adotadas defasagens de doze meses nos modelos.</w:t>
      </w:r>
    </w:p>
    <w:p w14:paraId="660A0B95" w14:textId="77777777" w:rsidR="00AA724F" w:rsidRPr="003F395A" w:rsidRDefault="00AA724F" w:rsidP="00585E15">
      <w:pPr>
        <w:spacing w:after="120" w:line="360" w:lineRule="auto"/>
        <w:ind w:firstLine="709"/>
        <w:rPr>
          <w:szCs w:val="24"/>
        </w:rPr>
      </w:pPr>
      <w:r w:rsidRPr="003F395A">
        <w:rPr>
          <w:szCs w:val="24"/>
        </w:rPr>
        <w:t>Os dados das variáveis independentes do modelo no período de janeiro a dezembro de 2017 quando multiplicados</w:t>
      </w:r>
      <w:r w:rsidRPr="003F395A">
        <w:rPr>
          <w:rStyle w:val="Refdenotaderodap"/>
          <w:szCs w:val="24"/>
        </w:rPr>
        <w:footnoteReference w:id="17"/>
      </w:r>
      <w:r w:rsidRPr="003F395A">
        <w:rPr>
          <w:szCs w:val="24"/>
        </w:rPr>
        <w:t xml:space="preserve"> pelos betas estimados, adicionando-se a estimativa de intercepto, permitem o cálculo do conjunto de estimativas de 2018.</w:t>
      </w:r>
    </w:p>
    <w:p w14:paraId="2A6B3AFB" w14:textId="2B7B742E"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lastRenderedPageBreak/>
        <w:t xml:space="preserve">Como </w:t>
      </w:r>
      <w:del w:id="1182" w:author="Felipe Neiva Mundim" w:date="2020-10-29T12:38:00Z">
        <w:r w:rsidRPr="003F395A" w:rsidDel="00574EF6">
          <w:rPr>
            <w:rFonts w:eastAsiaTheme="minorEastAsia"/>
            <w:szCs w:val="24"/>
          </w:rPr>
          <w:delText xml:space="preserve">estas </w:delText>
        </w:r>
      </w:del>
      <w:ins w:id="1183" w:author="Felipe Neiva Mundim" w:date="2020-10-29T12:38:00Z">
        <w:r w:rsidR="00574EF6">
          <w:rPr>
            <w:rFonts w:eastAsiaTheme="minorEastAsia"/>
            <w:szCs w:val="24"/>
          </w:rPr>
          <w:t>as</w:t>
        </w:r>
        <w:r w:rsidR="00574EF6" w:rsidRPr="003F395A">
          <w:rPr>
            <w:rFonts w:eastAsiaTheme="minorEastAsia"/>
            <w:szCs w:val="24"/>
          </w:rPr>
          <w:t xml:space="preserve"> </w:t>
        </w:r>
      </w:ins>
      <w:r w:rsidRPr="003F395A">
        <w:rPr>
          <w:rFonts w:eastAsiaTheme="minorEastAsia"/>
          <w:szCs w:val="24"/>
        </w:rPr>
        <w:t>previsões dizem respeito a dados que já se consolidaram no passado, é possível compará-las com os dados de realização disponíveis na base de validação, calculando-se, por exemplo, a diferença entre previsto e realizado:</w:t>
      </w:r>
    </w:p>
    <w:p w14:paraId="6EC27F94" w14:textId="49BED2E7" w:rsidR="00AA724F" w:rsidRPr="003F395A" w:rsidRDefault="006371BF" w:rsidP="00003A79">
      <w:pPr>
        <w:spacing w:before="360" w:after="360" w:line="360" w:lineRule="auto"/>
        <w:jc w:val="right"/>
        <w:rPr>
          <w:szCs w:val="24"/>
        </w:rPr>
      </w:pPr>
      <m:oMath>
        <m:d>
          <m:dPr>
            <m:begChr m:val="{"/>
            <m:endChr m:val="}"/>
            <m:ctrlPr>
              <w:rPr>
                <w:rFonts w:ascii="Cambria Math" w:hAnsi="Cambria Math"/>
                <w:i/>
                <w:szCs w:val="24"/>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01/18</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01/18</m:t>
                    </m:r>
                  </m:sub>
                  <m:sup>
                    <m:r>
                      <w:rPr>
                        <w:rFonts w:ascii="Cambria Math" w:hAnsi="Cambria Math"/>
                        <w:szCs w:val="24"/>
                      </w:rPr>
                      <m:t>j,12/17</m:t>
                    </m:r>
                  </m:sup>
                </m:sSubSup>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02/18</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02/18</m:t>
                    </m:r>
                  </m:sub>
                  <m:sup>
                    <m:r>
                      <w:rPr>
                        <w:rFonts w:ascii="Cambria Math" w:hAnsi="Cambria Math"/>
                        <w:szCs w:val="24"/>
                      </w:rPr>
                      <m:t>j,12/17</m:t>
                    </m:r>
                  </m:sup>
                </m:sSubSup>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12/18</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12/18</m:t>
                    </m:r>
                  </m:sub>
                  <m:sup>
                    <m:r>
                      <w:rPr>
                        <w:rFonts w:ascii="Cambria Math" w:hAnsi="Cambria Math"/>
                        <w:szCs w:val="24"/>
                      </w:rPr>
                      <m:t>j,12/17</m:t>
                    </m:r>
                  </m:sup>
                </m:sSubSup>
              </m:e>
            </m:d>
          </m:e>
        </m:d>
      </m:oMath>
      <w:ins w:id="1184" w:author="Felipe Neiva Mundim" w:date="2020-10-29T12:39:00Z">
        <w:r w:rsidR="00574EF6">
          <w:rPr>
            <w:rFonts w:eastAsiaTheme="minorEastAsia"/>
            <w:szCs w:val="24"/>
          </w:rPr>
          <w:t xml:space="preserve"> </w:t>
        </w:r>
      </w:ins>
      <w:ins w:id="1185" w:author="Felipe Neiva Mundim" w:date="2020-10-29T12:40:00Z">
        <w:r w:rsidR="00574EF6">
          <w:rPr>
            <w:rFonts w:eastAsiaTheme="minorEastAsia"/>
            <w:szCs w:val="24"/>
          </w:rPr>
          <w:tab/>
        </w:r>
        <w:r w:rsidR="00574EF6">
          <w:rPr>
            <w:rFonts w:eastAsiaTheme="minorEastAsia"/>
            <w:szCs w:val="24"/>
          </w:rPr>
          <w:tab/>
        </w:r>
      </w:ins>
      <w:ins w:id="1186" w:author="Felipe Neiva Mundim" w:date="2020-10-29T12:39:00Z">
        <w:r w:rsidR="00574EF6">
          <w:rPr>
            <w:rFonts w:eastAsiaTheme="minorEastAsia"/>
            <w:szCs w:val="24"/>
          </w:rPr>
          <w:t>(9</w:t>
        </w:r>
      </w:ins>
      <w:ins w:id="1187" w:author="Felipe Neiva Mundim" w:date="2020-10-29T12:40:00Z">
        <w:r w:rsidR="00574EF6">
          <w:rPr>
            <w:rFonts w:eastAsiaTheme="minorEastAsia"/>
            <w:szCs w:val="24"/>
          </w:rPr>
          <w:t>)</w:t>
        </w:r>
      </w:ins>
    </w:p>
    <w:p w14:paraId="36A54D26" w14:textId="6E84C193" w:rsidR="00AA724F" w:rsidRPr="00574EF6" w:rsidRDefault="00AA724F" w:rsidP="00585E15">
      <w:pPr>
        <w:spacing w:after="120" w:line="360" w:lineRule="auto"/>
        <w:ind w:firstLine="709"/>
        <w:rPr>
          <w:szCs w:val="24"/>
        </w:rPr>
      </w:pPr>
      <w:r w:rsidRPr="003F395A">
        <w:rPr>
          <w:rFonts w:eastAsiaTheme="minorEastAsia"/>
          <w:szCs w:val="24"/>
        </w:rPr>
        <w:t>Estas diferenças constituem o que a literatura chama de erro de previsão (</w:t>
      </w:r>
      <w:proofErr w:type="spellStart"/>
      <w:r w:rsidRPr="003F395A">
        <w:rPr>
          <w:i/>
          <w:iCs/>
          <w:szCs w:val="24"/>
        </w:rPr>
        <w:t>forecast</w:t>
      </w:r>
      <w:proofErr w:type="spellEnd"/>
      <w:r w:rsidRPr="003F395A">
        <w:rPr>
          <w:i/>
          <w:iCs/>
          <w:szCs w:val="24"/>
        </w:rPr>
        <w:t xml:space="preserve"> </w:t>
      </w:r>
      <w:proofErr w:type="spellStart"/>
      <w:r w:rsidRPr="003F395A">
        <w:rPr>
          <w:i/>
          <w:iCs/>
          <w:szCs w:val="24"/>
        </w:rPr>
        <w:t>error</w:t>
      </w:r>
      <w:proofErr w:type="spellEnd"/>
      <w:r w:rsidRPr="003F395A">
        <w:rPr>
          <w:szCs w:val="24"/>
        </w:rPr>
        <w:t xml:space="preserve">). </w:t>
      </w:r>
      <w:proofErr w:type="spellStart"/>
      <w:r w:rsidRPr="00574EF6">
        <w:rPr>
          <w:szCs w:val="24"/>
        </w:rPr>
        <w:t>Hyndman</w:t>
      </w:r>
      <w:proofErr w:type="spellEnd"/>
      <w:r w:rsidRPr="00574EF6">
        <w:rPr>
          <w:szCs w:val="24"/>
        </w:rPr>
        <w:t xml:space="preserve"> &amp; </w:t>
      </w:r>
      <w:proofErr w:type="spellStart"/>
      <w:r w:rsidRPr="00574EF6">
        <w:rPr>
          <w:szCs w:val="24"/>
        </w:rPr>
        <w:t>Athanasopoulos</w:t>
      </w:r>
      <w:proofErr w:type="spellEnd"/>
      <w:r w:rsidRPr="00574EF6">
        <w:rPr>
          <w:szCs w:val="24"/>
        </w:rPr>
        <w:t xml:space="preserve"> (2018) </w:t>
      </w:r>
      <w:del w:id="1188" w:author="Felipe Neiva Mundim" w:date="2020-10-29T12:40:00Z">
        <w:r w:rsidRPr="00574EF6" w:rsidDel="00574EF6">
          <w:rPr>
            <w:szCs w:val="24"/>
          </w:rPr>
          <w:delText>ainda explicam</w:delText>
        </w:r>
      </w:del>
      <w:ins w:id="1189" w:author="Felipe Neiva Mundim" w:date="2020-10-29T12:40:00Z">
        <w:r w:rsidR="00574EF6" w:rsidRPr="00574EF6">
          <w:rPr>
            <w:szCs w:val="24"/>
          </w:rPr>
          <w:t>reforçam</w:t>
        </w:r>
      </w:ins>
      <w:r w:rsidRPr="00574EF6">
        <w:rPr>
          <w:szCs w:val="24"/>
        </w:rPr>
        <w:t xml:space="preserve"> que </w:t>
      </w:r>
      <w:ins w:id="1190" w:author="Felipe Neiva Mundim" w:date="2020-10-29T12:42:00Z">
        <w:r w:rsidR="00574EF6" w:rsidRPr="00574EF6">
          <w:rPr>
            <w:i/>
            <w:szCs w:val="24"/>
          </w:rPr>
          <w:t>“erro” não significa desacerto, é a parte imprevisível de uma observação</w:t>
        </w:r>
      </w:ins>
      <w:del w:id="1191" w:author="Felipe Neiva Mundim" w:date="2020-10-29T12:41:00Z">
        <w:r w:rsidRPr="00574EF6" w:rsidDel="00574EF6">
          <w:rPr>
            <w:szCs w:val="24"/>
          </w:rPr>
          <w:delText>“</w:delText>
        </w:r>
        <w:r w:rsidRPr="00574EF6" w:rsidDel="00574EF6">
          <w:rPr>
            <w:i/>
            <w:iCs/>
            <w:szCs w:val="24"/>
          </w:rPr>
          <w:delText>“error” does not mean a mistake, it means the unpredictable part of an observation</w:delText>
        </w:r>
        <w:r w:rsidRPr="00574EF6" w:rsidDel="00574EF6">
          <w:rPr>
            <w:szCs w:val="24"/>
          </w:rPr>
          <w:delText>”</w:delText>
        </w:r>
      </w:del>
      <w:r w:rsidRPr="00574EF6">
        <w:rPr>
          <w:szCs w:val="24"/>
        </w:rPr>
        <w:t>.</w:t>
      </w:r>
    </w:p>
    <w:p w14:paraId="7E8D725C" w14:textId="11040FE6" w:rsidR="00AA724F" w:rsidRPr="003F395A" w:rsidRDefault="00AA724F" w:rsidP="00585E15">
      <w:pPr>
        <w:spacing w:after="120" w:line="360" w:lineRule="auto"/>
        <w:ind w:firstLine="709"/>
        <w:rPr>
          <w:szCs w:val="24"/>
        </w:rPr>
      </w:pPr>
      <w:del w:id="1192" w:author="Felipe Neiva Mundim" w:date="2020-10-29T12:43:00Z">
        <w:r w:rsidRPr="003F395A" w:rsidDel="00574EF6">
          <w:rPr>
            <w:szCs w:val="24"/>
          </w:rPr>
          <w:delText>Podemos então expressar matematicamente o erro de previsão</w:delText>
        </w:r>
      </w:del>
      <w:ins w:id="1193" w:author="Felipe Neiva Mundim" w:date="2020-10-29T12:43:00Z">
        <w:r w:rsidR="00574EF6">
          <w:rPr>
            <w:szCs w:val="24"/>
          </w:rPr>
          <w:t>O erro de previsão pode ser expresso matematicamente como</w:t>
        </w:r>
      </w:ins>
      <w:r w:rsidRPr="003F395A">
        <w:rPr>
          <w:szCs w:val="24"/>
        </w:rPr>
        <w:t>:</w:t>
      </w:r>
    </w:p>
    <w:p w14:paraId="13691F2C" w14:textId="08BE4104" w:rsidR="00AA724F" w:rsidRPr="00574EF6" w:rsidRDefault="006371BF" w:rsidP="00003A79">
      <w:pPr>
        <w:spacing w:before="360" w:after="360" w:line="360" w:lineRule="auto"/>
        <w:jc w:val="right"/>
        <w:rPr>
          <w:szCs w:val="24"/>
        </w:rPr>
      </w:pPr>
      <m:oMath>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oMath>
      <w:ins w:id="1194" w:author="Felipe Neiva Mundim" w:date="2020-10-29T12:44:00Z">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r w:rsidR="00574EF6">
          <w:rPr>
            <w:rFonts w:eastAsiaTheme="minorEastAsia"/>
            <w:szCs w:val="24"/>
          </w:rPr>
          <w:tab/>
        </w:r>
      </w:ins>
      <w:ins w:id="1195" w:author="Felipe Neiva Mundim" w:date="2020-10-29T12:43:00Z">
        <w:r w:rsidR="00574EF6">
          <w:rPr>
            <w:rFonts w:eastAsiaTheme="minorEastAsia"/>
            <w:szCs w:val="24"/>
          </w:rPr>
          <w:t>(10)</w:t>
        </w:r>
      </w:ins>
    </w:p>
    <w:p w14:paraId="42DD9641" w14:textId="77777777" w:rsidR="00AA724F" w:rsidRPr="003F395A" w:rsidRDefault="00AA724F" w:rsidP="00585E15">
      <w:pPr>
        <w:spacing w:after="120" w:line="360" w:lineRule="auto"/>
        <w:ind w:firstLine="709"/>
        <w:rPr>
          <w:szCs w:val="24"/>
        </w:rPr>
      </w:pPr>
      <w:r w:rsidRPr="003F395A">
        <w:rPr>
          <w:szCs w:val="24"/>
        </w:rPr>
        <w:t>Onde:</w:t>
      </w:r>
    </w:p>
    <w:p w14:paraId="49DA0917" w14:textId="77777777" w:rsidR="00AA724F" w:rsidRPr="003F395A" w:rsidRDefault="006371BF" w:rsidP="00574EF6">
      <w:pPr>
        <w:spacing w:after="120" w:line="360" w:lineRule="auto"/>
        <w:ind w:left="1418" w:hanging="2"/>
        <w:rPr>
          <w:rFonts w:eastAsiaTheme="minorEastAsia"/>
          <w:szCs w:val="24"/>
        </w:rPr>
      </w:pPr>
      <m:oMath>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oMath>
      <w:r w:rsidR="00AA724F" w:rsidRPr="003F395A">
        <w:rPr>
          <w:rFonts w:eastAsiaTheme="minorEastAsia"/>
          <w:szCs w:val="24"/>
        </w:rPr>
        <w:t xml:space="preserve">: erro de previsão estimado pelo modelo </w:t>
      </w:r>
      <w:r w:rsidR="00AA724F" w:rsidRPr="003F395A">
        <w:rPr>
          <w:rFonts w:eastAsiaTheme="minorEastAsia"/>
          <w:i/>
          <w:iCs/>
          <w:szCs w:val="24"/>
        </w:rPr>
        <w:t>j</w:t>
      </w:r>
      <w:r w:rsidR="00AA724F" w:rsidRPr="003F395A">
        <w:rPr>
          <w:rFonts w:eastAsiaTheme="minorEastAsia"/>
          <w:szCs w:val="24"/>
        </w:rPr>
        <w:t xml:space="preserve">, no período </w:t>
      </w:r>
      <m:oMath>
        <m:r>
          <w:rPr>
            <w:rFonts w:ascii="Cambria Math" w:eastAsiaTheme="minorEastAsia" w:hAnsi="Cambria Math"/>
            <w:szCs w:val="24"/>
          </w:rPr>
          <m:t>t</m:t>
        </m:r>
      </m:oMath>
      <w:r w:rsidR="00AA724F" w:rsidRPr="003F395A">
        <w:rPr>
          <w:rFonts w:eastAsiaTheme="minorEastAsia"/>
          <w:szCs w:val="24"/>
        </w:rPr>
        <w:t xml:space="preserve">, na base de treino que termina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p>
    <w:p w14:paraId="4C9B8A27" w14:textId="22E33887"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Sobre a diferença entre erro de previsão e resíduo</w:t>
      </w:r>
      <w:r w:rsidRPr="003F395A">
        <w:rPr>
          <w:szCs w:val="24"/>
        </w:rPr>
        <w:t xml:space="preserve"> </w:t>
      </w:r>
      <w:proofErr w:type="spellStart"/>
      <w:r w:rsidRPr="003F395A">
        <w:rPr>
          <w:szCs w:val="24"/>
        </w:rPr>
        <w:t>Hyndman</w:t>
      </w:r>
      <w:proofErr w:type="spellEnd"/>
      <w:r w:rsidRPr="003F395A">
        <w:rPr>
          <w:szCs w:val="24"/>
        </w:rPr>
        <w:t xml:space="preserve"> &amp; </w:t>
      </w:r>
      <w:proofErr w:type="spellStart"/>
      <w:r w:rsidRPr="003F395A">
        <w:rPr>
          <w:szCs w:val="24"/>
        </w:rPr>
        <w:t>Athanasopoulos</w:t>
      </w:r>
      <w:proofErr w:type="spellEnd"/>
      <w:r w:rsidRPr="003F395A">
        <w:rPr>
          <w:szCs w:val="24"/>
        </w:rPr>
        <w:t xml:space="preserve"> (2018), </w:t>
      </w:r>
      <w:del w:id="1196" w:author="Felipe Neiva Mundim" w:date="2020-10-29T12:46:00Z">
        <w:r w:rsidRPr="003F395A" w:rsidDel="00C709DA">
          <w:rPr>
            <w:szCs w:val="24"/>
          </w:rPr>
          <w:delText xml:space="preserve">seção 3.4, </w:delText>
        </w:r>
      </w:del>
      <w:r w:rsidRPr="003F395A">
        <w:rPr>
          <w:szCs w:val="24"/>
        </w:rPr>
        <w:t>registram que:</w:t>
      </w:r>
    </w:p>
    <w:p w14:paraId="060FC8FF" w14:textId="7F8DB403" w:rsidR="00AA724F" w:rsidRPr="00585E15" w:rsidRDefault="001F75E0" w:rsidP="00585E15">
      <w:pPr>
        <w:spacing w:after="120" w:line="240" w:lineRule="auto"/>
        <w:ind w:left="1984"/>
        <w:rPr>
          <w:sz w:val="20"/>
          <w:szCs w:val="24"/>
        </w:rPr>
      </w:pPr>
      <w:ins w:id="1197" w:author="Felipe Neiva Mundim" w:date="2020-10-26T11:51:00Z">
        <w:r w:rsidRPr="002F4C3B">
          <w:rPr>
            <w:sz w:val="20"/>
            <w:szCs w:val="24"/>
          </w:rPr>
          <w:t>Observa-se</w:t>
        </w:r>
        <w:r w:rsidRPr="00585E15">
          <w:rPr>
            <w:sz w:val="20"/>
            <w:szCs w:val="24"/>
          </w:rPr>
          <w:t xml:space="preserve"> </w:t>
        </w:r>
      </w:ins>
      <w:ins w:id="1198" w:author="Felipe Neiva Mundim" w:date="2020-10-29T12:48:00Z">
        <w:r w:rsidR="00C709DA" w:rsidRPr="00C709DA">
          <w:rPr>
            <w:sz w:val="20"/>
            <w:szCs w:val="24"/>
          </w:rPr>
          <w:t>que os erros de previsão são diferentes dos resíduos de duas maneiras. Primeiro, os resíduos são calculados no conjunto de treinamento, enquanto os erros de previsão são calculados no conjunto de teste. Em segundo lugar, os resíduos são baseados em previsões de uma etapa, enquanto os erros de previsão podem envolver previsões de várias etapas.</w:t>
        </w:r>
      </w:ins>
      <w:ins w:id="1199" w:author="Felipe Neiva Mundim" w:date="2020-10-30T12:23:00Z">
        <w:r w:rsidR="00EA5198">
          <w:rPr>
            <w:sz w:val="20"/>
            <w:szCs w:val="24"/>
          </w:rPr>
          <w:t xml:space="preserve"> </w:t>
        </w:r>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del w:id="1200" w:author="Felipe Neiva Mundim" w:date="2020-10-26T11:51:00Z">
        <w:r w:rsidR="00AA724F" w:rsidRPr="00585E15" w:rsidDel="001F75E0">
          <w:rPr>
            <w:sz w:val="20"/>
            <w:szCs w:val="24"/>
          </w:rPr>
          <w:delText>Note that forecast errors are different from residuals […] residuals are calculated on the training set while forecast errors are calculated on the test set.</w:delText>
        </w:r>
      </w:del>
    </w:p>
    <w:p w14:paraId="269E9569" w14:textId="77777777" w:rsidR="00AA724F" w:rsidRPr="003F395A" w:rsidRDefault="00AA724F" w:rsidP="00585E15">
      <w:pPr>
        <w:tabs>
          <w:tab w:val="left" w:pos="6405"/>
        </w:tabs>
        <w:spacing w:after="120" w:line="360" w:lineRule="auto"/>
        <w:ind w:firstLine="709"/>
        <w:rPr>
          <w:rFonts w:eastAsiaTheme="minorEastAsia"/>
          <w:szCs w:val="24"/>
        </w:rPr>
      </w:pPr>
      <w:r w:rsidRPr="003F395A">
        <w:rPr>
          <w:rFonts w:eastAsiaTheme="minorEastAsia"/>
          <w:szCs w:val="24"/>
        </w:rPr>
        <w:t xml:space="preserve">Em outros termos, tanto o erro de previsão quanto o resíduo advêm da diferença entre previsto e realizado, mas o resíduo é calculado com </w:t>
      </w:r>
      <w:r w:rsidRPr="003F395A">
        <w:rPr>
          <w:rFonts w:eastAsiaTheme="minorEastAsia"/>
          <w:b/>
          <w:bCs/>
          <w:szCs w:val="24"/>
        </w:rPr>
        <w:t>previsões geradas por dados que pertencem a amostra usada para a estimação do modelo</w:t>
      </w:r>
      <w:r w:rsidRPr="003F395A">
        <w:rPr>
          <w:rFonts w:eastAsiaTheme="minorEastAsia"/>
          <w:szCs w:val="24"/>
        </w:rPr>
        <w:t>, ou seja, que pertencem a base de treino. Diz-se que tais estimativas surgem de estimação realizada “dentro da amostra”.</w:t>
      </w:r>
    </w:p>
    <w:p w14:paraId="2CD6AE85" w14:textId="5B7A316D" w:rsidR="00AA724F" w:rsidRPr="003F395A" w:rsidRDefault="00AA724F" w:rsidP="00585E15">
      <w:pPr>
        <w:tabs>
          <w:tab w:val="left" w:pos="6405"/>
        </w:tabs>
        <w:spacing w:after="120" w:line="360" w:lineRule="auto"/>
        <w:ind w:firstLine="709"/>
        <w:rPr>
          <w:rFonts w:eastAsiaTheme="minorEastAsia"/>
          <w:szCs w:val="24"/>
        </w:rPr>
      </w:pPr>
      <w:r w:rsidRPr="003F395A">
        <w:rPr>
          <w:rFonts w:eastAsiaTheme="minorEastAsia"/>
          <w:szCs w:val="24"/>
        </w:rPr>
        <w:t xml:space="preserve">Já o erro de previsão é calculado com </w:t>
      </w:r>
      <w:r w:rsidRPr="003F395A">
        <w:rPr>
          <w:rFonts w:eastAsiaTheme="minorEastAsia"/>
          <w:b/>
          <w:bCs/>
          <w:szCs w:val="24"/>
        </w:rPr>
        <w:t>previsões geradas por dados que não pertencem à amostra usada para a estimação do modelo</w:t>
      </w:r>
      <w:r w:rsidRPr="003F395A">
        <w:rPr>
          <w:rFonts w:eastAsiaTheme="minorEastAsia"/>
          <w:szCs w:val="24"/>
        </w:rPr>
        <w:t xml:space="preserve">, ou seja, que pertencem à base de validação. </w:t>
      </w:r>
      <w:del w:id="1201" w:author="Felipe Neiva Mundim" w:date="2020-10-29T12:49:00Z">
        <w:r w:rsidRPr="003F395A" w:rsidDel="00C709DA">
          <w:rPr>
            <w:rFonts w:eastAsiaTheme="minorEastAsia"/>
            <w:szCs w:val="24"/>
          </w:rPr>
          <w:delText>Diz-se que</w:delText>
        </w:r>
      </w:del>
      <w:ins w:id="1202" w:author="Felipe Neiva Mundim" w:date="2020-10-29T12:49:00Z">
        <w:r w:rsidR="00C709DA">
          <w:rPr>
            <w:rFonts w:eastAsiaTheme="minorEastAsia"/>
            <w:szCs w:val="24"/>
          </w:rPr>
          <w:t>Assim,</w:t>
        </w:r>
      </w:ins>
      <w:r w:rsidRPr="003F395A">
        <w:rPr>
          <w:rFonts w:eastAsiaTheme="minorEastAsia"/>
          <w:szCs w:val="24"/>
        </w:rPr>
        <w:t xml:space="preserve"> tais estimativas surgem de estimação realizada “fora da amostra”.</w:t>
      </w:r>
    </w:p>
    <w:p w14:paraId="42F1E1D5" w14:textId="3CE1542F" w:rsidR="00AA724F" w:rsidRPr="003F395A" w:rsidRDefault="00AA724F" w:rsidP="00585E15">
      <w:pPr>
        <w:tabs>
          <w:tab w:val="left" w:pos="6405"/>
        </w:tabs>
        <w:spacing w:after="120" w:line="360" w:lineRule="auto"/>
        <w:ind w:firstLine="709"/>
        <w:rPr>
          <w:rFonts w:eastAsiaTheme="minorEastAsia"/>
          <w:szCs w:val="24"/>
        </w:rPr>
      </w:pPr>
      <w:r w:rsidRPr="003F395A">
        <w:rPr>
          <w:rFonts w:eastAsiaTheme="minorEastAsia"/>
          <w:szCs w:val="24"/>
        </w:rPr>
        <w:t>Portanto</w:t>
      </w:r>
      <w:ins w:id="1203" w:author="Felipe Neiva Mundim" w:date="2020-10-29T12:49:00Z">
        <w:r w:rsidR="00C709DA">
          <w:rPr>
            <w:rFonts w:eastAsiaTheme="minorEastAsia"/>
            <w:szCs w:val="24"/>
          </w:rPr>
          <w:t>,</w:t>
        </w:r>
      </w:ins>
      <w:r w:rsidRPr="003F395A">
        <w:rPr>
          <w:rFonts w:eastAsiaTheme="minorEastAsia"/>
          <w:szCs w:val="24"/>
        </w:rPr>
        <w:t xml:space="preserve"> a diferença entre resíduo e erro de previsão é sútil, mas determinante para a escolha das métricas de avaliação dos modelos</w:t>
      </w:r>
      <w:del w:id="1204" w:author="Felipe Neiva Mundim" w:date="2020-10-29T12:49:00Z">
        <w:r w:rsidRPr="003F395A" w:rsidDel="00C709DA">
          <w:rPr>
            <w:rFonts w:eastAsiaTheme="minorEastAsia"/>
            <w:szCs w:val="24"/>
          </w:rPr>
          <w:delText xml:space="preserve"> que se usarão aqui</w:delText>
        </w:r>
      </w:del>
      <w:r w:rsidRPr="003F395A">
        <w:rPr>
          <w:rFonts w:eastAsiaTheme="minorEastAsia"/>
          <w:szCs w:val="24"/>
        </w:rPr>
        <w:t>.</w:t>
      </w:r>
    </w:p>
    <w:p w14:paraId="54718716" w14:textId="1DEB1427" w:rsidR="00AA724F" w:rsidRPr="003F395A" w:rsidRDefault="00AA724F" w:rsidP="00585E15">
      <w:pPr>
        <w:tabs>
          <w:tab w:val="left" w:pos="6405"/>
        </w:tabs>
        <w:spacing w:after="120" w:line="360" w:lineRule="auto"/>
        <w:ind w:firstLine="709"/>
        <w:rPr>
          <w:rFonts w:eastAsiaTheme="minorEastAsia"/>
          <w:szCs w:val="24"/>
        </w:rPr>
      </w:pPr>
      <w:r w:rsidRPr="003F395A">
        <w:rPr>
          <w:rFonts w:eastAsiaTheme="minorEastAsia"/>
          <w:szCs w:val="24"/>
        </w:rPr>
        <w:lastRenderedPageBreak/>
        <w:t xml:space="preserve">Voltando ao conjunto de diferenças (ou conjunto de erros de previsão), </w:t>
      </w:r>
      <w:del w:id="1205" w:author="Felipe Neiva Mundim" w:date="2020-10-29T12:50:00Z">
        <w:r w:rsidRPr="003F395A" w:rsidDel="00C709DA">
          <w:rPr>
            <w:rFonts w:eastAsiaTheme="minorEastAsia"/>
            <w:szCs w:val="24"/>
          </w:rPr>
          <w:delText xml:space="preserve">este </w:delText>
        </w:r>
      </w:del>
      <w:ins w:id="1206" w:author="Felipe Neiva Mundim" w:date="2020-10-29T12:50:00Z">
        <w:r w:rsidR="00C709DA">
          <w:rPr>
            <w:rFonts w:eastAsiaTheme="minorEastAsia"/>
            <w:szCs w:val="24"/>
          </w:rPr>
          <w:t>esse</w:t>
        </w:r>
        <w:r w:rsidR="00C709DA" w:rsidRPr="003F395A">
          <w:rPr>
            <w:rFonts w:eastAsiaTheme="minorEastAsia"/>
            <w:szCs w:val="24"/>
          </w:rPr>
          <w:t xml:space="preserve"> </w:t>
        </w:r>
      </w:ins>
      <w:r w:rsidRPr="003F395A">
        <w:rPr>
          <w:rFonts w:eastAsiaTheme="minorEastAsia"/>
          <w:szCs w:val="24"/>
        </w:rPr>
        <w:t>pode ser representado então da seguinte forma:</w:t>
      </w:r>
    </w:p>
    <w:p w14:paraId="2258479D" w14:textId="09795386" w:rsidR="00AA724F" w:rsidRPr="003F395A" w:rsidRDefault="006371BF" w:rsidP="00003A79">
      <w:pPr>
        <w:spacing w:before="360" w:after="360" w:line="360" w:lineRule="auto"/>
        <w:jc w:val="right"/>
        <w:rPr>
          <w:szCs w:val="24"/>
        </w:rPr>
      </w:pPr>
      <m:oMath>
        <m:d>
          <m:dPr>
            <m:begChr m:val="{"/>
            <m:endChr m:val="}"/>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01/18</m:t>
                </m:r>
              </m:sub>
              <m:sup>
                <m:r>
                  <w:rPr>
                    <w:rFonts w:ascii="Cambria Math" w:hAnsi="Cambria Math"/>
                    <w:szCs w:val="24"/>
                  </w:rPr>
                  <m:t>j,12/17</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02/18</m:t>
                </m:r>
              </m:sub>
              <m:sup>
                <m:r>
                  <w:rPr>
                    <w:rFonts w:ascii="Cambria Math" w:hAnsi="Cambria Math"/>
                    <w:szCs w:val="24"/>
                  </w:rPr>
                  <m:t>j,12/17</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12/18</m:t>
                </m:r>
              </m:sub>
              <m:sup>
                <m:r>
                  <w:rPr>
                    <w:rFonts w:ascii="Cambria Math" w:hAnsi="Cambria Math"/>
                    <w:szCs w:val="24"/>
                  </w:rPr>
                  <m:t>j,12/17</m:t>
                </m:r>
              </m:sup>
            </m:sSubSup>
          </m:e>
        </m:d>
      </m:oMath>
      <w:ins w:id="1207" w:author="Felipe Neiva Mundim" w:date="2020-10-29T12:50:00Z">
        <w:r w:rsidR="00C709DA">
          <w:rPr>
            <w:rFonts w:eastAsiaTheme="minorEastAsia"/>
            <w:szCs w:val="24"/>
          </w:rPr>
          <w:t xml:space="preserve"> </w:t>
        </w:r>
      </w:ins>
      <w:ins w:id="1208" w:author="Felipe Neiva Mundim" w:date="2020-10-29T12:51:00Z">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ins>
      <w:ins w:id="1209" w:author="Felipe Neiva Mundim" w:date="2020-10-29T12:50:00Z">
        <w:r w:rsidR="00C709DA">
          <w:rPr>
            <w:rFonts w:eastAsiaTheme="minorEastAsia"/>
            <w:szCs w:val="24"/>
          </w:rPr>
          <w:t>(11)</w:t>
        </w:r>
      </w:ins>
    </w:p>
    <w:p w14:paraId="2FC005BD" w14:textId="47B27424" w:rsidR="00AA724F" w:rsidRPr="003F395A" w:rsidRDefault="00AA724F" w:rsidP="00585E15">
      <w:pPr>
        <w:spacing w:after="120" w:line="360" w:lineRule="auto"/>
        <w:ind w:firstLine="709"/>
        <w:rPr>
          <w:szCs w:val="24"/>
        </w:rPr>
      </w:pPr>
      <w:del w:id="1210" w:author="Felipe Neiva Mundim" w:date="2020-10-29T12:52:00Z">
        <w:r w:rsidRPr="003F395A" w:rsidDel="00C709DA">
          <w:rPr>
            <w:szCs w:val="24"/>
          </w:rPr>
          <w:delText>Em posse destes</w:delText>
        </w:r>
      </w:del>
      <w:ins w:id="1211" w:author="Felipe Neiva Mundim" w:date="2020-10-29T12:52:00Z">
        <w:r w:rsidR="00C709DA">
          <w:rPr>
            <w:szCs w:val="24"/>
          </w:rPr>
          <w:t>Em seguida ao cálculo dos</w:t>
        </w:r>
      </w:ins>
      <w:r w:rsidRPr="003F395A">
        <w:rPr>
          <w:szCs w:val="24"/>
        </w:rPr>
        <w:t xml:space="preserve"> erros de previsão, </w:t>
      </w:r>
      <w:del w:id="1212" w:author="Felipe Neiva Mundim" w:date="2020-10-29T12:52:00Z">
        <w:r w:rsidRPr="003F395A" w:rsidDel="00C709DA">
          <w:rPr>
            <w:szCs w:val="24"/>
          </w:rPr>
          <w:delText>o que se busca agora é</w:delText>
        </w:r>
      </w:del>
      <w:ins w:id="1213" w:author="Felipe Neiva Mundim" w:date="2020-10-29T12:52:00Z">
        <w:r w:rsidR="00C709DA">
          <w:rPr>
            <w:szCs w:val="24"/>
          </w:rPr>
          <w:t>busca-se</w:t>
        </w:r>
      </w:ins>
      <w:r w:rsidRPr="003F395A">
        <w:rPr>
          <w:szCs w:val="24"/>
        </w:rPr>
        <w:t xml:space="preserve"> uma métrica para a qualidade dessas previsões. Uma métrica bem estabelecida na literatura é a raiz da média dos erros quadráticos, ou </w:t>
      </w:r>
      <w:r w:rsidRPr="003F395A">
        <w:rPr>
          <w:i/>
          <w:iCs/>
          <w:szCs w:val="24"/>
        </w:rPr>
        <w:t xml:space="preserve">RMSE </w:t>
      </w:r>
      <w:r w:rsidRPr="003F395A">
        <w:rPr>
          <w:szCs w:val="24"/>
        </w:rPr>
        <w:t>(</w:t>
      </w:r>
      <w:r w:rsidRPr="003F395A">
        <w:rPr>
          <w:i/>
          <w:iCs/>
          <w:szCs w:val="24"/>
        </w:rPr>
        <w:t xml:space="preserve">Root </w:t>
      </w:r>
      <w:proofErr w:type="spellStart"/>
      <w:r w:rsidRPr="003F395A">
        <w:rPr>
          <w:i/>
          <w:iCs/>
          <w:szCs w:val="24"/>
        </w:rPr>
        <w:t>Mean</w:t>
      </w:r>
      <w:proofErr w:type="spellEnd"/>
      <w:r w:rsidRPr="003F395A">
        <w:rPr>
          <w:i/>
          <w:iCs/>
          <w:szCs w:val="24"/>
        </w:rPr>
        <w:t xml:space="preserve"> </w:t>
      </w:r>
      <w:proofErr w:type="spellStart"/>
      <w:r w:rsidRPr="003F395A">
        <w:rPr>
          <w:i/>
          <w:iCs/>
          <w:szCs w:val="24"/>
        </w:rPr>
        <w:t>Squared</w:t>
      </w:r>
      <w:proofErr w:type="spellEnd"/>
      <w:r w:rsidRPr="003F395A">
        <w:rPr>
          <w:i/>
          <w:iCs/>
          <w:szCs w:val="24"/>
        </w:rPr>
        <w:t xml:space="preserve"> </w:t>
      </w:r>
      <w:proofErr w:type="spellStart"/>
      <w:r w:rsidRPr="003F395A">
        <w:rPr>
          <w:i/>
          <w:iCs/>
          <w:szCs w:val="24"/>
        </w:rPr>
        <w:t>Error</w:t>
      </w:r>
      <w:proofErr w:type="spellEnd"/>
      <w:r w:rsidRPr="003F395A">
        <w:rPr>
          <w:szCs w:val="24"/>
        </w:rPr>
        <w:t>), que quando adaptada às notações aqui utilizadas torna-se:</w:t>
      </w:r>
    </w:p>
    <w:p w14:paraId="74A8E3DF" w14:textId="4ED8E725" w:rsidR="00AA724F" w:rsidRPr="003F395A" w:rsidRDefault="006371BF" w:rsidP="00003A79">
      <w:pPr>
        <w:spacing w:before="360" w:after="360" w:line="360" w:lineRule="auto"/>
        <w:jc w:val="right"/>
        <w:rPr>
          <w:szCs w:val="24"/>
        </w:rPr>
      </w:pP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r>
          <w:rPr>
            <w:rFonts w:ascii="Cambria Math" w:eastAsiaTheme="minorEastAsia" w:hAnsi="Cambria Math"/>
            <w:szCs w:val="24"/>
          </w:rPr>
          <m:t>=</m:t>
        </m:r>
        <m:rad>
          <m:radPr>
            <m:degHide m:val="1"/>
            <m:ctrlPr>
              <w:rPr>
                <w:rFonts w:ascii="Cambria Math" w:eastAsiaTheme="minorEastAsia" w:hAnsi="Cambria Math"/>
                <w:i/>
                <w:szCs w:val="24"/>
              </w:rPr>
            </m:ctrlPr>
          </m:radPr>
          <m:deg/>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n</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t=</m:t>
                </m:r>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m:t>
                </m:r>
              </m:sub>
              <m:sup>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+12</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e>
                    </m:d>
                  </m:e>
                  <m:sup>
                    <m:r>
                      <w:rPr>
                        <w:rFonts w:ascii="Cambria Math" w:eastAsiaTheme="minorEastAsia" w:hAnsi="Cambria Math"/>
                        <w:szCs w:val="24"/>
                      </w:rPr>
                      <m:t>2</m:t>
                    </m:r>
                  </m:sup>
                </m:sSup>
              </m:e>
            </m:nary>
          </m:e>
        </m:rad>
      </m:oMath>
      <w:ins w:id="1214" w:author="Felipe Neiva Mundim" w:date="2020-10-29T12:50:00Z">
        <w:r w:rsidR="00C709DA">
          <w:rPr>
            <w:rFonts w:eastAsiaTheme="minorEastAsia"/>
            <w:szCs w:val="24"/>
          </w:rPr>
          <w:t xml:space="preserve"> </w:t>
        </w:r>
      </w:ins>
      <w:ins w:id="1215" w:author="Felipe Neiva Mundim" w:date="2020-10-29T12:51:00Z">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r w:rsidR="00C709DA">
          <w:rPr>
            <w:rFonts w:eastAsiaTheme="minorEastAsia"/>
            <w:szCs w:val="24"/>
          </w:rPr>
          <w:tab/>
        </w:r>
      </w:ins>
      <w:ins w:id="1216" w:author="Felipe Neiva Mundim" w:date="2020-10-29T12:50:00Z">
        <w:r w:rsidR="00C709DA">
          <w:rPr>
            <w:rFonts w:eastAsiaTheme="minorEastAsia"/>
            <w:szCs w:val="24"/>
          </w:rPr>
          <w:t>(12)</w:t>
        </w:r>
      </w:ins>
    </w:p>
    <w:p w14:paraId="53D48462" w14:textId="77777777" w:rsidR="00C709DA" w:rsidRDefault="00AA724F" w:rsidP="00585E15">
      <w:pPr>
        <w:spacing w:after="120" w:line="360" w:lineRule="auto"/>
        <w:ind w:firstLine="709"/>
        <w:rPr>
          <w:ins w:id="1217" w:author="Felipe Neiva Mundim" w:date="2020-10-29T12:55:00Z"/>
          <w:rFonts w:eastAsiaTheme="minorEastAsia"/>
          <w:szCs w:val="24"/>
        </w:rPr>
      </w:pPr>
      <w:r w:rsidRPr="003F395A">
        <w:rPr>
          <w:rFonts w:eastAsiaTheme="minorEastAsia"/>
          <w:szCs w:val="24"/>
        </w:rPr>
        <w:t>Onde</w:t>
      </w:r>
      <w:ins w:id="1218" w:author="Felipe Neiva Mundim" w:date="2020-10-29T12:55:00Z">
        <w:r w:rsidR="00C709DA">
          <w:rPr>
            <w:rFonts w:eastAsiaTheme="minorEastAsia"/>
            <w:szCs w:val="24"/>
          </w:rPr>
          <w:t>:</w:t>
        </w:r>
      </w:ins>
    </w:p>
    <w:p w14:paraId="0E3AD568" w14:textId="0411763D" w:rsidR="00AA724F" w:rsidRPr="003F395A" w:rsidRDefault="00AA724F" w:rsidP="00C709DA">
      <w:pPr>
        <w:spacing w:after="120" w:line="360" w:lineRule="auto"/>
        <w:ind w:left="1418" w:hanging="2"/>
        <w:rPr>
          <w:rFonts w:eastAsiaTheme="minorEastAsia"/>
          <w:szCs w:val="24"/>
        </w:rPr>
      </w:pPr>
      <m:oMath>
        <m:r>
          <w:rPr>
            <w:rFonts w:ascii="Cambria Math" w:eastAsiaTheme="minorEastAsia" w:hAnsi="Cambria Math"/>
            <w:szCs w:val="24"/>
          </w:rPr>
          <m:t>n</m:t>
        </m:r>
      </m:oMath>
      <w:r w:rsidRPr="003F395A">
        <w:rPr>
          <w:rFonts w:eastAsiaTheme="minorEastAsia"/>
          <w:szCs w:val="24"/>
        </w:rPr>
        <w:t xml:space="preserve"> é o número de elementos do conjunto de erros de previsão que puderam ser calculados</w:t>
      </w:r>
      <w:r w:rsidRPr="003F395A">
        <w:rPr>
          <w:rStyle w:val="Refdenotaderodap"/>
          <w:rFonts w:eastAsiaTheme="minorEastAsia"/>
          <w:szCs w:val="24"/>
        </w:rPr>
        <w:footnoteReference w:id="18"/>
      </w:r>
      <w:r w:rsidRPr="003F395A">
        <w:rPr>
          <w:rFonts w:eastAsiaTheme="minorEastAsia"/>
          <w:szCs w:val="24"/>
        </w:rPr>
        <w:t>.</w:t>
      </w:r>
    </w:p>
    <w:p w14:paraId="02199FC5" w14:textId="359B1CEB"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Dessa forma</w:t>
      </w:r>
      <w:ins w:id="1219" w:author="Felipe Neiva Mundim" w:date="2020-10-29T12:56:00Z">
        <w:r w:rsidR="00722B8C">
          <w:rPr>
            <w:rFonts w:eastAsiaTheme="minorEastAsia"/>
            <w:szCs w:val="24"/>
          </w:rPr>
          <w:t>,</w:t>
        </w:r>
      </w:ins>
      <w:r w:rsidRPr="003F395A">
        <w:rPr>
          <w:rFonts w:eastAsiaTheme="minorEastAsia"/>
          <w:szCs w:val="24"/>
        </w:rPr>
        <w:t xml:space="preserve"> </w:t>
      </w:r>
      <w:del w:id="1220" w:author="Felipe Neiva Mundim" w:date="2020-10-29T12:56:00Z">
        <w:r w:rsidRPr="003F395A" w:rsidDel="00722B8C">
          <w:rPr>
            <w:rFonts w:eastAsiaTheme="minorEastAsia"/>
            <w:szCs w:val="24"/>
          </w:rPr>
          <w:delText xml:space="preserve">é possível, </w:delText>
        </w:r>
      </w:del>
      <w:r w:rsidRPr="003F395A">
        <w:rPr>
          <w:rFonts w:eastAsiaTheme="minorEastAsia"/>
          <w:szCs w:val="24"/>
        </w:rPr>
        <w:t xml:space="preserve">usando o conjunto de erros de previsão calculado anteriormente, </w:t>
      </w:r>
      <w:ins w:id="1221" w:author="Felipe Neiva Mundim" w:date="2020-10-29T12:56:00Z">
        <w:r w:rsidR="00722B8C" w:rsidRPr="003F395A">
          <w:rPr>
            <w:rFonts w:eastAsiaTheme="minorEastAsia"/>
            <w:szCs w:val="24"/>
          </w:rPr>
          <w:t>é possível</w:t>
        </w:r>
        <w:r w:rsidR="00722B8C">
          <w:rPr>
            <w:rFonts w:eastAsiaTheme="minorEastAsia"/>
            <w:szCs w:val="24"/>
          </w:rPr>
          <w:t xml:space="preserve"> </w:t>
        </w:r>
      </w:ins>
      <w:r w:rsidRPr="003F395A">
        <w:rPr>
          <w:rFonts w:eastAsiaTheme="minorEastAsia"/>
          <w:szCs w:val="24"/>
        </w:rPr>
        <w:t xml:space="preserve">calcular para </w:t>
      </w:r>
      <w:ins w:id="1222" w:author="Felipe Neiva Mundim" w:date="2020-10-29T12:57:00Z">
        <w:r w:rsidR="00722B8C">
          <w:rPr>
            <w:rFonts w:eastAsiaTheme="minorEastAsia"/>
            <w:szCs w:val="24"/>
          </w:rPr>
          <w:t xml:space="preserve">o </w:t>
        </w:r>
      </w:ins>
      <w:r w:rsidRPr="003F395A">
        <w:rPr>
          <w:szCs w:val="24"/>
        </w:rPr>
        <w:t xml:space="preserve">modelo arbitrário </w:t>
      </w:r>
      <m:oMath>
        <m:r>
          <w:rPr>
            <w:rFonts w:ascii="Cambria Math" w:hAnsi="Cambria Math"/>
            <w:szCs w:val="24"/>
          </w:rPr>
          <m:t>j</m:t>
        </m:r>
      </m:oMath>
      <w:r w:rsidRPr="003F395A">
        <w:rPr>
          <w:rFonts w:eastAsiaTheme="minorEastAsia"/>
          <w:szCs w:val="24"/>
        </w:rPr>
        <w:t xml:space="preserve"> escolhido anteriormente um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j,12/17</m:t>
            </m:r>
          </m:sup>
        </m:sSup>
      </m:oMath>
      <w:r w:rsidRPr="003F395A">
        <w:rPr>
          <w:rFonts w:eastAsiaTheme="minorEastAsia"/>
          <w:szCs w:val="24"/>
        </w:rPr>
        <w:t>.</w:t>
      </w:r>
    </w:p>
    <w:p w14:paraId="2C1309C1" w14:textId="7F888186"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 xml:space="preserve">Como a métrica foi aplicada a um modelo arbitrário </w:t>
      </w:r>
      <m:oMath>
        <m:r>
          <w:rPr>
            <w:rFonts w:ascii="Cambria Math" w:eastAsiaTheme="minorEastAsia" w:hAnsi="Cambria Math"/>
            <w:szCs w:val="24"/>
          </w:rPr>
          <m:t>j</m:t>
        </m:r>
      </m:oMath>
      <w:r w:rsidRPr="003F395A">
        <w:rPr>
          <w:rFonts w:eastAsiaTheme="minorEastAsia"/>
          <w:szCs w:val="24"/>
        </w:rPr>
        <w:t xml:space="preserve">, nada impede que </w:t>
      </w:r>
      <w:del w:id="1223" w:author="Felipe Neiva Mundim" w:date="2020-10-29T17:14:00Z">
        <w:r w:rsidRPr="003F395A" w:rsidDel="0032683A">
          <w:rPr>
            <w:rFonts w:eastAsiaTheme="minorEastAsia"/>
            <w:szCs w:val="24"/>
          </w:rPr>
          <w:delText xml:space="preserve">esta </w:delText>
        </w:r>
      </w:del>
      <w:r w:rsidRPr="003F395A">
        <w:rPr>
          <w:rFonts w:eastAsiaTheme="minorEastAsia"/>
          <w:szCs w:val="24"/>
        </w:rPr>
        <w:t xml:space="preserve">seja aplicada a cada um dos </w:t>
      </w:r>
      <m:oMath>
        <m:r>
          <w:rPr>
            <w:rFonts w:ascii="Cambria Math" w:eastAsiaTheme="minorEastAsia" w:hAnsi="Cambria Math"/>
            <w:szCs w:val="24"/>
          </w:rPr>
          <m:t>m</m:t>
        </m:r>
      </m:oMath>
      <w:r w:rsidRPr="003F395A">
        <w:rPr>
          <w:rFonts w:eastAsiaTheme="minorEastAsia"/>
          <w:szCs w:val="24"/>
        </w:rPr>
        <w:t xml:space="preserve"> modelos possíveis de serem constituídos. Segue o conjunto dos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oMath>
      <w:r w:rsidRPr="003F395A">
        <w:rPr>
          <w:rFonts w:eastAsiaTheme="minorEastAsia"/>
          <w:szCs w:val="24"/>
        </w:rPr>
        <w:t xml:space="preserve"> para os </w:t>
      </w:r>
      <m:oMath>
        <m:r>
          <w:rPr>
            <w:rFonts w:ascii="Cambria Math" w:eastAsiaTheme="minorEastAsia" w:hAnsi="Cambria Math"/>
            <w:szCs w:val="24"/>
          </w:rPr>
          <m:t>m</m:t>
        </m:r>
      </m:oMath>
      <w:r w:rsidRPr="003F395A">
        <w:rPr>
          <w:rFonts w:eastAsiaTheme="minorEastAsia"/>
          <w:szCs w:val="24"/>
        </w:rPr>
        <w:t xml:space="preserve"> modelos calculados sob a base de treino que termina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=12/17</m:t>
        </m:r>
      </m:oMath>
      <w:r w:rsidRPr="003F395A">
        <w:rPr>
          <w:rFonts w:eastAsiaTheme="minorEastAsia"/>
          <w:szCs w:val="24"/>
        </w:rPr>
        <w:t>.</w:t>
      </w:r>
    </w:p>
    <w:p w14:paraId="716A0C00" w14:textId="0DC1F8EA" w:rsidR="00AA724F" w:rsidRPr="003F395A" w:rsidRDefault="006371BF" w:rsidP="00003A79">
      <w:pPr>
        <w:spacing w:before="360" w:after="360" w:line="360" w:lineRule="auto"/>
        <w:jc w:val="right"/>
        <w:rPr>
          <w:rFonts w:eastAsiaTheme="minorEastAsia"/>
          <w:szCs w:val="24"/>
        </w:rPr>
      </w:pPr>
      <m:oMath>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2,12/17</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m,12/17</m:t>
                </m:r>
              </m:sup>
            </m:sSup>
          </m:e>
        </m:d>
      </m:oMath>
      <w:ins w:id="1224" w:author="Felipe Neiva Mundim" w:date="2020-10-29T17:14:00Z">
        <w:r w:rsidR="0032683A">
          <w:rPr>
            <w:rFonts w:eastAsiaTheme="minorEastAsia"/>
            <w:szCs w:val="24"/>
          </w:rPr>
          <w:t xml:space="preserve"> </w:t>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t>(13)</w:t>
        </w:r>
      </w:ins>
    </w:p>
    <w:p w14:paraId="0C5B5982" w14:textId="7E148902"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Portanto</w:t>
      </w:r>
      <w:ins w:id="1225" w:author="Felipe Neiva Mundim" w:date="2020-10-29T17:17:00Z">
        <w:r w:rsidR="0032683A">
          <w:rPr>
            <w:rFonts w:eastAsiaTheme="minorEastAsia"/>
            <w:szCs w:val="24"/>
          </w:rPr>
          <w:t>,</w:t>
        </w:r>
      </w:ins>
      <w:r w:rsidRPr="003F395A">
        <w:rPr>
          <w:rFonts w:eastAsiaTheme="minorEastAsia"/>
          <w:szCs w:val="24"/>
        </w:rPr>
        <w:t xml:space="preserve"> </w:t>
      </w:r>
      <w:del w:id="1226" w:author="Felipe Neiva Mundim" w:date="2020-10-29T17:17:00Z">
        <w:r w:rsidRPr="003F395A" w:rsidDel="0032683A">
          <w:rPr>
            <w:rFonts w:eastAsiaTheme="minorEastAsia"/>
            <w:szCs w:val="24"/>
          </w:rPr>
          <w:delText>se quiséssemos</w:delText>
        </w:r>
      </w:del>
      <w:ins w:id="1227" w:author="Felipe Neiva Mundim" w:date="2020-10-29T17:17:00Z">
        <w:r w:rsidR="0032683A">
          <w:rPr>
            <w:rFonts w:eastAsiaTheme="minorEastAsia"/>
            <w:szCs w:val="24"/>
          </w:rPr>
          <w:t>a</w:t>
        </w:r>
      </w:ins>
      <w:r w:rsidRPr="003F395A">
        <w:rPr>
          <w:rFonts w:eastAsiaTheme="minorEastAsia"/>
          <w:szCs w:val="24"/>
        </w:rPr>
        <w:t xml:space="preserve"> resposta à pergunta “qual teria sido a melhor escolha de modelo quando os dados estavam disponíveis até dezembro de 2017?”, </w:t>
      </w:r>
      <w:del w:id="1228" w:author="Felipe Neiva Mundim" w:date="2020-10-29T17:17:00Z">
        <w:r w:rsidRPr="003F395A" w:rsidDel="0032683A">
          <w:rPr>
            <w:rFonts w:eastAsiaTheme="minorEastAsia"/>
            <w:szCs w:val="24"/>
          </w:rPr>
          <w:delText>poderíamos considerar como uma resposta</w:delText>
        </w:r>
      </w:del>
      <w:ins w:id="1229" w:author="Felipe Neiva Mundim" w:date="2020-10-29T17:17:00Z">
        <w:r w:rsidR="0032683A">
          <w:rPr>
            <w:rFonts w:eastAsiaTheme="minorEastAsia"/>
            <w:szCs w:val="24"/>
          </w:rPr>
          <w:t>seria</w:t>
        </w:r>
      </w:ins>
      <w:r w:rsidRPr="003F395A">
        <w:rPr>
          <w:rFonts w:eastAsiaTheme="minorEastAsia"/>
          <w:szCs w:val="24"/>
        </w:rPr>
        <w:t xml:space="preserve"> o seguinte:</w:t>
      </w:r>
    </w:p>
    <w:p w14:paraId="27858D4C" w14:textId="036E27E4" w:rsidR="00AA724F" w:rsidRPr="003F395A" w:rsidRDefault="00AA724F" w:rsidP="00003A79">
      <w:pPr>
        <w:spacing w:before="360" w:after="360" w:line="360" w:lineRule="auto"/>
        <w:jc w:val="right"/>
        <w:rPr>
          <w:rFonts w:eastAsiaTheme="minorEastAsia"/>
          <w:szCs w:val="24"/>
        </w:rPr>
      </w:pPr>
      <m:oMath>
        <m:r>
          <w:rPr>
            <w:rFonts w:ascii="Cambria Math" w:eastAsiaTheme="minorEastAsia" w:hAnsi="Cambria Math"/>
            <w:szCs w:val="24"/>
          </w:rPr>
          <w:lastRenderedPageBreak/>
          <m:t>j=</m:t>
        </m:r>
        <m:d>
          <m:dPr>
            <m:begChr m:val="{"/>
            <m:endChr m:val="}"/>
            <m:ctrlPr>
              <w:rPr>
                <w:rFonts w:ascii="Cambria Math" w:eastAsiaTheme="minorEastAsia" w:hAnsi="Cambria Math"/>
                <w:i/>
                <w:szCs w:val="24"/>
              </w:rPr>
            </m:ctrlPr>
          </m:dPr>
          <m:e>
            <m:r>
              <w:rPr>
                <w:rFonts w:ascii="Cambria Math" w:eastAsiaTheme="minorEastAsia" w:hAnsi="Cambria Math"/>
                <w:szCs w:val="24"/>
              </w:rPr>
              <m:t>j∈m/</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j,12/17</m:t>
                </m:r>
              </m:sup>
            </m:sSup>
            <m:r>
              <w:rPr>
                <w:rFonts w:ascii="Cambria Math" w:hAnsi="Cambria Math"/>
                <w:szCs w:val="24"/>
              </w:rPr>
              <m:t>=</m:t>
            </m:r>
            <m:func>
              <m:funcPr>
                <m:ctrlPr>
                  <w:rPr>
                    <w:rFonts w:ascii="Cambria Math" w:eastAsiaTheme="minorEastAsia" w:hAnsi="Cambria Math"/>
                    <w:i/>
                    <w:szCs w:val="24"/>
                  </w:rPr>
                </m:ctrlPr>
              </m:funcPr>
              <m:fName>
                <m:r>
                  <m:rPr>
                    <m:sty m:val="p"/>
                  </m:rPr>
                  <w:rPr>
                    <w:rFonts w:ascii="Cambria Math" w:hAnsi="Cambria Math"/>
                    <w:szCs w:val="24"/>
                  </w:rPr>
                  <m:t>min</m:t>
                </m:r>
              </m:fName>
              <m:e>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2,12/17</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m,12/17</m:t>
                        </m:r>
                      </m:sup>
                    </m:sSup>
                  </m:e>
                </m:d>
              </m:e>
            </m:func>
          </m:e>
        </m:d>
      </m:oMath>
      <w:ins w:id="1230" w:author="Felipe Neiva Mundim" w:date="2020-10-29T17:15:00Z">
        <w:r w:rsidR="0032683A">
          <w:rPr>
            <w:rFonts w:eastAsiaTheme="minorEastAsia"/>
            <w:szCs w:val="24"/>
          </w:rPr>
          <w:t xml:space="preserve"> (14)</w:t>
        </w:r>
      </w:ins>
    </w:p>
    <w:p w14:paraId="498A5182" w14:textId="77777777"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 xml:space="preserve">Ou seja, aquele </w:t>
      </w:r>
      <m:oMath>
        <m:r>
          <w:rPr>
            <w:rFonts w:ascii="Cambria Math" w:eastAsiaTheme="minorEastAsia" w:hAnsi="Cambria Math"/>
            <w:szCs w:val="24"/>
          </w:rPr>
          <m:t>j</m:t>
        </m:r>
      </m:oMath>
      <w:r w:rsidRPr="003F395A">
        <w:rPr>
          <w:rFonts w:eastAsiaTheme="minorEastAsia"/>
          <w:szCs w:val="24"/>
        </w:rPr>
        <w:t>-ésimo modelo teria sido capaz de produzir, no agregado, a menor distorção possível entre previsão e realização.</w:t>
      </w:r>
    </w:p>
    <w:p w14:paraId="5A65CB35" w14:textId="3A477FC1" w:rsidR="00AA724F" w:rsidRPr="003F395A" w:rsidRDefault="0032683A" w:rsidP="00585E15">
      <w:pPr>
        <w:spacing w:after="120" w:line="360" w:lineRule="auto"/>
        <w:ind w:firstLine="709"/>
        <w:rPr>
          <w:rFonts w:eastAsiaTheme="minorEastAsia"/>
          <w:szCs w:val="24"/>
        </w:rPr>
      </w:pPr>
      <w:ins w:id="1231" w:author="Felipe Neiva Mundim" w:date="2020-10-29T17:18:00Z">
        <w:r>
          <w:rPr>
            <w:szCs w:val="24"/>
          </w:rPr>
          <w:t xml:space="preserve">Consequentemente, </w:t>
        </w:r>
      </w:ins>
      <w:del w:id="1232" w:author="Felipe Neiva Mundim" w:date="2020-10-29T17:19:00Z">
        <w:r w:rsidRPr="003F395A" w:rsidDel="0032683A">
          <w:rPr>
            <w:szCs w:val="24"/>
          </w:rPr>
          <w:delText>cumpri</w:delText>
        </w:r>
      </w:del>
      <w:del w:id="1233" w:author="Felipe Neiva Mundim" w:date="2020-10-29T17:18:00Z">
        <w:r w:rsidRPr="003F395A" w:rsidDel="0032683A">
          <w:rPr>
            <w:szCs w:val="24"/>
          </w:rPr>
          <w:delText>u</w:delText>
        </w:r>
      </w:del>
      <w:ins w:id="1234" w:author="Felipe Neiva Mundim" w:date="2020-10-29T17:19:00Z">
        <w:r>
          <w:rPr>
            <w:szCs w:val="24"/>
          </w:rPr>
          <w:t>cumpre</w:t>
        </w:r>
      </w:ins>
      <w:r w:rsidR="00AA724F" w:rsidRPr="003F395A">
        <w:rPr>
          <w:szCs w:val="24"/>
        </w:rPr>
        <w:t>-se</w:t>
      </w:r>
      <w:ins w:id="1235" w:author="Felipe Neiva Mundim" w:date="2020-10-29T17:18:00Z">
        <w:r>
          <w:rPr>
            <w:szCs w:val="24"/>
          </w:rPr>
          <w:t xml:space="preserve"> </w:t>
        </w:r>
      </w:ins>
      <w:del w:id="1236" w:author="Felipe Neiva Mundim" w:date="2020-10-29T17:18:00Z">
        <w:r w:rsidR="00AA724F" w:rsidRPr="003F395A" w:rsidDel="0032683A">
          <w:rPr>
            <w:szCs w:val="24"/>
          </w:rPr>
          <w:delText xml:space="preserve">, portanto, </w:delText>
        </w:r>
      </w:del>
      <w:r w:rsidR="00AA724F" w:rsidRPr="003F395A">
        <w:rPr>
          <w:szCs w:val="24"/>
        </w:rPr>
        <w:t xml:space="preserve">o objetivo de encontrar uma alternativa para pontuar cada um dos modelos e selecionar aquele que melhor realiza previsões. No entanto, isso foi feito apenas para uma específica cisão da base de treino e validação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=12/17</m:t>
        </m:r>
      </m:oMath>
      <w:r w:rsidR="00AA724F" w:rsidRPr="003F395A">
        <w:rPr>
          <w:rFonts w:eastAsiaTheme="minorEastAsia"/>
          <w:szCs w:val="24"/>
        </w:rPr>
        <w:t>. O que leva a pergunta: seriam diferentes os modelos a serem selecionados quando estabelecidas diferentes cisões? A verdade é que não existe nada que obrigue estas soluções a serem iguais. Como lidar com isso?</w:t>
      </w:r>
    </w:p>
    <w:p w14:paraId="0E318813" w14:textId="3C2E1769"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 xml:space="preserve">O passo intuitivo seguinte é então o de calcular cada </w:t>
      </w:r>
      <w:r w:rsidRPr="003F395A">
        <w:rPr>
          <w:rFonts w:eastAsiaTheme="minorEastAsia"/>
          <w:i/>
          <w:iCs/>
          <w:szCs w:val="24"/>
        </w:rPr>
        <w:t>RMSE</w:t>
      </w:r>
      <w:r w:rsidRPr="003F395A">
        <w:rPr>
          <w:rFonts w:eastAsiaTheme="minorEastAsia"/>
          <w:szCs w:val="24"/>
        </w:rPr>
        <w:t xml:space="preserve">, de cada modelo, em cada cisão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r w:rsidRPr="003F395A">
        <w:rPr>
          <w:rFonts w:eastAsiaTheme="minorEastAsia"/>
          <w:szCs w:val="24"/>
        </w:rPr>
        <w:t xml:space="preserve"> que estiver disponível. O que resulta no seguinte conjunto:</w:t>
      </w:r>
    </w:p>
    <w:p w14:paraId="1D3DEFE3" w14:textId="7C2952A5" w:rsidR="00AA724F" w:rsidRPr="003F395A" w:rsidRDefault="006371BF" w:rsidP="00003A79">
      <w:pPr>
        <w:spacing w:before="360" w:after="360" w:line="360" w:lineRule="auto"/>
        <w:jc w:val="right"/>
        <w:rPr>
          <w:rFonts w:eastAsiaTheme="minorEastAsia"/>
          <w:szCs w:val="24"/>
        </w:rPr>
      </w:pPr>
      <m:oMath>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m:t>
                </m:r>
              </m:sup>
            </m:sSup>
          </m:e>
        </m:d>
      </m:oMath>
      <w:ins w:id="1237" w:author="Felipe Neiva Mundim" w:date="2020-10-29T17:16:00Z">
        <w:r w:rsidR="0032683A">
          <w:rPr>
            <w:rFonts w:eastAsiaTheme="minorEastAsia"/>
            <w:szCs w:val="24"/>
          </w:rPr>
          <w:t xml:space="preserve"> </w:t>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t>(15)</w:t>
        </w:r>
      </w:ins>
    </w:p>
    <w:p w14:paraId="6C2886AB" w14:textId="77777777"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Onde:</w:t>
      </w:r>
    </w:p>
    <w:p w14:paraId="69C33898" w14:textId="7AAE277C" w:rsidR="00AA724F" w:rsidRPr="003F395A" w:rsidRDefault="006371BF" w:rsidP="00003A79">
      <w:pPr>
        <w:spacing w:before="360" w:after="360" w:line="360" w:lineRule="auto"/>
        <w:jc w:val="right"/>
        <w:rPr>
          <w:rFonts w:eastAsiaTheme="minorEastAsia"/>
          <w:szCs w:val="24"/>
        </w:rPr>
      </w:pP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j,12/17</m:t>
                      </m:r>
                    </m:sup>
                  </m:sSup>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j,01/18</m:t>
                      </m:r>
                    </m:sup>
                  </m:sSup>
                  <m:ctrlPr>
                    <w:rPr>
                      <w:rFonts w:ascii="Cambria Math" w:eastAsia="Cambria Math" w:hAnsi="Cambria Math" w:cs="Cambria Math"/>
                      <w:i/>
                      <w:szCs w:val="24"/>
                    </w:rPr>
                  </m:ctrlPr>
                </m:e>
              </m:mr>
              <m:mr>
                <m:e>
                  <m:r>
                    <w:rPr>
                      <w:rFonts w:ascii="Cambria Math" w:hAnsi="Cambria Math"/>
                      <w:szCs w:val="24"/>
                    </w:rPr>
                    <m:t>⋮</m:t>
                  </m:r>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j,06/20</m:t>
                      </m:r>
                    </m:sup>
                  </m:sSup>
                </m:e>
              </m:mr>
            </m:m>
          </m:e>
        </m:d>
      </m:oMath>
      <w:ins w:id="1238" w:author="Felipe Neiva Mundim" w:date="2020-10-29T17:23:00Z">
        <w:r w:rsidR="0032683A">
          <w:rPr>
            <w:rFonts w:eastAsiaTheme="minorEastAsia"/>
            <w:szCs w:val="24"/>
          </w:rPr>
          <w:t xml:space="preserve"> </w:t>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r>
        <w:r w:rsidR="0032683A">
          <w:rPr>
            <w:rFonts w:eastAsiaTheme="minorEastAsia"/>
            <w:szCs w:val="24"/>
          </w:rPr>
          <w:tab/>
          <w:t>(16)</w:t>
        </w:r>
      </w:ins>
    </w:p>
    <w:p w14:paraId="015EFD68" w14:textId="20262485"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 xml:space="preserve">Ou seja, um vetor cujos elementos formam uma série temporal dos </w:t>
      </w:r>
      <w:r w:rsidRPr="003F395A">
        <w:rPr>
          <w:rFonts w:eastAsiaTheme="minorEastAsia"/>
          <w:i/>
          <w:iCs/>
          <w:szCs w:val="24"/>
        </w:rPr>
        <w:t>RMSE</w:t>
      </w:r>
      <w:r w:rsidRPr="003F395A">
        <w:rPr>
          <w:rFonts w:eastAsiaTheme="minorEastAsia"/>
          <w:szCs w:val="24"/>
        </w:rPr>
        <w:t xml:space="preserve"> para </w:t>
      </w:r>
      <m:oMath>
        <m:r>
          <w:rPr>
            <w:rFonts w:ascii="Cambria Math" w:eastAsiaTheme="minorEastAsia" w:hAnsi="Cambria Math"/>
            <w:szCs w:val="24"/>
          </w:rPr>
          <m:t>j</m:t>
        </m:r>
      </m:oMath>
      <w:r w:rsidRPr="003F395A">
        <w:rPr>
          <w:rFonts w:eastAsiaTheme="minorEastAsia"/>
          <w:szCs w:val="24"/>
        </w:rPr>
        <w:t xml:space="preserve"> em todas as distintas cisões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r w:rsidRPr="003F395A">
        <w:rPr>
          <w:rFonts w:eastAsiaTheme="minorEastAsia"/>
          <w:szCs w:val="24"/>
        </w:rPr>
        <w:t>.</w:t>
      </w:r>
    </w:p>
    <w:p w14:paraId="342C3E9F" w14:textId="2BF08D53" w:rsidR="00AA724F" w:rsidRPr="003F395A" w:rsidDel="00CA7C34" w:rsidRDefault="00AA724F" w:rsidP="00585E15">
      <w:pPr>
        <w:spacing w:after="120" w:line="360" w:lineRule="auto"/>
        <w:ind w:firstLine="709"/>
        <w:rPr>
          <w:del w:id="1239" w:author="Felipe Neiva Mundim" w:date="2020-10-29T17:27:00Z"/>
          <w:szCs w:val="24"/>
        </w:rPr>
      </w:pPr>
      <w:del w:id="1240" w:author="Felipe Neiva Mundim" w:date="2020-10-29T17:26:00Z">
        <w:r w:rsidRPr="003F395A" w:rsidDel="00CA7C34">
          <w:rPr>
            <w:rFonts w:eastAsiaTheme="minorEastAsia"/>
            <w:szCs w:val="24"/>
          </w:rPr>
          <w:delText xml:space="preserve">Este </w:delText>
        </w:r>
      </w:del>
      <w:ins w:id="1241" w:author="Felipe Neiva Mundim" w:date="2020-10-29T17:26:00Z">
        <w:r w:rsidR="00CA7C34">
          <w:rPr>
            <w:rFonts w:eastAsiaTheme="minorEastAsia"/>
            <w:szCs w:val="24"/>
          </w:rPr>
          <w:t>Esse</w:t>
        </w:r>
        <w:r w:rsidR="00CA7C34" w:rsidRPr="003F395A">
          <w:rPr>
            <w:rFonts w:eastAsiaTheme="minorEastAsia"/>
            <w:szCs w:val="24"/>
          </w:rPr>
          <w:t xml:space="preserve"> </w:t>
        </w:r>
      </w:ins>
      <w:r w:rsidRPr="003F395A">
        <w:rPr>
          <w:rFonts w:eastAsiaTheme="minorEastAsia"/>
          <w:szCs w:val="24"/>
        </w:rPr>
        <w:t xml:space="preserve">procedimento é o de </w:t>
      </w:r>
      <w:r w:rsidRPr="003F395A">
        <w:rPr>
          <w:i/>
          <w:iCs/>
          <w:szCs w:val="24"/>
        </w:rPr>
        <w:t xml:space="preserve">time series </w:t>
      </w:r>
      <w:proofErr w:type="spellStart"/>
      <w:r w:rsidRPr="003F395A">
        <w:rPr>
          <w:i/>
          <w:iCs/>
          <w:szCs w:val="24"/>
        </w:rPr>
        <w:t>cross-validation</w:t>
      </w:r>
      <w:proofErr w:type="spellEnd"/>
      <w:r w:rsidRPr="003F395A">
        <w:rPr>
          <w:szCs w:val="24"/>
        </w:rPr>
        <w:t xml:space="preserve"> </w:t>
      </w:r>
      <w:r w:rsidRPr="003F395A">
        <w:rPr>
          <w:rFonts w:eastAsiaTheme="minorEastAsia"/>
          <w:szCs w:val="24"/>
        </w:rPr>
        <w:t xml:space="preserve">descrito em </w:t>
      </w:r>
      <w:proofErr w:type="spellStart"/>
      <w:r w:rsidRPr="003F395A">
        <w:rPr>
          <w:szCs w:val="24"/>
        </w:rPr>
        <w:t>Hyndman</w:t>
      </w:r>
      <w:proofErr w:type="spellEnd"/>
      <w:r w:rsidRPr="003F395A">
        <w:rPr>
          <w:szCs w:val="24"/>
        </w:rPr>
        <w:t xml:space="preserve"> &amp; </w:t>
      </w:r>
      <w:proofErr w:type="spellStart"/>
      <w:r w:rsidRPr="003F395A">
        <w:rPr>
          <w:szCs w:val="24"/>
        </w:rPr>
        <w:t>Athanasopoulos</w:t>
      </w:r>
      <w:proofErr w:type="spellEnd"/>
      <w:r w:rsidRPr="003F395A">
        <w:rPr>
          <w:szCs w:val="24"/>
        </w:rPr>
        <w:t xml:space="preserve"> (2018), </w:t>
      </w:r>
      <w:del w:id="1242" w:author="Felipe Neiva Mundim" w:date="2020-10-29T17:27:00Z">
        <w:r w:rsidRPr="003F395A" w:rsidDel="00CA7C34">
          <w:rPr>
            <w:szCs w:val="24"/>
          </w:rPr>
          <w:delText>seção 3.4, no tópico de mesmo nome.</w:delText>
        </w:r>
      </w:del>
    </w:p>
    <w:p w14:paraId="206B2A50" w14:textId="2E82DAA6" w:rsidR="00AA724F" w:rsidRPr="003F395A" w:rsidRDefault="00CA7C34" w:rsidP="00585E15">
      <w:pPr>
        <w:spacing w:after="120" w:line="360" w:lineRule="auto"/>
        <w:ind w:firstLine="709"/>
        <w:rPr>
          <w:szCs w:val="24"/>
        </w:rPr>
      </w:pPr>
      <w:r w:rsidRPr="003F395A">
        <w:rPr>
          <w:szCs w:val="24"/>
        </w:rPr>
        <w:t xml:space="preserve">os </w:t>
      </w:r>
      <w:r w:rsidR="00AA724F" w:rsidRPr="003F395A">
        <w:rPr>
          <w:szCs w:val="24"/>
        </w:rPr>
        <w:t>autores descrevem a formação dos conjuntos de treino e validação para modelos de previsão de um período à frente:</w:t>
      </w:r>
    </w:p>
    <w:p w14:paraId="4A430828" w14:textId="281663F6" w:rsidR="00AA724F" w:rsidRPr="00585E15" w:rsidRDefault="001F75E0" w:rsidP="00585E15">
      <w:pPr>
        <w:spacing w:line="240" w:lineRule="auto"/>
        <w:ind w:left="1984"/>
        <w:rPr>
          <w:sz w:val="20"/>
          <w:szCs w:val="24"/>
        </w:rPr>
      </w:pPr>
      <w:r w:rsidRPr="00585E15">
        <w:rPr>
          <w:sz w:val="20"/>
          <w:szCs w:val="24"/>
        </w:rPr>
        <w:t xml:space="preserve">Neste procedimento, há uma série de conjuntos de teste, cada </w:t>
      </w:r>
      <w:proofErr w:type="spellStart"/>
      <w:r w:rsidRPr="00585E15">
        <w:rPr>
          <w:sz w:val="20"/>
          <w:szCs w:val="24"/>
        </w:rPr>
        <w:t>um</w:t>
      </w:r>
      <w:proofErr w:type="spellEnd"/>
      <w:r w:rsidRPr="00585E15">
        <w:rPr>
          <w:sz w:val="20"/>
          <w:szCs w:val="24"/>
        </w:rPr>
        <w:t xml:space="preserve"> consistindo em uma única observação. O conjunto de treinamento correspondente consiste apenas em observações que ocorreram antes da observação que integra o conjunto de teste.</w:t>
      </w:r>
      <w:r w:rsidR="00AA724F" w:rsidRPr="00585E15">
        <w:rPr>
          <w:sz w:val="20"/>
          <w:szCs w:val="24"/>
        </w:rPr>
        <w:t xml:space="preserve"> </w:t>
      </w:r>
      <w:ins w:id="1243" w:author="Felipe Neiva Mundim" w:date="2020-10-30T12:23:00Z">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p>
    <w:p w14:paraId="089CB47F" w14:textId="1068037E" w:rsidR="00AA724F" w:rsidRPr="003F395A" w:rsidRDefault="00AA724F" w:rsidP="00585E15">
      <w:pPr>
        <w:spacing w:after="120" w:line="360" w:lineRule="auto"/>
        <w:ind w:firstLine="709"/>
        <w:rPr>
          <w:szCs w:val="24"/>
        </w:rPr>
      </w:pPr>
      <w:del w:id="1244" w:author="Felipe Neiva Mundim" w:date="2020-10-29T17:38:00Z">
        <w:r w:rsidRPr="003F395A" w:rsidDel="000B41DC">
          <w:rPr>
            <w:szCs w:val="24"/>
          </w:rPr>
          <w:delText>Mas</w:delText>
        </w:r>
      </w:del>
      <w:ins w:id="1245" w:author="Felipe Neiva Mundim" w:date="2020-10-29T17:38:00Z">
        <w:r w:rsidR="000B41DC">
          <w:rPr>
            <w:szCs w:val="24"/>
          </w:rPr>
          <w:t>Ademais</w:t>
        </w:r>
      </w:ins>
      <w:ins w:id="1246" w:author="Felipe Neiva Mundim" w:date="2020-10-29T17:27:00Z">
        <w:r w:rsidR="00CA7C34">
          <w:rPr>
            <w:szCs w:val="24"/>
          </w:rPr>
          <w:t>,</w:t>
        </w:r>
      </w:ins>
      <w:r w:rsidRPr="003F395A">
        <w:rPr>
          <w:szCs w:val="24"/>
        </w:rPr>
        <w:t xml:space="preserve"> </w:t>
      </w:r>
      <w:proofErr w:type="spellStart"/>
      <w:ins w:id="1247" w:author="Felipe Neiva Mundim" w:date="2020-10-29T17:38:00Z">
        <w:r w:rsidR="000B41DC" w:rsidRPr="000B41DC">
          <w:rPr>
            <w:szCs w:val="24"/>
          </w:rPr>
          <w:t>Hyndman</w:t>
        </w:r>
        <w:proofErr w:type="spellEnd"/>
        <w:r w:rsidR="000B41DC" w:rsidRPr="000B41DC">
          <w:rPr>
            <w:szCs w:val="24"/>
          </w:rPr>
          <w:t xml:space="preserve"> &amp; </w:t>
        </w:r>
        <w:proofErr w:type="spellStart"/>
        <w:r w:rsidR="000B41DC" w:rsidRPr="000B41DC">
          <w:rPr>
            <w:szCs w:val="24"/>
          </w:rPr>
          <w:t>Athanasopoulos</w:t>
        </w:r>
        <w:proofErr w:type="spellEnd"/>
        <w:r w:rsidR="000B41DC" w:rsidRPr="000B41DC">
          <w:rPr>
            <w:szCs w:val="24"/>
          </w:rPr>
          <w:t xml:space="preserve"> (2018) </w:t>
        </w:r>
      </w:ins>
      <w:del w:id="1248" w:author="Felipe Neiva Mundim" w:date="2020-10-29T17:38:00Z">
        <w:r w:rsidRPr="003F395A" w:rsidDel="000B41DC">
          <w:rPr>
            <w:szCs w:val="24"/>
          </w:rPr>
          <w:delText>deixam explícita</w:delText>
        </w:r>
      </w:del>
      <w:ins w:id="1249" w:author="Felipe Neiva Mundim" w:date="2020-10-29T17:38:00Z">
        <w:r w:rsidR="000B41DC">
          <w:rPr>
            <w:szCs w:val="24"/>
          </w:rPr>
          <w:t>mencionam</w:t>
        </w:r>
      </w:ins>
      <w:r w:rsidRPr="003F395A">
        <w:rPr>
          <w:szCs w:val="24"/>
        </w:rPr>
        <w:t xml:space="preserve"> a possibilidade de </w:t>
      </w:r>
      <w:del w:id="1250" w:author="Felipe Neiva Mundim" w:date="2020-10-29T17:39:00Z">
        <w:r w:rsidRPr="003F395A" w:rsidDel="000B41DC">
          <w:rPr>
            <w:szCs w:val="24"/>
          </w:rPr>
          <w:delText>se usarem</w:delText>
        </w:r>
      </w:del>
      <w:ins w:id="1251" w:author="Felipe Neiva Mundim" w:date="2020-10-29T17:39:00Z">
        <w:r w:rsidR="000B41DC">
          <w:rPr>
            <w:szCs w:val="24"/>
          </w:rPr>
          <w:t>usar</w:t>
        </w:r>
      </w:ins>
      <w:r w:rsidRPr="003F395A">
        <w:rPr>
          <w:szCs w:val="24"/>
        </w:rPr>
        <w:t xml:space="preserve"> modelos de previsão com vários passos à frente:</w:t>
      </w:r>
    </w:p>
    <w:p w14:paraId="7EC532B7" w14:textId="3E373E11" w:rsidR="00AA724F" w:rsidRPr="00585E15" w:rsidRDefault="00BA6079" w:rsidP="00585E15">
      <w:pPr>
        <w:spacing w:after="120" w:line="240" w:lineRule="auto"/>
        <w:ind w:left="1984"/>
        <w:rPr>
          <w:sz w:val="20"/>
          <w:szCs w:val="24"/>
        </w:rPr>
      </w:pPr>
      <w:ins w:id="1252" w:author="Felipe Neiva Mundim" w:date="2020-10-26T11:58:00Z">
        <w:r w:rsidRPr="00585E15">
          <w:rPr>
            <w:sz w:val="20"/>
            <w:szCs w:val="24"/>
          </w:rPr>
          <w:lastRenderedPageBreak/>
          <w:t>Nesse caso, o procedimento de validação cruzada com base em uma origem de previsão contínua pode ser modificado para permitir que erros de várias etapas sejam utilizados</w:t>
        </w:r>
      </w:ins>
      <w:del w:id="1253" w:author="Felipe Neiva Mundim" w:date="2020-10-26T11:58:00Z">
        <w:r w:rsidR="00AA724F" w:rsidRPr="00585E15" w:rsidDel="00BA6079">
          <w:rPr>
            <w:sz w:val="20"/>
            <w:szCs w:val="24"/>
          </w:rPr>
          <w:delText>In this case, the cross-validation procedure based on a rolling forecasting origin can be modified to allow multi-step errors to be used</w:delText>
        </w:r>
      </w:del>
      <w:r w:rsidR="00AA724F" w:rsidRPr="00585E15">
        <w:rPr>
          <w:sz w:val="20"/>
          <w:szCs w:val="24"/>
        </w:rPr>
        <w:t>.</w:t>
      </w:r>
      <w:ins w:id="1254" w:author="Felipe Neiva Mundim" w:date="2020-10-30T12:23:00Z">
        <w:r w:rsidR="00EA5198">
          <w:rPr>
            <w:sz w:val="20"/>
            <w:szCs w:val="24"/>
          </w:rPr>
          <w:t xml:space="preserve"> </w:t>
        </w:r>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p>
    <w:p w14:paraId="6E379ABA" w14:textId="0269CEC4" w:rsidR="00AA724F" w:rsidRPr="003F395A" w:rsidRDefault="000B41DC" w:rsidP="00585E15">
      <w:pPr>
        <w:spacing w:after="120" w:line="360" w:lineRule="auto"/>
        <w:ind w:firstLine="709"/>
        <w:rPr>
          <w:szCs w:val="24"/>
        </w:rPr>
      </w:pPr>
      <w:ins w:id="1255" w:author="Felipe Neiva Mundim" w:date="2020-10-29T17:41:00Z">
        <w:r>
          <w:rPr>
            <w:szCs w:val="24"/>
          </w:rPr>
          <w:t xml:space="preserve">Além disso, </w:t>
        </w:r>
      </w:ins>
      <w:r w:rsidRPr="003F395A">
        <w:rPr>
          <w:szCs w:val="24"/>
        </w:rPr>
        <w:t xml:space="preserve">em </w:t>
      </w:r>
      <w:del w:id="1256" w:author="Felipe Neiva Mundim" w:date="2020-10-29T17:41:00Z">
        <w:r w:rsidR="00AA724F" w:rsidRPr="003F395A" w:rsidDel="000B41DC">
          <w:rPr>
            <w:szCs w:val="24"/>
          </w:rPr>
          <w:delText xml:space="preserve">seu </w:delText>
        </w:r>
      </w:del>
      <w:proofErr w:type="spellStart"/>
      <w:r w:rsidR="00AA724F" w:rsidRPr="003F395A">
        <w:rPr>
          <w:i/>
          <w:iCs/>
          <w:szCs w:val="24"/>
        </w:rPr>
        <w:t>Measuring</w:t>
      </w:r>
      <w:proofErr w:type="spellEnd"/>
      <w:r w:rsidR="00AA724F" w:rsidRPr="003F395A">
        <w:rPr>
          <w:i/>
          <w:iCs/>
          <w:szCs w:val="24"/>
        </w:rPr>
        <w:t xml:space="preserve"> </w:t>
      </w:r>
      <w:proofErr w:type="spellStart"/>
      <w:r w:rsidR="00AA724F" w:rsidRPr="003F395A">
        <w:rPr>
          <w:i/>
          <w:iCs/>
          <w:szCs w:val="24"/>
        </w:rPr>
        <w:t>forecast</w:t>
      </w:r>
      <w:proofErr w:type="spellEnd"/>
      <w:r w:rsidR="00AA724F" w:rsidRPr="003F395A">
        <w:rPr>
          <w:i/>
          <w:iCs/>
          <w:szCs w:val="24"/>
        </w:rPr>
        <w:t xml:space="preserve"> </w:t>
      </w:r>
      <w:proofErr w:type="spellStart"/>
      <w:r w:rsidR="00AA724F" w:rsidRPr="003F395A">
        <w:rPr>
          <w:i/>
          <w:iCs/>
          <w:szCs w:val="24"/>
        </w:rPr>
        <w:t>accuracy</w:t>
      </w:r>
      <w:proofErr w:type="spellEnd"/>
      <w:r w:rsidR="00AA724F" w:rsidRPr="003F395A">
        <w:rPr>
          <w:rStyle w:val="Refdenotaderodap"/>
          <w:i/>
          <w:iCs/>
          <w:szCs w:val="24"/>
        </w:rPr>
        <w:footnoteReference w:id="19"/>
      </w:r>
      <w:r w:rsidR="00AA724F" w:rsidRPr="003F395A">
        <w:rPr>
          <w:szCs w:val="24"/>
        </w:rPr>
        <w:t xml:space="preserve">, </w:t>
      </w:r>
      <w:del w:id="1257" w:author="Felipe Neiva Mundim" w:date="2020-10-29T17:43:00Z">
        <w:r w:rsidR="00AA724F" w:rsidRPr="003F395A" w:rsidDel="000B41DC">
          <w:rPr>
            <w:szCs w:val="24"/>
          </w:rPr>
          <w:delText xml:space="preserve">de 2014, Rob J </w:delText>
        </w:r>
      </w:del>
      <w:proofErr w:type="spellStart"/>
      <w:r w:rsidR="00AA724F" w:rsidRPr="003F395A">
        <w:rPr>
          <w:szCs w:val="24"/>
        </w:rPr>
        <w:t>Hyndman</w:t>
      </w:r>
      <w:proofErr w:type="spellEnd"/>
      <w:r w:rsidR="00AA724F" w:rsidRPr="003F395A">
        <w:rPr>
          <w:szCs w:val="24"/>
        </w:rPr>
        <w:t xml:space="preserve"> </w:t>
      </w:r>
      <w:ins w:id="1258" w:author="Felipe Neiva Mundim" w:date="2020-10-29T17:43:00Z">
        <w:r>
          <w:rPr>
            <w:szCs w:val="24"/>
          </w:rPr>
          <w:t xml:space="preserve">(2014) </w:t>
        </w:r>
      </w:ins>
      <w:r w:rsidR="00AA724F" w:rsidRPr="003F395A">
        <w:rPr>
          <w:szCs w:val="24"/>
        </w:rPr>
        <w:t>descreve o mesmo ponto:</w:t>
      </w:r>
    </w:p>
    <w:p w14:paraId="6637C256" w14:textId="3A074538" w:rsidR="00AA724F" w:rsidRPr="00585E15" w:rsidRDefault="00BA6079" w:rsidP="00585E15">
      <w:pPr>
        <w:spacing w:after="120" w:line="240" w:lineRule="auto"/>
        <w:ind w:left="1984"/>
        <w:rPr>
          <w:sz w:val="20"/>
          <w:szCs w:val="24"/>
        </w:rPr>
      </w:pPr>
      <w:ins w:id="1259" w:author="Felipe Neiva Mundim" w:date="2020-10-26T11:59:00Z">
        <w:r w:rsidRPr="00585E15">
          <w:rPr>
            <w:sz w:val="20"/>
            <w:szCs w:val="24"/>
          </w:rPr>
          <w:t xml:space="preserve">Nesta abordagem, </w:t>
        </w:r>
      </w:ins>
      <w:ins w:id="1260" w:author="Felipe Neiva Mundim" w:date="2020-10-26T12:00:00Z">
        <w:r w:rsidRPr="00585E15">
          <w:rPr>
            <w:sz w:val="20"/>
            <w:szCs w:val="24"/>
          </w:rPr>
          <w:t>foram utilizados</w:t>
        </w:r>
      </w:ins>
      <w:ins w:id="1261" w:author="Felipe Neiva Mundim" w:date="2020-10-26T11:59:00Z">
        <w:r w:rsidRPr="00585E15">
          <w:rPr>
            <w:sz w:val="20"/>
            <w:szCs w:val="24"/>
          </w:rPr>
          <w:t xml:space="preserve"> muitos conjuntos de treinamento diferentes, cada um contendo uma obse</w:t>
        </w:r>
        <w:r w:rsidR="000B41DC">
          <w:rPr>
            <w:sz w:val="20"/>
            <w:szCs w:val="24"/>
          </w:rPr>
          <w:t>rvação a mais do que a anterior</w:t>
        </w:r>
      </w:ins>
      <w:del w:id="1262" w:author="Felipe Neiva Mundim" w:date="2020-10-26T11:59:00Z">
        <w:r w:rsidR="00AA724F" w:rsidRPr="00585E15" w:rsidDel="00BA6079">
          <w:rPr>
            <w:sz w:val="20"/>
            <w:szCs w:val="24"/>
          </w:rPr>
          <w:delText>In this approach, we use many different training sets, each one containing one more observation than the previous one</w:delText>
        </w:r>
      </w:del>
      <w:r w:rsidR="00AA724F" w:rsidRPr="00585E15">
        <w:rPr>
          <w:sz w:val="20"/>
          <w:szCs w:val="24"/>
        </w:rPr>
        <w:t>.</w:t>
      </w:r>
      <w:ins w:id="1263" w:author="Felipe Neiva Mundim" w:date="2020-10-30T12:23:00Z">
        <w:r w:rsidR="00EA5198">
          <w:rPr>
            <w:sz w:val="20"/>
            <w:szCs w:val="24"/>
          </w:rPr>
          <w:t xml:space="preserve"> </w:t>
        </w:r>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p>
    <w:p w14:paraId="04274552" w14:textId="006384A0" w:rsidR="00AA724F" w:rsidRPr="003F395A" w:rsidRDefault="00AA724F" w:rsidP="00585E15">
      <w:pPr>
        <w:spacing w:after="120" w:line="360" w:lineRule="auto"/>
        <w:ind w:firstLine="709"/>
        <w:rPr>
          <w:szCs w:val="24"/>
        </w:rPr>
      </w:pPr>
      <w:proofErr w:type="spellStart"/>
      <w:r w:rsidRPr="003F395A">
        <w:rPr>
          <w:szCs w:val="24"/>
        </w:rPr>
        <w:t>Hyndman</w:t>
      </w:r>
      <w:proofErr w:type="spellEnd"/>
      <w:r w:rsidRPr="003F395A">
        <w:rPr>
          <w:szCs w:val="24"/>
        </w:rPr>
        <w:t xml:space="preserve"> &amp; </w:t>
      </w:r>
      <w:proofErr w:type="spellStart"/>
      <w:r w:rsidRPr="003F395A">
        <w:rPr>
          <w:szCs w:val="24"/>
        </w:rPr>
        <w:t>Athanasopoulos</w:t>
      </w:r>
      <w:proofErr w:type="spellEnd"/>
      <w:r w:rsidRPr="003F395A">
        <w:rPr>
          <w:szCs w:val="24"/>
        </w:rPr>
        <w:t xml:space="preserve"> (2018) </w:t>
      </w:r>
      <w:del w:id="1264" w:author="Felipe Neiva Mundim" w:date="2020-10-29T17:44:00Z">
        <w:r w:rsidRPr="003F395A" w:rsidDel="000B41DC">
          <w:rPr>
            <w:szCs w:val="24"/>
          </w:rPr>
          <w:delText>descrevem também</w:delText>
        </w:r>
      </w:del>
      <w:ins w:id="1265" w:author="Felipe Neiva Mundim" w:date="2020-10-29T17:44:00Z">
        <w:r w:rsidR="000B41DC">
          <w:rPr>
            <w:szCs w:val="24"/>
          </w:rPr>
          <w:t>explicam</w:t>
        </w:r>
      </w:ins>
      <w:r w:rsidRPr="003F395A">
        <w:rPr>
          <w:szCs w:val="24"/>
        </w:rPr>
        <w:t xml:space="preserve"> a avaliação do modelo para cada conjunto de treino:</w:t>
      </w:r>
    </w:p>
    <w:p w14:paraId="6582188A" w14:textId="232887E6" w:rsidR="00806BAE" w:rsidRPr="00585E15" w:rsidRDefault="00F6410A" w:rsidP="00585E15">
      <w:pPr>
        <w:spacing w:after="120" w:line="240" w:lineRule="auto"/>
        <w:ind w:left="1984"/>
        <w:rPr>
          <w:ins w:id="1266" w:author="Felipe Neiva Mundim" w:date="2020-10-26T19:15:00Z"/>
          <w:sz w:val="20"/>
          <w:szCs w:val="24"/>
        </w:rPr>
      </w:pPr>
      <w:ins w:id="1267" w:author="Felipe Neiva Mundim" w:date="2020-10-26T15:47:00Z">
        <w:r w:rsidRPr="00585E15">
          <w:rPr>
            <w:sz w:val="20"/>
            <w:szCs w:val="24"/>
          </w:rPr>
          <w:t>A precisão da previsão é calculada pela média dos conjuntos de teste.</w:t>
        </w:r>
      </w:ins>
      <w:del w:id="1268" w:author="Felipe Neiva Mundim" w:date="2020-10-26T15:47:00Z">
        <w:r w:rsidR="00AA724F" w:rsidRPr="00585E15" w:rsidDel="00F6410A">
          <w:rPr>
            <w:sz w:val="20"/>
            <w:szCs w:val="24"/>
          </w:rPr>
          <w:delText>The forecast accuracy is computed by averaging over the test sets.</w:delText>
        </w:r>
      </w:del>
      <w:r w:rsidR="00AA724F" w:rsidRPr="00585E15">
        <w:rPr>
          <w:sz w:val="20"/>
          <w:szCs w:val="24"/>
        </w:rPr>
        <w:t xml:space="preserve"> </w:t>
      </w:r>
      <w:ins w:id="1269" w:author="Felipe Neiva Mundim" w:date="2020-10-26T19:15:00Z">
        <w:r w:rsidR="00806BAE" w:rsidRPr="00585E15">
          <w:rPr>
            <w:sz w:val="20"/>
            <w:szCs w:val="24"/>
          </w:rPr>
          <w:t xml:space="preserve">Esse procedimento é às vezes conhecido como avaliação em uma origem de previsão contínua porque a origem na qual a previsão se baseia avança no tempo. </w:t>
        </w:r>
      </w:ins>
      <w:ins w:id="1270" w:author="Felipe Neiva Mundim" w:date="2020-10-30T12:23:00Z">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p>
    <w:p w14:paraId="719B19BA" w14:textId="62E3D613" w:rsidR="00AA724F" w:rsidRPr="003F395A" w:rsidDel="00806BAE" w:rsidRDefault="00AA724F" w:rsidP="00585E15">
      <w:pPr>
        <w:spacing w:after="120" w:line="240" w:lineRule="auto"/>
        <w:ind w:left="1984"/>
        <w:rPr>
          <w:del w:id="1271" w:author="Felipe Neiva Mundim" w:date="2020-10-26T19:16:00Z"/>
          <w:rFonts w:eastAsia="Times New Roman" w:cs="Times New Roman"/>
          <w:i/>
          <w:szCs w:val="24"/>
          <w:lang w:val="en-US" w:eastAsia="pt-BR"/>
        </w:rPr>
      </w:pPr>
      <w:del w:id="1272" w:author="Felipe Neiva Mundim" w:date="2020-10-26T19:16:00Z">
        <w:r w:rsidRPr="003F395A" w:rsidDel="00806BAE">
          <w:rPr>
            <w:rFonts w:eastAsia="Times New Roman" w:cs="Times New Roman"/>
            <w:i/>
            <w:szCs w:val="24"/>
            <w:lang w:val="en-US" w:eastAsia="pt-BR"/>
          </w:rPr>
          <w:delText xml:space="preserve">This procedure is sometimes known as </w:delText>
        </w:r>
        <w:r w:rsidRPr="003F395A" w:rsidDel="00806BAE">
          <w:rPr>
            <w:rFonts w:eastAsia="Times New Roman" w:cs="Times New Roman"/>
            <w:b/>
            <w:bCs/>
            <w:i/>
            <w:szCs w:val="24"/>
            <w:lang w:val="en-US" w:eastAsia="pt-BR"/>
          </w:rPr>
          <w:delText>“evaluation on a rolling forecasting origin”</w:delText>
        </w:r>
        <w:r w:rsidRPr="003F395A" w:rsidDel="00806BAE">
          <w:rPr>
            <w:rFonts w:eastAsia="Times New Roman" w:cs="Times New Roman"/>
            <w:i/>
            <w:szCs w:val="24"/>
            <w:lang w:val="en-US" w:eastAsia="pt-BR"/>
          </w:rPr>
          <w:delText xml:space="preserve"> [</w:delText>
        </w:r>
        <w:r w:rsidRPr="003F395A" w:rsidDel="00806BAE">
          <w:rPr>
            <w:rFonts w:eastAsia="Times New Roman" w:cs="Times New Roman"/>
            <w:i/>
            <w:iCs/>
            <w:szCs w:val="24"/>
            <w:lang w:val="en-US" w:eastAsia="pt-BR"/>
          </w:rPr>
          <w:delText>grifo nosso</w:delText>
        </w:r>
        <w:r w:rsidRPr="003F395A" w:rsidDel="00806BAE">
          <w:rPr>
            <w:rFonts w:eastAsia="Times New Roman" w:cs="Times New Roman"/>
            <w:i/>
            <w:szCs w:val="24"/>
            <w:lang w:val="en-US" w:eastAsia="pt-BR"/>
          </w:rPr>
          <w:delText>] because the “origin” at which the forecast is based rolls forward in time.</w:delText>
        </w:r>
      </w:del>
    </w:p>
    <w:p w14:paraId="6636E496" w14:textId="77777777" w:rsidR="00AA724F" w:rsidRPr="003F395A" w:rsidRDefault="00AA724F" w:rsidP="00585E15">
      <w:pPr>
        <w:spacing w:after="120" w:line="360" w:lineRule="auto"/>
        <w:ind w:firstLine="709"/>
        <w:rPr>
          <w:szCs w:val="24"/>
        </w:rPr>
      </w:pPr>
      <w:r w:rsidRPr="003F395A">
        <w:rPr>
          <w:szCs w:val="24"/>
        </w:rPr>
        <w:t xml:space="preserve">Sobre o uso de métricas para avaliação das previsões, o trecho em </w:t>
      </w:r>
      <w:proofErr w:type="spellStart"/>
      <w:r w:rsidRPr="003F395A">
        <w:rPr>
          <w:szCs w:val="24"/>
        </w:rPr>
        <w:t>Hyndman</w:t>
      </w:r>
      <w:proofErr w:type="spellEnd"/>
      <w:r w:rsidRPr="003F395A">
        <w:rPr>
          <w:szCs w:val="24"/>
        </w:rPr>
        <w:t xml:space="preserve"> (2014) é mais direto:</w:t>
      </w:r>
    </w:p>
    <w:p w14:paraId="62EC3D9C" w14:textId="4D204CEE" w:rsidR="00AA724F" w:rsidRPr="00585E15" w:rsidRDefault="00806BAE" w:rsidP="00585E15">
      <w:pPr>
        <w:spacing w:after="120" w:line="240" w:lineRule="auto"/>
        <w:ind w:left="1984"/>
        <w:rPr>
          <w:rFonts w:eastAsia="Times New Roman" w:cs="Times New Roman"/>
          <w:sz w:val="20"/>
          <w:szCs w:val="24"/>
          <w:lang w:eastAsia="pt-BR"/>
        </w:rPr>
      </w:pPr>
      <w:ins w:id="1273" w:author="Felipe Neiva Mundim" w:date="2020-10-26T19:16:00Z">
        <w:r w:rsidRPr="00585E15">
          <w:rPr>
            <w:rFonts w:eastAsia="Times New Roman" w:cs="Times New Roman"/>
            <w:sz w:val="20"/>
            <w:szCs w:val="24"/>
            <w:lang w:eastAsia="pt-BR"/>
          </w:rPr>
          <w:t xml:space="preserve">As </w:t>
        </w:r>
        <w:r w:rsidRPr="00585E15">
          <w:rPr>
            <w:rFonts w:eastAsia="Times New Roman" w:cs="Times New Roman"/>
            <w:b/>
            <w:sz w:val="20"/>
            <w:szCs w:val="24"/>
            <w:lang w:eastAsia="pt-BR"/>
          </w:rPr>
          <w:t>medidas de precisão das previsões são calculadas em cada conjunto de teste</w:t>
        </w:r>
        <w:r w:rsidRPr="00585E15">
          <w:rPr>
            <w:rFonts w:eastAsia="Times New Roman" w:cs="Times New Roman"/>
            <w:sz w:val="20"/>
            <w:szCs w:val="24"/>
            <w:lang w:eastAsia="pt-BR"/>
          </w:rPr>
          <w:t xml:space="preserve"> e os </w:t>
        </w:r>
        <w:r w:rsidRPr="00585E15">
          <w:rPr>
            <w:rFonts w:eastAsia="Times New Roman" w:cs="Times New Roman"/>
            <w:b/>
            <w:sz w:val="20"/>
            <w:szCs w:val="24"/>
            <w:lang w:eastAsia="pt-BR"/>
          </w:rPr>
          <w:t xml:space="preserve">resultados são calculados em média em todos os conjuntos de teste </w:t>
        </w:r>
        <w:r w:rsidRPr="00585E15">
          <w:rPr>
            <w:rFonts w:eastAsia="Times New Roman" w:cs="Times New Roman"/>
            <w:sz w:val="20"/>
            <w:szCs w:val="24"/>
            <w:lang w:eastAsia="pt-BR"/>
          </w:rPr>
          <w:t>(ajuste para seus diferentes tamanhos)</w:t>
        </w:r>
      </w:ins>
      <w:del w:id="1274" w:author="Felipe Neiva Mundim" w:date="2020-10-26T19:17:00Z">
        <w:r w:rsidR="00AA724F" w:rsidRPr="00585E15" w:rsidDel="00806BAE">
          <w:rPr>
            <w:rFonts w:eastAsia="Times New Roman" w:cs="Times New Roman"/>
            <w:sz w:val="20"/>
            <w:szCs w:val="24"/>
            <w:lang w:eastAsia="pt-BR"/>
          </w:rPr>
          <w:delText xml:space="preserve">The </w:delText>
        </w:r>
        <w:r w:rsidR="00AA724F" w:rsidRPr="00585E15" w:rsidDel="00806BAE">
          <w:rPr>
            <w:rFonts w:eastAsia="Times New Roman" w:cs="Times New Roman"/>
            <w:b/>
            <w:bCs/>
            <w:sz w:val="20"/>
            <w:szCs w:val="24"/>
            <w:lang w:eastAsia="pt-BR"/>
          </w:rPr>
          <w:delText>forecast accuracy measures are calculated on each test set</w:delText>
        </w:r>
        <w:r w:rsidR="00AA724F" w:rsidRPr="00585E15" w:rsidDel="00806BAE">
          <w:rPr>
            <w:rFonts w:eastAsia="Times New Roman" w:cs="Times New Roman"/>
            <w:sz w:val="20"/>
            <w:szCs w:val="24"/>
            <w:lang w:eastAsia="pt-BR"/>
          </w:rPr>
          <w:delText xml:space="preserve"> [</w:delText>
        </w:r>
        <w:r w:rsidR="00AA724F" w:rsidRPr="00585E15" w:rsidDel="00806BAE">
          <w:rPr>
            <w:rFonts w:eastAsia="Times New Roman" w:cs="Times New Roman"/>
            <w:iCs/>
            <w:sz w:val="20"/>
            <w:szCs w:val="24"/>
            <w:lang w:eastAsia="pt-BR"/>
          </w:rPr>
          <w:delText>grifo nosso</w:delText>
        </w:r>
        <w:r w:rsidR="00AA724F" w:rsidRPr="00585E15" w:rsidDel="00806BAE">
          <w:rPr>
            <w:rFonts w:eastAsia="Times New Roman" w:cs="Times New Roman"/>
            <w:sz w:val="20"/>
            <w:szCs w:val="24"/>
            <w:lang w:eastAsia="pt-BR"/>
          </w:rPr>
          <w:delText xml:space="preserve">] and </w:delText>
        </w:r>
        <w:r w:rsidR="00AA724F" w:rsidRPr="00585E15" w:rsidDel="00806BAE">
          <w:rPr>
            <w:rFonts w:eastAsia="Times New Roman" w:cs="Times New Roman"/>
            <w:b/>
            <w:bCs/>
            <w:sz w:val="20"/>
            <w:szCs w:val="24"/>
            <w:lang w:eastAsia="pt-BR"/>
          </w:rPr>
          <w:delText>the results are averaged across all test sets</w:delText>
        </w:r>
        <w:r w:rsidR="00AA724F" w:rsidRPr="00585E15" w:rsidDel="00806BAE">
          <w:rPr>
            <w:rFonts w:eastAsia="Times New Roman" w:cs="Times New Roman"/>
            <w:sz w:val="20"/>
            <w:szCs w:val="24"/>
            <w:lang w:eastAsia="pt-BR"/>
          </w:rPr>
          <w:delText xml:space="preserve"> [</w:delText>
        </w:r>
        <w:r w:rsidR="00AA724F" w:rsidRPr="00585E15" w:rsidDel="00806BAE">
          <w:rPr>
            <w:rFonts w:eastAsia="Times New Roman" w:cs="Times New Roman"/>
            <w:iCs/>
            <w:sz w:val="20"/>
            <w:szCs w:val="24"/>
            <w:lang w:eastAsia="pt-BR"/>
          </w:rPr>
          <w:delText>grifo nosso</w:delText>
        </w:r>
        <w:r w:rsidR="00AA724F" w:rsidRPr="00585E15" w:rsidDel="00806BAE">
          <w:rPr>
            <w:rFonts w:eastAsia="Times New Roman" w:cs="Times New Roman"/>
            <w:sz w:val="20"/>
            <w:szCs w:val="24"/>
            <w:lang w:eastAsia="pt-BR"/>
          </w:rPr>
          <w:delText>] (adjusting for their different sizes).</w:delText>
        </w:r>
      </w:del>
      <w:ins w:id="1275" w:author="Felipe Neiva Mundim" w:date="2020-10-26T19:17:00Z">
        <w:r>
          <w:rPr>
            <w:rFonts w:eastAsia="Times New Roman" w:cs="Times New Roman"/>
            <w:sz w:val="20"/>
            <w:szCs w:val="24"/>
            <w:lang w:eastAsia="pt-BR"/>
          </w:rPr>
          <w:t>.</w:t>
        </w:r>
      </w:ins>
      <w:ins w:id="1276" w:author="Felipe Neiva Mundim" w:date="2020-10-30T12:23:00Z">
        <w:r w:rsidR="00EA5198">
          <w:rPr>
            <w:rFonts w:eastAsia="Times New Roman" w:cs="Times New Roman"/>
            <w:sz w:val="20"/>
            <w:szCs w:val="24"/>
            <w:lang w:eastAsia="pt-BR"/>
          </w:rPr>
          <w:t xml:space="preserve"> </w:t>
        </w:r>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p>
    <w:p w14:paraId="1C0471D3" w14:textId="77777777" w:rsidR="00AA724F" w:rsidRPr="003F395A" w:rsidRDefault="00AA724F" w:rsidP="00585E15">
      <w:pPr>
        <w:spacing w:after="120" w:line="360" w:lineRule="auto"/>
        <w:ind w:firstLine="709"/>
        <w:rPr>
          <w:szCs w:val="24"/>
        </w:rPr>
      </w:pPr>
      <w:r w:rsidRPr="003F395A">
        <w:rPr>
          <w:szCs w:val="24"/>
        </w:rPr>
        <w:t xml:space="preserve">Então </w:t>
      </w:r>
      <w:proofErr w:type="spellStart"/>
      <w:r w:rsidRPr="003F395A">
        <w:rPr>
          <w:szCs w:val="24"/>
        </w:rPr>
        <w:t>Hyndman</w:t>
      </w:r>
      <w:proofErr w:type="spellEnd"/>
      <w:r w:rsidRPr="003F395A">
        <w:rPr>
          <w:szCs w:val="24"/>
        </w:rPr>
        <w:t xml:space="preserve"> &amp; </w:t>
      </w:r>
      <w:proofErr w:type="spellStart"/>
      <w:r w:rsidRPr="003F395A">
        <w:rPr>
          <w:szCs w:val="24"/>
        </w:rPr>
        <w:t>Athanasopoulos</w:t>
      </w:r>
      <w:proofErr w:type="spellEnd"/>
      <w:r w:rsidRPr="003F395A">
        <w:rPr>
          <w:szCs w:val="24"/>
        </w:rPr>
        <w:t xml:space="preserve"> (2018) especificam que métrica seria a indicada:</w:t>
      </w:r>
    </w:p>
    <w:p w14:paraId="718F718F" w14:textId="63FF77B2" w:rsidR="00AA724F" w:rsidRPr="00585E15" w:rsidRDefault="00806BAE" w:rsidP="00585E15">
      <w:pPr>
        <w:spacing w:after="120" w:line="240" w:lineRule="auto"/>
        <w:ind w:left="1984"/>
        <w:rPr>
          <w:rFonts w:eastAsia="Times New Roman" w:cs="Times New Roman"/>
          <w:sz w:val="20"/>
          <w:szCs w:val="24"/>
          <w:lang w:eastAsia="pt-BR"/>
        </w:rPr>
      </w:pPr>
      <w:ins w:id="1277" w:author="Felipe Neiva Mundim" w:date="2020-10-26T19:18:00Z">
        <w:r w:rsidRPr="00585E15">
          <w:rPr>
            <w:rFonts w:eastAsia="Times New Roman" w:cs="Times New Roman"/>
            <w:sz w:val="20"/>
            <w:szCs w:val="24"/>
            <w:lang w:eastAsia="pt-BR"/>
          </w:rPr>
          <w:t>Uma boa maneira de escolher o melhor modelo de previsão é encontrar o modelo com o menor RMSE calculado usando validação cruzada de série temporal.</w:t>
        </w:r>
      </w:ins>
      <w:ins w:id="1278" w:author="Felipe Neiva Mundim" w:date="2020-10-30T12:23:00Z">
        <w:r w:rsidR="00EA5198">
          <w:rPr>
            <w:rFonts w:eastAsia="Times New Roman" w:cs="Times New Roman"/>
            <w:sz w:val="20"/>
            <w:szCs w:val="24"/>
            <w:lang w:eastAsia="pt-BR"/>
          </w:rPr>
          <w:t xml:space="preserve"> </w:t>
        </w:r>
        <w:r w:rsidR="00EA5198">
          <w:t>(</w:t>
        </w:r>
        <w:r w:rsidR="00EA5198" w:rsidRPr="00EA5198">
          <w:rPr>
            <w:sz w:val="20"/>
            <w:szCs w:val="24"/>
          </w:rPr>
          <w:t>HYNDMAN</w:t>
        </w:r>
        <w:r w:rsidR="00EA5198">
          <w:rPr>
            <w:sz w:val="20"/>
            <w:szCs w:val="24"/>
          </w:rPr>
          <w:t xml:space="preserve">; ATHANASOPOULOS, </w:t>
        </w:r>
        <w:r w:rsidR="00EA5198" w:rsidRPr="00EA5198">
          <w:rPr>
            <w:sz w:val="20"/>
            <w:szCs w:val="24"/>
          </w:rPr>
          <w:t>2018</w:t>
        </w:r>
        <w:r w:rsidR="00EA5198">
          <w:rPr>
            <w:sz w:val="20"/>
            <w:szCs w:val="24"/>
          </w:rPr>
          <w:t>, tradução nossa</w:t>
        </w:r>
        <w:r w:rsidR="00EA5198" w:rsidRPr="00EA5198">
          <w:rPr>
            <w:sz w:val="20"/>
            <w:szCs w:val="24"/>
          </w:rPr>
          <w:t>)</w:t>
        </w:r>
      </w:ins>
      <w:del w:id="1279" w:author="Felipe Neiva Mundim" w:date="2020-10-26T19:18:00Z">
        <w:r w:rsidR="00AA724F" w:rsidRPr="00585E15" w:rsidDel="00806BAE">
          <w:rPr>
            <w:rFonts w:eastAsia="Times New Roman" w:cs="Times New Roman"/>
            <w:sz w:val="20"/>
            <w:szCs w:val="24"/>
            <w:lang w:eastAsia="pt-BR"/>
          </w:rPr>
          <w:delText>A good way to choose the best forecasting model is to find the model with the smallest RMSE computed using time series cross-validation.</w:delText>
        </w:r>
      </w:del>
    </w:p>
    <w:p w14:paraId="270466D9" w14:textId="6FE7E2FB" w:rsidR="00AA724F" w:rsidRPr="003F395A" w:rsidRDefault="00AA724F" w:rsidP="00585E15">
      <w:pPr>
        <w:spacing w:after="120" w:line="360" w:lineRule="auto"/>
        <w:ind w:firstLine="709"/>
        <w:rPr>
          <w:szCs w:val="24"/>
        </w:rPr>
      </w:pPr>
      <w:r w:rsidRPr="003F395A">
        <w:rPr>
          <w:szCs w:val="24"/>
        </w:rPr>
        <w:t>Ou seja, tudo absolutamente aderente ao procedimento que se realiza aqui.</w:t>
      </w:r>
    </w:p>
    <w:p w14:paraId="6EEA5BE2" w14:textId="3C0B2BB4"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 xml:space="preserve">Voltando ao exercício, </w:t>
      </w:r>
      <w:del w:id="1280" w:author="Felipe Neiva Mundim" w:date="2020-10-29T17:46:00Z">
        <w:r w:rsidRPr="003F395A" w:rsidDel="000B41DC">
          <w:rPr>
            <w:rFonts w:eastAsiaTheme="minorEastAsia"/>
            <w:szCs w:val="24"/>
          </w:rPr>
          <w:delText>poderíamos então aninhar aqueles</w:delText>
        </w:r>
      </w:del>
      <w:ins w:id="1281" w:author="Felipe Neiva Mundim" w:date="2020-10-29T17:46:00Z">
        <w:r w:rsidR="000B41DC">
          <w:rPr>
            <w:rFonts w:eastAsiaTheme="minorEastAsia"/>
            <w:szCs w:val="24"/>
          </w:rPr>
          <w:t>os</w:t>
        </w:r>
      </w:ins>
      <w:r w:rsidRPr="003F395A">
        <w:rPr>
          <w:rFonts w:eastAsiaTheme="minorEastAsia"/>
          <w:szCs w:val="24"/>
        </w:rPr>
        <w:t xml:space="preserve"> vetores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oMath>
      <w:r w:rsidRPr="003F395A">
        <w:rPr>
          <w:rFonts w:eastAsiaTheme="minorEastAsia"/>
          <w:szCs w:val="24"/>
        </w:rPr>
        <w:t xml:space="preserve"> </w:t>
      </w:r>
      <w:ins w:id="1282" w:author="Felipe Neiva Mundim" w:date="2020-10-29T17:46:00Z">
        <w:r w:rsidR="000B41DC">
          <w:rPr>
            <w:rFonts w:eastAsiaTheme="minorEastAsia"/>
            <w:szCs w:val="24"/>
          </w:rPr>
          <w:t xml:space="preserve">podem ser aninhados </w:t>
        </w:r>
      </w:ins>
      <w:r w:rsidRPr="003F395A">
        <w:rPr>
          <w:rFonts w:eastAsiaTheme="minorEastAsia"/>
          <w:szCs w:val="24"/>
        </w:rPr>
        <w:t xml:space="preserve">em uma matriz </w:t>
      </w:r>
      <m:oMath>
        <m:r>
          <w:rPr>
            <w:rFonts w:ascii="Cambria Math" w:hAnsi="Cambria Math"/>
            <w:szCs w:val="24"/>
          </w:rPr>
          <m:t>RMSE</m:t>
        </m:r>
      </m:oMath>
      <w:r w:rsidRPr="003F395A">
        <w:rPr>
          <w:rFonts w:eastAsiaTheme="minorEastAsia"/>
          <w:szCs w:val="24"/>
        </w:rPr>
        <w:t>, do tipo:</w:t>
      </w:r>
    </w:p>
    <w:p w14:paraId="2FD3F120" w14:textId="667B93F2" w:rsidR="00AA724F" w:rsidRPr="003F395A" w:rsidRDefault="00AA724F" w:rsidP="00003A79">
      <w:pPr>
        <w:spacing w:before="360" w:after="360" w:line="360" w:lineRule="auto"/>
        <w:jc w:val="right"/>
        <w:rPr>
          <w:rFonts w:eastAsiaTheme="minorEastAsia"/>
          <w:szCs w:val="24"/>
        </w:rPr>
      </w:pPr>
      <m:oMath>
        <m:r>
          <w:rPr>
            <w:rFonts w:ascii="Cambria Math" w:hAnsi="Cambria Math"/>
            <w:szCs w:val="24"/>
          </w:rPr>
          <m:t>RMSE=</m:t>
        </m:r>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2,12/17</m:t>
                      </m:r>
                    </m:sup>
                  </m:sSup>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m,12/17</m:t>
                      </m:r>
                    </m:sup>
                  </m:sSup>
                  <m:ctrlPr>
                    <w:rPr>
                      <w:rFonts w:ascii="Cambria Math" w:eastAsia="Cambria Math" w:hAnsi="Cambria Math" w:cs="Cambria Math"/>
                      <w:i/>
                      <w:szCs w:val="24"/>
                    </w:rPr>
                  </m:ctrlPr>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1,01/18</m:t>
                      </m:r>
                    </m:sup>
                  </m:sSup>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2,01/18</m:t>
                      </m:r>
                    </m:sup>
                  </m:sSup>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m,01/18</m:t>
                      </m:r>
                    </m:sup>
                  </m:sSup>
                  <m:ctrlPr>
                    <w:rPr>
                      <w:rFonts w:ascii="Cambria Math" w:eastAsia="Cambria Math" w:hAnsi="Cambria Math" w:cs="Cambria Math"/>
                      <w:i/>
                      <w:szCs w:val="24"/>
                    </w:rPr>
                  </m:ctrlPr>
                </m:e>
              </m:mr>
              <m:mr>
                <m:e>
                  <m: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hAnsi="Cambria Math"/>
                      <w:szCs w:val="24"/>
                    </w:rPr>
                    <m:t>⋮</m:t>
                  </m:r>
                  <m:ctrlPr>
                    <w:rPr>
                      <w:rFonts w:ascii="Cambria Math" w:eastAsia="Cambria Math" w:hAnsi="Cambria Math" w:cs="Cambria Math"/>
                      <w:i/>
                      <w:szCs w:val="24"/>
                    </w:rPr>
                  </m:ctrlPr>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1,06/20</m:t>
                      </m:r>
                    </m:sup>
                  </m:sSup>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2,06/20</m:t>
                      </m:r>
                    </m:sup>
                  </m:sSup>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m,06/20</m:t>
                      </m:r>
                    </m:sup>
                  </m:sSup>
                </m:e>
              </m:mr>
            </m:m>
          </m:e>
        </m:d>
      </m:oMath>
      <w:ins w:id="1283" w:author="Felipe Neiva Mundim" w:date="2020-10-29T17:46:00Z">
        <w:r w:rsidR="000B41DC">
          <w:rPr>
            <w:rFonts w:eastAsiaTheme="minorEastAsia"/>
            <w:szCs w:val="24"/>
          </w:rPr>
          <w:t xml:space="preserve"> </w:t>
        </w:r>
        <w:r w:rsidR="000B41DC">
          <w:rPr>
            <w:rFonts w:eastAsiaTheme="minorEastAsia"/>
            <w:szCs w:val="24"/>
          </w:rPr>
          <w:tab/>
        </w:r>
        <w:r w:rsidR="000B41DC">
          <w:rPr>
            <w:rFonts w:eastAsiaTheme="minorEastAsia"/>
            <w:szCs w:val="24"/>
          </w:rPr>
          <w:tab/>
        </w:r>
        <w:r w:rsidR="000B41DC">
          <w:rPr>
            <w:rFonts w:eastAsiaTheme="minorEastAsia"/>
            <w:szCs w:val="24"/>
          </w:rPr>
          <w:tab/>
          <w:t>(17)</w:t>
        </w:r>
      </w:ins>
    </w:p>
    <w:p w14:paraId="70D6348F" w14:textId="30D9D5F3"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t xml:space="preserve">Nota-se que o mínimo de cada linha da matriz </w:t>
      </w:r>
      <m:oMath>
        <m:r>
          <w:rPr>
            <w:rFonts w:ascii="Cambria Math" w:hAnsi="Cambria Math"/>
            <w:szCs w:val="24"/>
          </w:rPr>
          <m:t>RMSE</m:t>
        </m:r>
      </m:oMath>
      <w:r w:rsidRPr="003F395A">
        <w:rPr>
          <w:rFonts w:eastAsiaTheme="minorEastAsia"/>
          <w:szCs w:val="24"/>
        </w:rPr>
        <w:t xml:space="preserve"> </w:t>
      </w:r>
      <w:del w:id="1284" w:author="Felipe Neiva Mundim" w:date="2020-10-29T17:49:00Z">
        <w:r w:rsidRPr="003F395A" w:rsidDel="000D46E3">
          <w:rPr>
            <w:rFonts w:eastAsiaTheme="minorEastAsia"/>
            <w:szCs w:val="24"/>
          </w:rPr>
          <w:delText>nos traria</w:delText>
        </w:r>
      </w:del>
      <w:ins w:id="1285" w:author="Felipe Neiva Mundim" w:date="2020-10-29T17:49:00Z">
        <w:r w:rsidR="000D46E3">
          <w:rPr>
            <w:rFonts w:eastAsiaTheme="minorEastAsia"/>
            <w:szCs w:val="24"/>
          </w:rPr>
          <w:t>indicaria</w:t>
        </w:r>
      </w:ins>
      <w:r w:rsidRPr="003F395A">
        <w:rPr>
          <w:rFonts w:eastAsiaTheme="minorEastAsia"/>
          <w:szCs w:val="24"/>
        </w:rPr>
        <w:t xml:space="preserve"> o modelo </w:t>
      </w:r>
      <w:del w:id="1286" w:author="Felipe Neiva Mundim" w:date="2020-10-29T17:49:00Z">
        <w:r w:rsidRPr="003F395A" w:rsidDel="000D46E3">
          <w:rPr>
            <w:rFonts w:eastAsiaTheme="minorEastAsia"/>
            <w:szCs w:val="24"/>
          </w:rPr>
          <w:delText xml:space="preserve">que </w:delText>
        </w:r>
      </w:del>
      <w:r w:rsidRPr="003F395A">
        <w:rPr>
          <w:rFonts w:eastAsiaTheme="minorEastAsia"/>
          <w:szCs w:val="24"/>
        </w:rPr>
        <w:t xml:space="preserve">idealmente </w:t>
      </w:r>
      <w:del w:id="1287" w:author="Felipe Neiva Mundim" w:date="2020-10-29T17:49:00Z">
        <w:r w:rsidRPr="003F395A" w:rsidDel="000D46E3">
          <w:rPr>
            <w:rFonts w:eastAsiaTheme="minorEastAsia"/>
            <w:szCs w:val="24"/>
          </w:rPr>
          <w:delText xml:space="preserve">seria </w:delText>
        </w:r>
      </w:del>
      <w:r w:rsidRPr="003F395A">
        <w:rPr>
          <w:rFonts w:eastAsiaTheme="minorEastAsia"/>
          <w:szCs w:val="24"/>
        </w:rPr>
        <w:t>selecionado e traria o menor erro de previsão agregado para cada período. Mas</w:t>
      </w:r>
      <w:ins w:id="1288" w:author="Felipe Neiva Mundim" w:date="2020-10-29T17:49:00Z">
        <w:r w:rsidR="000D46E3">
          <w:rPr>
            <w:rFonts w:eastAsiaTheme="minorEastAsia"/>
            <w:szCs w:val="24"/>
          </w:rPr>
          <w:t>,</w:t>
        </w:r>
      </w:ins>
      <w:r w:rsidRPr="003F395A">
        <w:rPr>
          <w:rFonts w:eastAsiaTheme="minorEastAsia"/>
          <w:szCs w:val="24"/>
        </w:rPr>
        <w:t xml:space="preserve"> mais uma vez, nada garante que o resultado da escolha em cada ponto do tempo não seja distinto.</w:t>
      </w:r>
    </w:p>
    <w:p w14:paraId="64AB4D47" w14:textId="77777777" w:rsidR="00AA724F" w:rsidRPr="003F395A" w:rsidRDefault="00AA724F" w:rsidP="00585E15">
      <w:pPr>
        <w:spacing w:after="120" w:line="360" w:lineRule="auto"/>
        <w:ind w:firstLine="709"/>
        <w:rPr>
          <w:rFonts w:eastAsiaTheme="minorEastAsia"/>
          <w:szCs w:val="24"/>
        </w:rPr>
      </w:pPr>
      <w:r w:rsidRPr="003F395A">
        <w:rPr>
          <w:rFonts w:eastAsiaTheme="minorEastAsia"/>
          <w:szCs w:val="24"/>
        </w:rPr>
        <w:lastRenderedPageBreak/>
        <w:t>Uma alternativa seria determinar o modelo que ao longo do tempo produziu o menor erro de previsão. Uma agregação</w:t>
      </w:r>
      <w:r w:rsidRPr="003F395A">
        <w:rPr>
          <w:rStyle w:val="Refdenotaderodap"/>
          <w:rFonts w:eastAsiaTheme="minorEastAsia"/>
          <w:szCs w:val="24"/>
        </w:rPr>
        <w:footnoteReference w:id="20"/>
      </w:r>
      <w:r w:rsidRPr="003F395A">
        <w:rPr>
          <w:rFonts w:eastAsiaTheme="minorEastAsia"/>
          <w:szCs w:val="24"/>
        </w:rPr>
        <w:t>, convencionada aqui, que permitiria avaliar isso seria simplesmente:</w:t>
      </w:r>
    </w:p>
    <w:p w14:paraId="1AC09C66" w14:textId="066B7C2D" w:rsidR="00AA724F" w:rsidRPr="003F395A" w:rsidRDefault="006371BF" w:rsidP="00003A79">
      <w:pPr>
        <w:spacing w:before="360" w:after="360" w:line="360" w:lineRule="auto"/>
        <w:jc w:val="right"/>
        <w:rPr>
          <w:rFonts w:eastAsiaTheme="minorEastAsia"/>
          <w:szCs w:val="24"/>
        </w:rPr>
      </w:pP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r>
          <w:rPr>
            <w:rFonts w:ascii="Cambria Math" w:hAnsi="Cambria Math"/>
            <w:szCs w:val="24"/>
          </w:rPr>
          <m:t>=</m:t>
        </m:r>
        <m:nary>
          <m:naryPr>
            <m:chr m:val="∑"/>
            <m:limLoc m:val="undOvr"/>
            <m:ctrlPr>
              <w:rPr>
                <w:rFonts w:ascii="Cambria Math" w:hAnsi="Cambria Math"/>
                <w:i/>
                <w:szCs w:val="24"/>
              </w:rPr>
            </m:ctrlPr>
          </m:naryPr>
          <m:sub>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=12/17</m:t>
            </m:r>
          </m:sub>
          <m:sup>
            <m:r>
              <w:rPr>
                <w:rFonts w:ascii="Cambria Math" w:hAnsi="Cambria Math"/>
                <w:szCs w:val="24"/>
              </w:rPr>
              <m:t>06/20</m:t>
            </m:r>
          </m:sup>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e>
        </m:nary>
      </m:oMath>
      <w:ins w:id="1289" w:author="Felipe Neiva Mundim" w:date="2020-10-29T17:50:00Z">
        <w:r w:rsidR="000D46E3">
          <w:rPr>
            <w:rFonts w:eastAsiaTheme="minorEastAsia"/>
            <w:szCs w:val="24"/>
          </w:rPr>
          <w:t xml:space="preserve"> </w:t>
        </w:r>
        <w:r w:rsidR="000D46E3">
          <w:rPr>
            <w:rFonts w:eastAsiaTheme="minorEastAsia"/>
            <w:szCs w:val="24"/>
          </w:rPr>
          <w:tab/>
        </w:r>
        <w:r w:rsidR="000D46E3">
          <w:rPr>
            <w:rFonts w:eastAsiaTheme="minorEastAsia"/>
            <w:szCs w:val="24"/>
          </w:rPr>
          <w:tab/>
        </w:r>
        <w:r w:rsidR="000D46E3">
          <w:rPr>
            <w:rFonts w:eastAsiaTheme="minorEastAsia"/>
            <w:szCs w:val="24"/>
          </w:rPr>
          <w:tab/>
        </w:r>
        <w:r w:rsidR="000D46E3">
          <w:rPr>
            <w:rFonts w:eastAsiaTheme="minorEastAsia"/>
            <w:szCs w:val="24"/>
          </w:rPr>
          <w:tab/>
        </w:r>
        <w:r w:rsidR="000D46E3">
          <w:rPr>
            <w:rFonts w:eastAsiaTheme="minorEastAsia"/>
            <w:szCs w:val="24"/>
          </w:rPr>
          <w:tab/>
        </w:r>
        <w:r w:rsidR="000D46E3">
          <w:rPr>
            <w:rFonts w:eastAsiaTheme="minorEastAsia"/>
            <w:szCs w:val="24"/>
          </w:rPr>
          <w:tab/>
        </w:r>
        <w:r w:rsidR="000D46E3">
          <w:rPr>
            <w:rFonts w:eastAsiaTheme="minorEastAsia"/>
            <w:szCs w:val="24"/>
          </w:rPr>
          <w:tab/>
          <w:t>(18)</w:t>
        </w:r>
      </w:ins>
    </w:p>
    <w:p w14:paraId="6A3CB557"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Onde:</w:t>
      </w:r>
    </w:p>
    <w:p w14:paraId="3605C4F7" w14:textId="77777777" w:rsidR="00AA724F" w:rsidRPr="003F395A" w:rsidRDefault="006371BF" w:rsidP="000D46E3">
      <w:pPr>
        <w:spacing w:after="120" w:line="360" w:lineRule="auto"/>
        <w:ind w:left="1418" w:hanging="2"/>
        <w:rPr>
          <w:rFonts w:eastAsiaTheme="minorEastAsia"/>
          <w:szCs w:val="24"/>
        </w:rPr>
      </w:pP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oMath>
      <w:r w:rsidR="00AA724F" w:rsidRPr="003F395A">
        <w:rPr>
          <w:rFonts w:eastAsiaTheme="minorEastAsia"/>
          <w:szCs w:val="24"/>
        </w:rPr>
        <w:t xml:space="preserve">: </w:t>
      </w:r>
      <w:r w:rsidR="00AA724F" w:rsidRPr="003F395A">
        <w:rPr>
          <w:szCs w:val="24"/>
        </w:rPr>
        <w:t>Raiz da média dos erros quadráticos</w:t>
      </w:r>
      <w:r w:rsidR="00AA724F" w:rsidRPr="003F395A">
        <w:rPr>
          <w:rFonts w:eastAsiaTheme="minorEastAsia"/>
          <w:szCs w:val="24"/>
        </w:rPr>
        <w:t xml:space="preserve"> agregada (</w:t>
      </w:r>
      <w:proofErr w:type="spellStart"/>
      <w:r w:rsidR="00AA724F" w:rsidRPr="003F395A">
        <w:rPr>
          <w:rFonts w:eastAsiaTheme="minorEastAsia"/>
          <w:i/>
          <w:iCs/>
          <w:szCs w:val="24"/>
        </w:rPr>
        <w:t>Aggregated</w:t>
      </w:r>
      <w:proofErr w:type="spellEnd"/>
      <w:r w:rsidR="00AA724F" w:rsidRPr="003F395A">
        <w:rPr>
          <w:rFonts w:eastAsiaTheme="minorEastAsia"/>
          <w:i/>
          <w:iCs/>
          <w:szCs w:val="24"/>
        </w:rPr>
        <w:t xml:space="preserve"> </w:t>
      </w:r>
      <w:r w:rsidR="00AA724F" w:rsidRPr="003F395A">
        <w:rPr>
          <w:i/>
          <w:iCs/>
          <w:szCs w:val="24"/>
        </w:rPr>
        <w:t xml:space="preserve">Root </w:t>
      </w:r>
      <w:proofErr w:type="spellStart"/>
      <w:r w:rsidR="00AA724F" w:rsidRPr="003F395A">
        <w:rPr>
          <w:i/>
          <w:iCs/>
          <w:szCs w:val="24"/>
        </w:rPr>
        <w:t>Mean</w:t>
      </w:r>
      <w:proofErr w:type="spellEnd"/>
      <w:r w:rsidR="00AA724F" w:rsidRPr="003F395A">
        <w:rPr>
          <w:i/>
          <w:iCs/>
          <w:szCs w:val="24"/>
        </w:rPr>
        <w:t xml:space="preserve"> </w:t>
      </w:r>
      <w:proofErr w:type="spellStart"/>
      <w:r w:rsidR="00AA724F" w:rsidRPr="003F395A">
        <w:rPr>
          <w:i/>
          <w:iCs/>
          <w:szCs w:val="24"/>
        </w:rPr>
        <w:t>Squared</w:t>
      </w:r>
      <w:proofErr w:type="spellEnd"/>
      <w:r w:rsidR="00AA724F" w:rsidRPr="003F395A">
        <w:rPr>
          <w:i/>
          <w:iCs/>
          <w:szCs w:val="24"/>
        </w:rPr>
        <w:t xml:space="preserve"> </w:t>
      </w:r>
      <w:proofErr w:type="spellStart"/>
      <w:r w:rsidR="00AA724F" w:rsidRPr="003F395A">
        <w:rPr>
          <w:i/>
          <w:iCs/>
          <w:szCs w:val="24"/>
        </w:rPr>
        <w:t>Error</w:t>
      </w:r>
      <w:proofErr w:type="spellEnd"/>
      <w:r w:rsidR="00AA724F" w:rsidRPr="003F395A">
        <w:rPr>
          <w:i/>
          <w:iCs/>
          <w:szCs w:val="24"/>
        </w:rPr>
        <w:t>)</w:t>
      </w:r>
      <w:r w:rsidR="00AA724F" w:rsidRPr="003F395A">
        <w:rPr>
          <w:rFonts w:eastAsiaTheme="minorEastAsia"/>
          <w:szCs w:val="24"/>
        </w:rPr>
        <w:t>.</w:t>
      </w:r>
    </w:p>
    <w:p w14:paraId="166202F6" w14:textId="223B682F" w:rsidR="00AA724F" w:rsidRPr="003F395A" w:rsidRDefault="00AA724F" w:rsidP="0067363C">
      <w:pPr>
        <w:spacing w:after="120" w:line="360" w:lineRule="auto"/>
        <w:ind w:firstLine="709"/>
        <w:rPr>
          <w:szCs w:val="24"/>
        </w:rPr>
      </w:pPr>
      <w:r w:rsidRPr="003F395A">
        <w:rPr>
          <w:rFonts w:eastAsiaTheme="minorEastAsia"/>
          <w:szCs w:val="24"/>
        </w:rPr>
        <w:t xml:space="preserve">Ou seja, </w:t>
      </w:r>
      <w:del w:id="1290" w:author="Felipe Neiva Mundim" w:date="2020-10-29T17:53:00Z">
        <w:r w:rsidRPr="003F395A" w:rsidDel="001E6AB6">
          <w:rPr>
            <w:rFonts w:eastAsiaTheme="minorEastAsia"/>
            <w:szCs w:val="24"/>
          </w:rPr>
          <w:delText xml:space="preserve">nada mais que </w:delText>
        </w:r>
      </w:del>
      <w:r w:rsidRPr="003F395A">
        <w:rPr>
          <w:rFonts w:eastAsiaTheme="minorEastAsia"/>
          <w:szCs w:val="24"/>
        </w:rPr>
        <w:t xml:space="preserve">o somatório, para um dado modelo </w:t>
      </w:r>
      <m:oMath>
        <m:r>
          <w:rPr>
            <w:rFonts w:ascii="Cambria Math" w:eastAsiaTheme="minorEastAsia" w:hAnsi="Cambria Math"/>
            <w:szCs w:val="24"/>
          </w:rPr>
          <m:t>j</m:t>
        </m:r>
      </m:oMath>
      <w:r w:rsidRPr="003F395A">
        <w:rPr>
          <w:rFonts w:eastAsiaTheme="minorEastAsia"/>
          <w:szCs w:val="24"/>
        </w:rPr>
        <w:t xml:space="preserve">, das </w:t>
      </w:r>
      <w:r w:rsidRPr="003F395A">
        <w:rPr>
          <w:szCs w:val="24"/>
        </w:rPr>
        <w:t xml:space="preserve">raízes da média dos erros quadráticos produzidos em cada cisão </w:t>
      </w:r>
      <m:oMath>
        <m:acc>
          <m:accPr>
            <m:chr m:val="̅"/>
            <m:ctrlPr>
              <w:rPr>
                <w:rFonts w:ascii="Cambria Math" w:hAnsi="Cambria Math"/>
                <w:i/>
                <w:szCs w:val="24"/>
              </w:rPr>
            </m:ctrlPr>
          </m:accPr>
          <m:e>
            <m:r>
              <w:rPr>
                <w:rFonts w:ascii="Cambria Math" w:hAnsi="Cambria Math"/>
                <w:szCs w:val="24"/>
              </w:rPr>
              <m:t>t</m:t>
            </m:r>
          </m:e>
        </m:acc>
      </m:oMath>
      <w:r w:rsidRPr="003F395A">
        <w:rPr>
          <w:szCs w:val="24"/>
        </w:rPr>
        <w:t>.</w:t>
      </w:r>
    </w:p>
    <w:p w14:paraId="491858EE" w14:textId="77777777" w:rsidR="00AA724F" w:rsidRPr="003F395A" w:rsidRDefault="00AA724F" w:rsidP="0067363C">
      <w:pPr>
        <w:spacing w:after="120" w:line="360" w:lineRule="auto"/>
        <w:ind w:firstLine="709"/>
        <w:rPr>
          <w:szCs w:val="24"/>
        </w:rPr>
      </w:pPr>
      <w:r w:rsidRPr="003F395A">
        <w:rPr>
          <w:szCs w:val="24"/>
        </w:rPr>
        <w:t xml:space="preserve">Aplicando-se o cálculo para cada modelo </w:t>
      </w:r>
      <m:oMath>
        <m:r>
          <w:rPr>
            <w:rFonts w:ascii="Cambria Math" w:hAnsi="Cambria Math"/>
            <w:szCs w:val="24"/>
          </w:rPr>
          <m:t>j</m:t>
        </m:r>
      </m:oMath>
      <w:r w:rsidRPr="003F395A">
        <w:rPr>
          <w:rFonts w:eastAsiaTheme="minorEastAsia"/>
          <w:szCs w:val="24"/>
        </w:rPr>
        <w:t>, obtém-se o seguinte conjunto:</w:t>
      </w:r>
    </w:p>
    <w:p w14:paraId="461879D4" w14:textId="62991521" w:rsidR="00AA724F" w:rsidRPr="003F395A" w:rsidRDefault="006371BF" w:rsidP="00003A79">
      <w:pPr>
        <w:spacing w:before="360" w:after="360" w:line="360" w:lineRule="auto"/>
        <w:jc w:val="right"/>
        <w:rPr>
          <w:rFonts w:eastAsiaTheme="minorEastAsia"/>
          <w:szCs w:val="24"/>
        </w:rPr>
      </w:pPr>
      <m:oMath>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1</m:t>
                </m:r>
              </m:sup>
            </m:sSup>
            <m:r>
              <w:rPr>
                <w:rFonts w:ascii="Cambria Math" w:hAnsi="Cambria Math"/>
                <w:szCs w:val="24"/>
              </w:rPr>
              <m:t>, 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m</m:t>
                </m:r>
              </m:sup>
            </m:sSup>
          </m:e>
        </m:d>
      </m:oMath>
      <w:ins w:id="1291" w:author="Felipe Neiva Mundim" w:date="2020-10-29T17:53:00Z">
        <w:r w:rsidR="001E6AB6">
          <w:rPr>
            <w:rFonts w:eastAsiaTheme="minorEastAsia"/>
            <w:szCs w:val="24"/>
          </w:rPr>
          <w:t xml:space="preserve"> </w:t>
        </w:r>
        <w:r w:rsidR="001E6AB6">
          <w:rPr>
            <w:rFonts w:eastAsiaTheme="minorEastAsia"/>
            <w:szCs w:val="24"/>
          </w:rPr>
          <w:tab/>
        </w:r>
        <w:r w:rsidR="001E6AB6">
          <w:rPr>
            <w:rFonts w:eastAsiaTheme="minorEastAsia"/>
            <w:szCs w:val="24"/>
          </w:rPr>
          <w:tab/>
        </w:r>
        <w:r w:rsidR="001E6AB6">
          <w:rPr>
            <w:rFonts w:eastAsiaTheme="minorEastAsia"/>
            <w:szCs w:val="24"/>
          </w:rPr>
          <w:tab/>
        </w:r>
        <w:r w:rsidR="001E6AB6">
          <w:rPr>
            <w:rFonts w:eastAsiaTheme="minorEastAsia"/>
            <w:szCs w:val="24"/>
          </w:rPr>
          <w:tab/>
        </w:r>
        <w:r w:rsidR="001E6AB6">
          <w:rPr>
            <w:rFonts w:eastAsiaTheme="minorEastAsia"/>
            <w:szCs w:val="24"/>
          </w:rPr>
          <w:tab/>
        </w:r>
        <w:r w:rsidR="001E6AB6">
          <w:rPr>
            <w:rFonts w:eastAsiaTheme="minorEastAsia"/>
            <w:szCs w:val="24"/>
          </w:rPr>
          <w:tab/>
        </w:r>
        <w:r w:rsidR="001E6AB6">
          <w:rPr>
            <w:rFonts w:eastAsiaTheme="minorEastAsia"/>
            <w:szCs w:val="24"/>
          </w:rPr>
          <w:tab/>
          <w:t>(19)</w:t>
        </w:r>
      </w:ins>
    </w:p>
    <w:p w14:paraId="34068BEA"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Permitindo definir então o modelo que produziria ao longo do período o menor quantitativo de erros de previsão possível:</w:t>
      </w:r>
    </w:p>
    <w:p w14:paraId="7A3257F0" w14:textId="7502029C" w:rsidR="00AA724F" w:rsidRPr="003F395A" w:rsidRDefault="00AA724F" w:rsidP="00003A79">
      <w:pPr>
        <w:spacing w:before="360" w:after="360" w:line="360" w:lineRule="auto"/>
        <w:jc w:val="right"/>
        <w:rPr>
          <w:szCs w:val="24"/>
        </w:rPr>
      </w:pPr>
      <m:oMath>
        <m:r>
          <w:rPr>
            <w:rFonts w:ascii="Cambria Math" w:eastAsiaTheme="minorEastAsia" w:hAnsi="Cambria Math"/>
            <w:szCs w:val="24"/>
          </w:rPr>
          <m:t>j=</m:t>
        </m:r>
        <m:d>
          <m:dPr>
            <m:begChr m:val="{"/>
            <m:endChr m:val="}"/>
            <m:ctrlPr>
              <w:rPr>
                <w:rFonts w:ascii="Cambria Math" w:eastAsiaTheme="minorEastAsia" w:hAnsi="Cambria Math"/>
                <w:i/>
                <w:szCs w:val="24"/>
              </w:rPr>
            </m:ctrlPr>
          </m:dPr>
          <m:e>
            <m:r>
              <w:rPr>
                <w:rFonts w:ascii="Cambria Math" w:eastAsiaTheme="minorEastAsia" w:hAnsi="Cambria Math"/>
                <w:szCs w:val="24"/>
              </w:rPr>
              <m:t>j∈m/</m:t>
            </m:r>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r>
              <w:rPr>
                <w:rFonts w:ascii="Cambria Math" w:hAnsi="Cambria Math"/>
                <w:szCs w:val="24"/>
              </w:rPr>
              <m:t>=</m:t>
            </m:r>
            <m:func>
              <m:funcPr>
                <m:ctrlPr>
                  <w:rPr>
                    <w:rFonts w:ascii="Cambria Math" w:eastAsiaTheme="minorEastAsia" w:hAnsi="Cambria Math"/>
                    <w:i/>
                    <w:szCs w:val="24"/>
                  </w:rPr>
                </m:ctrlPr>
              </m:funcPr>
              <m:fName>
                <m:r>
                  <m:rPr>
                    <m:sty m:val="p"/>
                  </m:rPr>
                  <w:rPr>
                    <w:rFonts w:ascii="Cambria Math" w:hAnsi="Cambria Math"/>
                    <w:szCs w:val="24"/>
                  </w:rPr>
                  <m:t>min</m:t>
                </m:r>
              </m:fName>
              <m:e>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1</m:t>
                        </m:r>
                      </m:sup>
                    </m:sSup>
                    <m:r>
                      <w:rPr>
                        <w:rFonts w:ascii="Cambria Math" w:hAnsi="Cambria Math"/>
                        <w:szCs w:val="24"/>
                      </w:rPr>
                      <m:t>, 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m</m:t>
                        </m:r>
                      </m:sup>
                    </m:sSup>
                  </m:e>
                </m:d>
              </m:e>
            </m:func>
          </m:e>
        </m:d>
      </m:oMath>
      <w:ins w:id="1292" w:author="Felipe Neiva Mundim" w:date="2020-10-29T17:54:00Z">
        <w:r w:rsidR="001E6AB6">
          <w:rPr>
            <w:rFonts w:eastAsiaTheme="minorEastAsia"/>
            <w:szCs w:val="24"/>
          </w:rPr>
          <w:t xml:space="preserve"> </w:t>
        </w:r>
        <w:r w:rsidR="001E6AB6">
          <w:rPr>
            <w:rFonts w:eastAsiaTheme="minorEastAsia"/>
            <w:szCs w:val="24"/>
          </w:rPr>
          <w:tab/>
        </w:r>
        <w:r w:rsidR="001E6AB6">
          <w:rPr>
            <w:rFonts w:eastAsiaTheme="minorEastAsia"/>
            <w:szCs w:val="24"/>
          </w:rPr>
          <w:tab/>
          <w:t>(20)</w:t>
        </w:r>
      </w:ins>
    </w:p>
    <w:p w14:paraId="78647A69" w14:textId="586D5578" w:rsidR="00AA724F" w:rsidRPr="003F395A" w:rsidRDefault="00AA724F" w:rsidP="0067363C">
      <w:pPr>
        <w:spacing w:after="120" w:line="360" w:lineRule="auto"/>
        <w:ind w:firstLine="709"/>
        <w:rPr>
          <w:rFonts w:eastAsiaTheme="minorEastAsia"/>
          <w:szCs w:val="24"/>
        </w:rPr>
      </w:pPr>
      <w:r w:rsidRPr="003F395A">
        <w:rPr>
          <w:szCs w:val="24"/>
        </w:rPr>
        <w:t xml:space="preserve">Portanto, olhando em retrospectiva, se </w:t>
      </w:r>
      <w:del w:id="1293" w:author="Felipe Neiva Mundim" w:date="2020-10-29T18:01:00Z">
        <w:r w:rsidRPr="003F395A" w:rsidDel="00E54111">
          <w:rPr>
            <w:szCs w:val="24"/>
          </w:rPr>
          <w:delText xml:space="preserve">tivéssemos escolhido </w:delText>
        </w:r>
      </w:del>
      <w:r w:rsidRPr="003F395A">
        <w:rPr>
          <w:szCs w:val="24"/>
        </w:rPr>
        <w:t xml:space="preserve">o modelo </w:t>
      </w:r>
      <m:oMath>
        <m:r>
          <w:rPr>
            <w:rFonts w:ascii="Cambria Math" w:hAnsi="Cambria Math"/>
            <w:szCs w:val="24"/>
          </w:rPr>
          <m:t>j</m:t>
        </m:r>
      </m:oMath>
      <w:r w:rsidRPr="003F395A">
        <w:rPr>
          <w:szCs w:val="24"/>
        </w:rPr>
        <w:t xml:space="preserve"> </w:t>
      </w:r>
      <w:ins w:id="1294" w:author="Felipe Neiva Mundim" w:date="2020-10-29T18:01:00Z">
        <w:r w:rsidR="00E54111">
          <w:rPr>
            <w:szCs w:val="24"/>
          </w:rPr>
          <w:t xml:space="preserve">fosse escolhido </w:t>
        </w:r>
      </w:ins>
      <w:r w:rsidRPr="003F395A">
        <w:rPr>
          <w:szCs w:val="24"/>
        </w:rPr>
        <w:t xml:space="preserve">no início de janeiro de 2018 para ser aplicado durante todo o período, </w:t>
      </w:r>
      <w:del w:id="1295" w:author="Felipe Neiva Mundim" w:date="2020-10-29T18:02:00Z">
        <w:r w:rsidRPr="003F395A" w:rsidDel="00E54111">
          <w:rPr>
            <w:szCs w:val="24"/>
          </w:rPr>
          <w:delText>teríamos cometido</w:delText>
        </w:r>
      </w:del>
      <w:ins w:id="1296" w:author="Felipe Neiva Mundim" w:date="2020-10-29T18:02:00Z">
        <w:r w:rsidR="00E54111">
          <w:rPr>
            <w:szCs w:val="24"/>
          </w:rPr>
          <w:t>haveria</w:t>
        </w:r>
      </w:ins>
      <w:r w:rsidRPr="003F395A">
        <w:rPr>
          <w:szCs w:val="24"/>
        </w:rPr>
        <w:t xml:space="preserve"> o menor quantitativo de erros de previsão dentre todos os outros modelos avaliados.</w:t>
      </w:r>
    </w:p>
    <w:p w14:paraId="41B90176" w14:textId="21B13425"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 xml:space="preserve">Determinado o modelo, </w:t>
      </w:r>
      <w:del w:id="1297" w:author="Felipe Neiva Mundim" w:date="2020-10-29T18:03:00Z">
        <w:r w:rsidRPr="003F395A" w:rsidDel="00E54111">
          <w:rPr>
            <w:rFonts w:eastAsiaTheme="minorEastAsia"/>
            <w:szCs w:val="24"/>
          </w:rPr>
          <w:delText xml:space="preserve">este </w:delText>
        </w:r>
      </w:del>
      <w:ins w:id="1298" w:author="Felipe Neiva Mundim" w:date="2020-10-29T18:03:00Z">
        <w:r w:rsidR="00E54111">
          <w:rPr>
            <w:rFonts w:eastAsiaTheme="minorEastAsia"/>
            <w:szCs w:val="24"/>
          </w:rPr>
          <w:t>o presente</w:t>
        </w:r>
        <w:r w:rsidR="00E54111" w:rsidRPr="003F395A">
          <w:rPr>
            <w:rFonts w:eastAsiaTheme="minorEastAsia"/>
            <w:szCs w:val="24"/>
          </w:rPr>
          <w:t xml:space="preserve"> </w:t>
        </w:r>
      </w:ins>
      <w:r w:rsidRPr="003F395A">
        <w:rPr>
          <w:rFonts w:eastAsiaTheme="minorEastAsia"/>
          <w:szCs w:val="24"/>
        </w:rPr>
        <w:t xml:space="preserve">trabalho apresenta a previsão do número de notificações de </w:t>
      </w:r>
      <w:del w:id="1299" w:author="Felipe Neiva Mundim" w:date="2020-10-29T18:02:00Z">
        <w:r w:rsidRPr="003F395A" w:rsidDel="00E54111">
          <w:rPr>
            <w:rFonts w:eastAsiaTheme="minorEastAsia"/>
            <w:szCs w:val="24"/>
          </w:rPr>
          <w:delText xml:space="preserve">ato de </w:delText>
        </w:r>
        <w:r w:rsidR="007C0723" w:rsidRPr="003F395A" w:rsidDel="00E54111">
          <w:rPr>
            <w:rFonts w:eastAsiaTheme="minorEastAsia"/>
            <w:szCs w:val="24"/>
          </w:rPr>
          <w:delText>concentração</w:delText>
        </w:r>
      </w:del>
      <w:ins w:id="1300" w:author="Felipe Neiva Mundim" w:date="2020-10-29T18:02:00Z">
        <w:r w:rsidR="00E54111">
          <w:rPr>
            <w:rFonts w:eastAsiaTheme="minorEastAsia"/>
            <w:szCs w:val="24"/>
          </w:rPr>
          <w:t>AC</w:t>
        </w:r>
      </w:ins>
      <w:r w:rsidR="007C0723" w:rsidRPr="003F395A">
        <w:rPr>
          <w:rFonts w:eastAsiaTheme="minorEastAsia"/>
          <w:szCs w:val="24"/>
        </w:rPr>
        <w:t xml:space="preserve"> para o período de julho/2020 a j</w:t>
      </w:r>
      <w:r w:rsidRPr="003F395A">
        <w:rPr>
          <w:rFonts w:eastAsiaTheme="minorEastAsia"/>
          <w:szCs w:val="24"/>
        </w:rPr>
        <w:t>unho/2021.</w:t>
      </w:r>
    </w:p>
    <w:p w14:paraId="69D3406D" w14:textId="1C6CD278" w:rsidR="00AA724F" w:rsidRPr="003F395A" w:rsidRDefault="00E54111" w:rsidP="0067363C">
      <w:pPr>
        <w:spacing w:after="120" w:line="360" w:lineRule="auto"/>
        <w:ind w:firstLine="709"/>
        <w:rPr>
          <w:szCs w:val="24"/>
        </w:rPr>
      </w:pPr>
      <w:ins w:id="1301" w:author="Felipe Neiva Mundim" w:date="2020-10-29T18:08:00Z">
        <w:r>
          <w:rPr>
            <w:szCs w:val="24"/>
          </w:rPr>
          <w:t xml:space="preserve">Ainda, cabe discorrer </w:t>
        </w:r>
      </w:ins>
      <w:r w:rsidRPr="003F395A">
        <w:rPr>
          <w:szCs w:val="24"/>
        </w:rPr>
        <w:t xml:space="preserve">sobre </w:t>
      </w:r>
      <w:proofErr w:type="spellStart"/>
      <w:r w:rsidR="00AA724F" w:rsidRPr="003F395A">
        <w:rPr>
          <w:szCs w:val="24"/>
        </w:rPr>
        <w:t>estacionariedade</w:t>
      </w:r>
      <w:proofErr w:type="spellEnd"/>
      <w:r w:rsidR="007C0723" w:rsidRPr="003F395A">
        <w:rPr>
          <w:szCs w:val="24"/>
        </w:rPr>
        <w:t>,</w:t>
      </w:r>
      <w:r w:rsidR="00AA724F" w:rsidRPr="003F395A">
        <w:rPr>
          <w:szCs w:val="24"/>
        </w:rPr>
        <w:t xml:space="preserve"> </w:t>
      </w:r>
      <w:proofErr w:type="spellStart"/>
      <w:r w:rsidR="00AA724F" w:rsidRPr="003F395A">
        <w:rPr>
          <w:szCs w:val="24"/>
        </w:rPr>
        <w:t>Gujarati</w:t>
      </w:r>
      <w:proofErr w:type="spellEnd"/>
      <w:r w:rsidR="00AA724F" w:rsidRPr="003F395A">
        <w:rPr>
          <w:szCs w:val="24"/>
        </w:rPr>
        <w:t xml:space="preserve"> (2006, p. 639) define o seguinte:</w:t>
      </w:r>
    </w:p>
    <w:p w14:paraId="685B9280" w14:textId="77777777" w:rsidR="00AA724F" w:rsidRPr="001B708B" w:rsidRDefault="00AA724F" w:rsidP="0067363C">
      <w:pPr>
        <w:spacing w:after="120" w:line="240" w:lineRule="auto"/>
        <w:ind w:left="1984"/>
        <w:rPr>
          <w:sz w:val="20"/>
          <w:szCs w:val="24"/>
        </w:rPr>
      </w:pPr>
      <w:r w:rsidRPr="001B708B">
        <w:rPr>
          <w:sz w:val="20"/>
          <w:szCs w:val="24"/>
        </w:rPr>
        <w:t>[...] um processo estocástico é estacionário quando a sua média e a sua variância são constantes ao longo do tempo e quando o valor da covariância entre dois períodos de tempo depende apenas da distância, do intervalo ou da defasagem entre os dois períodos de tempo, e não do próprio tempo em que a covariância é calculada.</w:t>
      </w:r>
    </w:p>
    <w:p w14:paraId="1C1030D6" w14:textId="0FD71468" w:rsidR="00AA724F" w:rsidRPr="003F395A" w:rsidRDefault="00AA724F" w:rsidP="0067363C">
      <w:pPr>
        <w:spacing w:after="120" w:line="360" w:lineRule="auto"/>
        <w:ind w:firstLine="709"/>
        <w:rPr>
          <w:szCs w:val="24"/>
        </w:rPr>
      </w:pPr>
      <w:r w:rsidRPr="003F395A">
        <w:rPr>
          <w:szCs w:val="24"/>
        </w:rPr>
        <w:lastRenderedPageBreak/>
        <w:t>A saber, em processos estocásticos</w:t>
      </w:r>
      <w:r w:rsidRPr="003F395A">
        <w:rPr>
          <w:rStyle w:val="Refdenotaderodap"/>
          <w:szCs w:val="24"/>
        </w:rPr>
        <w:footnoteReference w:id="21"/>
      </w:r>
      <w:r w:rsidRPr="003F395A">
        <w:rPr>
          <w:szCs w:val="24"/>
        </w:rPr>
        <w:t xml:space="preserve"> estacionários os efeitos dos choques exógenos decaem ao longo do tempo, tornando a evolução previsível. </w:t>
      </w:r>
      <w:del w:id="1302" w:author="Felipe Neiva Mundim" w:date="2020-10-29T18:10:00Z">
        <w:r w:rsidRPr="003F395A" w:rsidDel="00E54111">
          <w:rPr>
            <w:szCs w:val="24"/>
          </w:rPr>
          <w:delText xml:space="preserve">Agora </w:delText>
        </w:r>
      </w:del>
      <w:ins w:id="1303" w:author="Felipe Neiva Mundim" w:date="2020-10-29T18:10:00Z">
        <w:r w:rsidR="00E54111">
          <w:rPr>
            <w:szCs w:val="24"/>
          </w:rPr>
          <w:t>De outro lado,</w:t>
        </w:r>
        <w:r w:rsidR="00E54111" w:rsidRPr="003F395A">
          <w:rPr>
            <w:szCs w:val="24"/>
          </w:rPr>
          <w:t xml:space="preserve"> </w:t>
        </w:r>
      </w:ins>
      <w:r w:rsidRPr="003F395A">
        <w:rPr>
          <w:szCs w:val="24"/>
        </w:rPr>
        <w:t xml:space="preserve">quando o processo estocástico é não estacionário, diz-se que </w:t>
      </w:r>
      <w:del w:id="1304" w:author="Felipe Neiva Mundim" w:date="2020-10-29T18:09:00Z">
        <w:r w:rsidRPr="003F395A" w:rsidDel="00E54111">
          <w:rPr>
            <w:szCs w:val="24"/>
          </w:rPr>
          <w:delText xml:space="preserve">este </w:delText>
        </w:r>
      </w:del>
      <w:r w:rsidRPr="003F395A">
        <w:rPr>
          <w:szCs w:val="24"/>
        </w:rPr>
        <w:t xml:space="preserve">tem memória, o que </w:t>
      </w:r>
      <w:del w:id="1305" w:author="Felipe Neiva Mundim" w:date="2020-10-29T18:10:00Z">
        <w:r w:rsidRPr="003F395A" w:rsidDel="00E54111">
          <w:rPr>
            <w:szCs w:val="24"/>
          </w:rPr>
          <w:delText>quer dizer</w:delText>
        </w:r>
      </w:del>
      <w:ins w:id="1306" w:author="Felipe Neiva Mundim" w:date="2020-10-29T18:10:00Z">
        <w:r w:rsidR="00E54111">
          <w:rPr>
            <w:szCs w:val="24"/>
          </w:rPr>
          <w:t>significa</w:t>
        </w:r>
      </w:ins>
      <w:r w:rsidRPr="003F395A">
        <w:rPr>
          <w:szCs w:val="24"/>
        </w:rPr>
        <w:t xml:space="preserve"> que os choques exógenos são integrados de forma permanente ao processo, tornando imprevisível seu comportamento.</w:t>
      </w:r>
    </w:p>
    <w:p w14:paraId="342E50A5" w14:textId="77777777" w:rsidR="00AA724F" w:rsidRPr="003F395A" w:rsidRDefault="00AA724F" w:rsidP="0067363C">
      <w:pPr>
        <w:spacing w:after="120" w:line="360" w:lineRule="auto"/>
        <w:ind w:firstLine="709"/>
        <w:rPr>
          <w:szCs w:val="24"/>
        </w:rPr>
      </w:pPr>
      <w:r w:rsidRPr="003F395A">
        <w:rPr>
          <w:szCs w:val="24"/>
        </w:rPr>
        <w:t xml:space="preserve">Apenas para exemplificar esses efeitos, considera-se o seguinte processo autorregressivo de ordem um - </w:t>
      </w:r>
      <w:proofErr w:type="gramStart"/>
      <w:r w:rsidRPr="003F395A">
        <w:rPr>
          <w:szCs w:val="24"/>
        </w:rPr>
        <w:t>AR(</w:t>
      </w:r>
      <w:proofErr w:type="gramEnd"/>
      <w:r w:rsidRPr="003F395A">
        <w:rPr>
          <w:szCs w:val="24"/>
        </w:rPr>
        <w:t>1), onde o</w:t>
      </w:r>
      <w:r w:rsidRPr="003F395A">
        <w:rPr>
          <w:rFonts w:eastAsiaTheme="minorEastAsia"/>
          <w:szCs w:val="24"/>
        </w:rPr>
        <w:t>s erros seguem, por hipótese, um padrão ruído branco</w:t>
      </w:r>
      <w:r w:rsidRPr="003F395A">
        <w:rPr>
          <w:szCs w:val="24"/>
        </w:rPr>
        <w:t>:</w:t>
      </w:r>
    </w:p>
    <w:p w14:paraId="6FD887AE" w14:textId="710A6834" w:rsidR="00AA724F" w:rsidRPr="003F395A" w:rsidRDefault="006371BF" w:rsidP="00003A79">
      <w:pPr>
        <w:spacing w:before="360"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w:t>
      </w:r>
      <w:ins w:id="1307" w:author="Felipe Neiva Mundim" w:date="2020-10-27T18:45: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308" w:author="Felipe Neiva Mundim" w:date="2020-10-29T18:11:00Z">
        <w:r w:rsidR="00B23DAB">
          <w:rPr>
            <w:rFonts w:eastAsiaTheme="minorEastAsia"/>
            <w:szCs w:val="24"/>
          </w:rPr>
          <w:tab/>
        </w:r>
        <w:r w:rsidR="00B23DAB">
          <w:rPr>
            <w:rFonts w:eastAsiaTheme="minorEastAsia"/>
            <w:szCs w:val="24"/>
          </w:rPr>
          <w:tab/>
        </w:r>
      </w:ins>
      <w:r w:rsidR="00AA724F" w:rsidRPr="003F395A">
        <w:rPr>
          <w:rFonts w:eastAsiaTheme="minorEastAsia"/>
          <w:szCs w:val="24"/>
        </w:rPr>
        <w:t>(</w:t>
      </w:r>
      <w:del w:id="1309" w:author="Felipe Neiva Mundim" w:date="2020-10-29T18:11:00Z">
        <w:r w:rsidR="00AA724F" w:rsidRPr="003F395A" w:rsidDel="00B23DAB">
          <w:rPr>
            <w:rFonts w:eastAsiaTheme="minorEastAsia"/>
            <w:szCs w:val="24"/>
          </w:rPr>
          <w:delText>1</w:delText>
        </w:r>
      </w:del>
      <w:ins w:id="1310" w:author="Felipe Neiva Mundim" w:date="2020-10-29T18:11:00Z">
        <w:r w:rsidR="00B23DAB">
          <w:rPr>
            <w:rFonts w:eastAsiaTheme="minorEastAsia"/>
            <w:szCs w:val="24"/>
          </w:rPr>
          <w:t>21</w:t>
        </w:r>
      </w:ins>
      <w:r w:rsidR="00AA724F" w:rsidRPr="003F395A">
        <w:rPr>
          <w:rFonts w:eastAsiaTheme="minorEastAsia"/>
          <w:szCs w:val="24"/>
        </w:rPr>
        <w:t>)</w:t>
      </w:r>
    </w:p>
    <w:p w14:paraId="60DA11D3"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 xml:space="preserve">O que para o período </w:t>
      </w:r>
      <m:oMath>
        <m:r>
          <w:rPr>
            <w:rFonts w:ascii="Cambria Math" w:eastAsiaTheme="minorEastAsia" w:hAnsi="Cambria Math"/>
            <w:szCs w:val="24"/>
          </w:rPr>
          <m:t>t-1</m:t>
        </m:r>
      </m:oMath>
      <w:r w:rsidRPr="003F395A">
        <w:rPr>
          <w:rFonts w:eastAsiaTheme="minorEastAsia"/>
          <w:szCs w:val="24"/>
        </w:rPr>
        <w:t xml:space="preserve"> seria:</w:t>
      </w:r>
    </w:p>
    <w:p w14:paraId="28EAAFFC" w14:textId="7D3DCAD8" w:rsidR="00AA724F" w:rsidRPr="003F395A" w:rsidRDefault="006371BF" w:rsidP="00003A79">
      <w:pPr>
        <w:spacing w:before="360"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oMath>
      <w:r w:rsidR="00AA724F" w:rsidRPr="003F395A">
        <w:rPr>
          <w:rFonts w:eastAsiaTheme="minorEastAsia"/>
          <w:szCs w:val="24"/>
        </w:rPr>
        <w:t xml:space="preserve"> </w:t>
      </w:r>
      <w:ins w:id="1311" w:author="Felipe Neiva Mundim" w:date="2020-10-27T18:45: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312" w:author="Felipe Neiva Mundim" w:date="2020-10-29T18:12:00Z">
        <w:r w:rsidR="00B23DAB">
          <w:rPr>
            <w:rFonts w:eastAsiaTheme="minorEastAsia"/>
            <w:szCs w:val="24"/>
          </w:rPr>
          <w:tab/>
        </w:r>
        <w:r w:rsidR="00B23DAB">
          <w:rPr>
            <w:rFonts w:eastAsiaTheme="minorEastAsia"/>
            <w:szCs w:val="24"/>
          </w:rPr>
          <w:tab/>
        </w:r>
      </w:ins>
      <w:ins w:id="1313" w:author="Felipe Neiva Mundim" w:date="2020-10-27T18:45:00Z">
        <w:r w:rsidR="001320E4">
          <w:rPr>
            <w:rFonts w:eastAsiaTheme="minorEastAsia"/>
            <w:szCs w:val="24"/>
          </w:rPr>
          <w:tab/>
        </w:r>
      </w:ins>
      <w:r w:rsidR="00AA724F" w:rsidRPr="003F395A">
        <w:rPr>
          <w:rFonts w:eastAsiaTheme="minorEastAsia"/>
          <w:szCs w:val="24"/>
        </w:rPr>
        <w:t>(</w:t>
      </w:r>
      <w:del w:id="1314" w:author="Felipe Neiva Mundim" w:date="2020-10-29T18:11:00Z">
        <w:r w:rsidR="00AA724F" w:rsidRPr="003F395A" w:rsidDel="00B23DAB">
          <w:rPr>
            <w:rFonts w:eastAsiaTheme="minorEastAsia"/>
            <w:szCs w:val="24"/>
          </w:rPr>
          <w:delText>2</w:delText>
        </w:r>
      </w:del>
      <w:ins w:id="1315" w:author="Felipe Neiva Mundim" w:date="2020-10-29T18:11:00Z">
        <w:r w:rsidR="00B23DAB">
          <w:rPr>
            <w:rFonts w:eastAsiaTheme="minorEastAsia"/>
            <w:szCs w:val="24"/>
          </w:rPr>
          <w:t>22</w:t>
        </w:r>
      </w:ins>
      <w:r w:rsidR="00AA724F" w:rsidRPr="003F395A">
        <w:rPr>
          <w:rFonts w:eastAsiaTheme="minorEastAsia"/>
          <w:szCs w:val="24"/>
        </w:rPr>
        <w:t>)</w:t>
      </w:r>
    </w:p>
    <w:p w14:paraId="4E6E1257" w14:textId="086D33AC" w:rsidR="00AA724F" w:rsidRPr="003F395A" w:rsidDel="001320E4" w:rsidRDefault="00AA724F" w:rsidP="0067363C">
      <w:pPr>
        <w:spacing w:after="120" w:line="360" w:lineRule="auto"/>
        <w:ind w:firstLine="709"/>
        <w:rPr>
          <w:del w:id="1316" w:author="Felipe Neiva Mundim" w:date="2020-10-27T18:46:00Z"/>
          <w:rFonts w:eastAsiaTheme="minorEastAsia"/>
          <w:szCs w:val="24"/>
        </w:rPr>
      </w:pPr>
      <w:r w:rsidRPr="003F395A">
        <w:rPr>
          <w:rFonts w:eastAsiaTheme="minorEastAsia"/>
          <w:szCs w:val="24"/>
        </w:rPr>
        <w:t>Substituindo (</w:t>
      </w:r>
      <w:del w:id="1317" w:author="Felipe Neiva Mundim" w:date="2020-10-29T18:12:00Z">
        <w:r w:rsidRPr="003F395A" w:rsidDel="00B23DAB">
          <w:rPr>
            <w:rFonts w:eastAsiaTheme="minorEastAsia"/>
            <w:szCs w:val="24"/>
          </w:rPr>
          <w:delText>2</w:delText>
        </w:r>
      </w:del>
      <w:ins w:id="1318" w:author="Felipe Neiva Mundim" w:date="2020-10-29T18:12:00Z">
        <w:r w:rsidR="00B23DAB">
          <w:rPr>
            <w:rFonts w:eastAsiaTheme="minorEastAsia"/>
            <w:szCs w:val="24"/>
          </w:rPr>
          <w:t>22</w:t>
        </w:r>
      </w:ins>
      <w:r w:rsidRPr="003F395A">
        <w:rPr>
          <w:rFonts w:eastAsiaTheme="minorEastAsia"/>
          <w:szCs w:val="24"/>
        </w:rPr>
        <w:t>) em (</w:t>
      </w:r>
      <w:del w:id="1319" w:author="Felipe Neiva Mundim" w:date="2020-10-29T18:13:00Z">
        <w:r w:rsidRPr="003F395A" w:rsidDel="00B23DAB">
          <w:rPr>
            <w:rFonts w:eastAsiaTheme="minorEastAsia"/>
            <w:szCs w:val="24"/>
          </w:rPr>
          <w:delText>1</w:delText>
        </w:r>
      </w:del>
      <w:ins w:id="1320" w:author="Felipe Neiva Mundim" w:date="2020-10-29T18:13:00Z">
        <w:r w:rsidR="00B23DAB">
          <w:rPr>
            <w:rFonts w:eastAsiaTheme="minorEastAsia"/>
            <w:szCs w:val="24"/>
          </w:rPr>
          <w:t>21</w:t>
        </w:r>
      </w:ins>
      <w:r w:rsidRPr="003F395A">
        <w:rPr>
          <w:rFonts w:eastAsiaTheme="minorEastAsia"/>
          <w:szCs w:val="24"/>
        </w:rPr>
        <w:t>), tem-se:</w:t>
      </w:r>
    </w:p>
    <w:p w14:paraId="6FC26B7E" w14:textId="49CA08EB" w:rsidR="00AA724F" w:rsidRPr="003F395A" w:rsidRDefault="006371BF" w:rsidP="00B23DAB">
      <w:pPr>
        <w:spacing w:after="120" w:line="360" w:lineRule="auto"/>
        <w:ind w:firstLine="709"/>
        <w:rPr>
          <w:rFonts w:eastAsiaTheme="minorEastAsia"/>
          <w:szCs w:val="24"/>
        </w:rPr>
      </w:pPr>
      <m:oMathPara>
        <m:oMath>
          <m:sSub>
            <m:sSubPr>
              <m:ctrlPr>
                <w:del w:id="1321" w:author="Felipe Neiva Mundim" w:date="2020-10-27T18:46:00Z">
                  <w:rPr>
                    <w:rFonts w:ascii="Cambria Math" w:hAnsi="Cambria Math"/>
                    <w:i/>
                    <w:szCs w:val="24"/>
                  </w:rPr>
                </w:del>
              </m:ctrlPr>
            </m:sSubPr>
            <m:e>
              <m:r>
                <w:del w:id="1322" w:author="Felipe Neiva Mundim" w:date="2020-10-27T18:46:00Z">
                  <w:rPr>
                    <w:rFonts w:ascii="Cambria Math" w:hAnsi="Cambria Math"/>
                    <w:szCs w:val="24"/>
                  </w:rPr>
                  <m:t>y</m:t>
                </w:del>
              </m:r>
            </m:e>
            <m:sub>
              <m:r>
                <w:del w:id="1323" w:author="Felipe Neiva Mundim" w:date="2020-10-27T18:46:00Z">
                  <w:rPr>
                    <w:rFonts w:ascii="Cambria Math" w:hAnsi="Cambria Math"/>
                    <w:szCs w:val="24"/>
                  </w:rPr>
                  <m:t>t</m:t>
                </w:del>
              </m:r>
            </m:sub>
          </m:sSub>
          <m:r>
            <w:del w:id="1324" w:author="Felipe Neiva Mundim" w:date="2020-10-27T18:46:00Z">
              <w:rPr>
                <w:rFonts w:ascii="Cambria Math" w:hAnsi="Cambria Math"/>
                <w:szCs w:val="24"/>
              </w:rPr>
              <m:t>=γ</m:t>
            </w:del>
          </m:r>
          <m:d>
            <m:dPr>
              <m:ctrlPr>
                <w:del w:id="1325" w:author="Felipe Neiva Mundim" w:date="2020-10-27T18:46:00Z">
                  <w:rPr>
                    <w:rFonts w:ascii="Cambria Math" w:hAnsi="Cambria Math"/>
                    <w:i/>
                    <w:szCs w:val="24"/>
                  </w:rPr>
                </w:del>
              </m:ctrlPr>
            </m:dPr>
            <m:e>
              <m:r>
                <w:del w:id="1326" w:author="Felipe Neiva Mundim" w:date="2020-10-27T18:46:00Z">
                  <w:rPr>
                    <w:rFonts w:ascii="Cambria Math" w:hAnsi="Cambria Math"/>
                    <w:szCs w:val="24"/>
                  </w:rPr>
                  <m:t>γ</m:t>
                </w:del>
              </m:r>
              <m:sSub>
                <m:sSubPr>
                  <m:ctrlPr>
                    <w:del w:id="1327" w:author="Felipe Neiva Mundim" w:date="2020-10-27T18:46:00Z">
                      <w:rPr>
                        <w:rFonts w:ascii="Cambria Math" w:hAnsi="Cambria Math"/>
                        <w:i/>
                        <w:szCs w:val="24"/>
                      </w:rPr>
                    </w:del>
                  </m:ctrlPr>
                </m:sSubPr>
                <m:e>
                  <m:r>
                    <w:del w:id="1328" w:author="Felipe Neiva Mundim" w:date="2020-10-27T18:46:00Z">
                      <w:rPr>
                        <w:rFonts w:ascii="Cambria Math" w:hAnsi="Cambria Math"/>
                        <w:szCs w:val="24"/>
                      </w:rPr>
                      <m:t>y</m:t>
                    </w:del>
                  </m:r>
                </m:e>
                <m:sub>
                  <m:r>
                    <w:del w:id="1329" w:author="Felipe Neiva Mundim" w:date="2020-10-27T18:46:00Z">
                      <w:rPr>
                        <w:rFonts w:ascii="Cambria Math" w:hAnsi="Cambria Math"/>
                        <w:szCs w:val="24"/>
                      </w:rPr>
                      <m:t>t-2</m:t>
                    </w:del>
                  </m:r>
                </m:sub>
              </m:sSub>
              <m:r>
                <w:del w:id="1330" w:author="Felipe Neiva Mundim" w:date="2020-10-27T18:46:00Z">
                  <w:rPr>
                    <w:rFonts w:ascii="Cambria Math" w:hAnsi="Cambria Math"/>
                    <w:szCs w:val="24"/>
                  </w:rPr>
                  <m:t>+</m:t>
                </w:del>
              </m:r>
              <m:sSub>
                <m:sSubPr>
                  <m:ctrlPr>
                    <w:del w:id="1331" w:author="Felipe Neiva Mundim" w:date="2020-10-27T18:46:00Z">
                      <w:rPr>
                        <w:rFonts w:ascii="Cambria Math" w:hAnsi="Cambria Math"/>
                        <w:i/>
                        <w:szCs w:val="24"/>
                      </w:rPr>
                    </w:del>
                  </m:ctrlPr>
                </m:sSubPr>
                <m:e>
                  <m:r>
                    <w:del w:id="1332" w:author="Felipe Neiva Mundim" w:date="2020-10-27T18:46:00Z">
                      <w:rPr>
                        <w:rFonts w:ascii="Cambria Math" w:hAnsi="Cambria Math"/>
                        <w:szCs w:val="24"/>
                      </w:rPr>
                      <m:t>u</m:t>
                    </w:del>
                  </m:r>
                </m:e>
                <m:sub>
                  <m:r>
                    <w:del w:id="1333" w:author="Felipe Neiva Mundim" w:date="2020-10-27T18:46:00Z">
                      <w:rPr>
                        <w:rFonts w:ascii="Cambria Math" w:hAnsi="Cambria Math"/>
                        <w:szCs w:val="24"/>
                      </w:rPr>
                      <m:t>t-1</m:t>
                    </w:del>
                  </m:r>
                </m:sub>
              </m:sSub>
            </m:e>
          </m:d>
          <m:r>
            <w:del w:id="1334" w:author="Felipe Neiva Mundim" w:date="2020-10-27T18:46:00Z">
              <w:rPr>
                <w:rFonts w:ascii="Cambria Math" w:hAnsi="Cambria Math"/>
                <w:szCs w:val="24"/>
              </w:rPr>
              <m:t>+</m:t>
            </w:del>
          </m:r>
          <m:sSub>
            <m:sSubPr>
              <m:ctrlPr>
                <w:del w:id="1335" w:author="Felipe Neiva Mundim" w:date="2020-10-27T18:46:00Z">
                  <w:rPr>
                    <w:rFonts w:ascii="Cambria Math" w:hAnsi="Cambria Math"/>
                    <w:i/>
                    <w:szCs w:val="24"/>
                  </w:rPr>
                </w:del>
              </m:ctrlPr>
            </m:sSubPr>
            <m:e>
              <m:r>
                <w:del w:id="1336" w:author="Felipe Neiva Mundim" w:date="2020-10-27T18:46:00Z">
                  <w:rPr>
                    <w:rFonts w:ascii="Cambria Math" w:hAnsi="Cambria Math"/>
                    <w:szCs w:val="24"/>
                  </w:rPr>
                  <m:t>u</m:t>
                </w:del>
              </m:r>
            </m:e>
            <m:sub>
              <m:r>
                <w:del w:id="1337" w:author="Felipe Neiva Mundim" w:date="2020-10-27T18:46:00Z">
                  <w:rPr>
                    <w:rFonts w:ascii="Cambria Math" w:hAnsi="Cambria Math"/>
                    <w:szCs w:val="24"/>
                  </w:rPr>
                  <m:t>t</m:t>
                </w:del>
              </m:r>
            </m:sub>
          </m:sSub>
        </m:oMath>
      </m:oMathPara>
    </w:p>
    <w:p w14:paraId="10A2C374" w14:textId="30E75410" w:rsidR="00AA724F" w:rsidRPr="003F395A" w:rsidRDefault="006371BF" w:rsidP="00003A79">
      <w:pPr>
        <w:spacing w:before="360"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w:t>
      </w:r>
      <w:ins w:id="1338" w:author="Felipe Neiva Mundim" w:date="2020-10-27T18:45: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339" w:author="Felipe Neiva Mundim" w:date="2020-10-29T18:12:00Z">
        <w:r w:rsidR="00B23DAB">
          <w:rPr>
            <w:rFonts w:eastAsiaTheme="minorEastAsia"/>
            <w:szCs w:val="24"/>
          </w:rPr>
          <w:tab/>
        </w:r>
        <w:r w:rsidR="00B23DAB">
          <w:rPr>
            <w:rFonts w:eastAsiaTheme="minorEastAsia"/>
            <w:szCs w:val="24"/>
          </w:rPr>
          <w:tab/>
        </w:r>
      </w:ins>
      <w:ins w:id="1340" w:author="Felipe Neiva Mundim" w:date="2020-10-27T18:45:00Z">
        <w:r w:rsidR="001320E4">
          <w:rPr>
            <w:rFonts w:eastAsiaTheme="minorEastAsia"/>
            <w:szCs w:val="24"/>
          </w:rPr>
          <w:tab/>
        </w:r>
      </w:ins>
      <w:r w:rsidR="00AA724F" w:rsidRPr="003F395A">
        <w:rPr>
          <w:rFonts w:eastAsiaTheme="minorEastAsia"/>
          <w:szCs w:val="24"/>
        </w:rPr>
        <w:t>(</w:t>
      </w:r>
      <w:del w:id="1341" w:author="Felipe Neiva Mundim" w:date="2020-10-29T18:11:00Z">
        <w:r w:rsidR="00AA724F" w:rsidRPr="003F395A" w:rsidDel="00B23DAB">
          <w:rPr>
            <w:rFonts w:eastAsiaTheme="minorEastAsia"/>
            <w:szCs w:val="24"/>
          </w:rPr>
          <w:delText>3</w:delText>
        </w:r>
      </w:del>
      <w:ins w:id="1342" w:author="Felipe Neiva Mundim" w:date="2020-10-29T18:11:00Z">
        <w:r w:rsidR="00B23DAB">
          <w:rPr>
            <w:rFonts w:eastAsiaTheme="minorEastAsia"/>
            <w:szCs w:val="24"/>
          </w:rPr>
          <w:t>23</w:t>
        </w:r>
      </w:ins>
      <w:r w:rsidR="00AA724F" w:rsidRPr="003F395A">
        <w:rPr>
          <w:rFonts w:eastAsiaTheme="minorEastAsia"/>
          <w:szCs w:val="24"/>
        </w:rPr>
        <w:t>)</w:t>
      </w:r>
    </w:p>
    <w:p w14:paraId="4F30E439"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Com mais uma defasagem, o processo seria:</w:t>
      </w:r>
    </w:p>
    <w:p w14:paraId="21B0498F" w14:textId="22AE0773" w:rsidR="00AA724F" w:rsidRPr="003F395A" w:rsidRDefault="006371BF" w:rsidP="00003A79">
      <w:pPr>
        <w:spacing w:before="360"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t-2</m:t>
            </m:r>
          </m:sub>
        </m:sSub>
      </m:oMath>
      <w:r w:rsidR="00AA724F" w:rsidRPr="003F395A">
        <w:rPr>
          <w:rFonts w:eastAsiaTheme="minorEastAsia"/>
          <w:szCs w:val="24"/>
        </w:rPr>
        <w:t xml:space="preserve"> </w:t>
      </w:r>
      <w:ins w:id="1343" w:author="Felipe Neiva Mundim" w:date="2020-10-27T18:45: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344" w:author="Felipe Neiva Mundim" w:date="2020-10-29T18:12:00Z">
        <w:r w:rsidR="00B23DAB">
          <w:rPr>
            <w:rFonts w:eastAsiaTheme="minorEastAsia"/>
            <w:szCs w:val="24"/>
          </w:rPr>
          <w:tab/>
        </w:r>
        <w:r w:rsidR="00B23DAB">
          <w:rPr>
            <w:rFonts w:eastAsiaTheme="minorEastAsia"/>
            <w:szCs w:val="24"/>
          </w:rPr>
          <w:tab/>
        </w:r>
      </w:ins>
      <w:ins w:id="1345" w:author="Felipe Neiva Mundim" w:date="2020-10-27T18:45:00Z">
        <w:r w:rsidR="001320E4">
          <w:rPr>
            <w:rFonts w:eastAsiaTheme="minorEastAsia"/>
            <w:szCs w:val="24"/>
          </w:rPr>
          <w:tab/>
        </w:r>
      </w:ins>
      <w:r w:rsidR="00AA724F" w:rsidRPr="003F395A">
        <w:rPr>
          <w:rFonts w:eastAsiaTheme="minorEastAsia"/>
          <w:szCs w:val="24"/>
        </w:rPr>
        <w:t>(</w:t>
      </w:r>
      <w:del w:id="1346" w:author="Felipe Neiva Mundim" w:date="2020-10-29T18:11:00Z">
        <w:r w:rsidR="00AA724F" w:rsidRPr="003F395A" w:rsidDel="00B23DAB">
          <w:rPr>
            <w:rFonts w:eastAsiaTheme="minorEastAsia"/>
            <w:szCs w:val="24"/>
          </w:rPr>
          <w:delText>4</w:delText>
        </w:r>
      </w:del>
      <w:ins w:id="1347" w:author="Felipe Neiva Mundim" w:date="2020-10-29T18:11:00Z">
        <w:r w:rsidR="00B23DAB">
          <w:rPr>
            <w:rFonts w:eastAsiaTheme="minorEastAsia"/>
            <w:szCs w:val="24"/>
          </w:rPr>
          <w:t>24</w:t>
        </w:r>
      </w:ins>
      <w:r w:rsidR="00AA724F" w:rsidRPr="003F395A">
        <w:rPr>
          <w:rFonts w:eastAsiaTheme="minorEastAsia"/>
          <w:szCs w:val="24"/>
        </w:rPr>
        <w:t>)</w:t>
      </w:r>
    </w:p>
    <w:p w14:paraId="0302A72E" w14:textId="6CAA75C2" w:rsidR="00AA724F" w:rsidRPr="003F395A" w:rsidDel="008A7DD6" w:rsidRDefault="00AA724F" w:rsidP="0067363C">
      <w:pPr>
        <w:spacing w:after="120" w:line="360" w:lineRule="auto"/>
        <w:ind w:firstLine="709"/>
        <w:rPr>
          <w:del w:id="1348" w:author="Felipe Neiva Mundim" w:date="2020-10-27T18:47:00Z"/>
          <w:rFonts w:eastAsiaTheme="minorEastAsia"/>
          <w:szCs w:val="24"/>
        </w:rPr>
      </w:pPr>
      <w:r w:rsidRPr="003F395A">
        <w:rPr>
          <w:rFonts w:eastAsiaTheme="minorEastAsia"/>
          <w:szCs w:val="24"/>
        </w:rPr>
        <w:t>Substituindo (</w:t>
      </w:r>
      <w:del w:id="1349" w:author="Felipe Neiva Mundim" w:date="2020-10-29T18:13:00Z">
        <w:r w:rsidRPr="003F395A" w:rsidDel="00B23DAB">
          <w:rPr>
            <w:rFonts w:eastAsiaTheme="minorEastAsia"/>
            <w:szCs w:val="24"/>
          </w:rPr>
          <w:delText>4</w:delText>
        </w:r>
      </w:del>
      <w:ins w:id="1350" w:author="Felipe Neiva Mundim" w:date="2020-10-29T18:13:00Z">
        <w:r w:rsidR="00B23DAB">
          <w:rPr>
            <w:rFonts w:eastAsiaTheme="minorEastAsia"/>
            <w:szCs w:val="24"/>
          </w:rPr>
          <w:t>24</w:t>
        </w:r>
      </w:ins>
      <w:r w:rsidRPr="003F395A">
        <w:rPr>
          <w:rFonts w:eastAsiaTheme="minorEastAsia"/>
          <w:szCs w:val="24"/>
        </w:rPr>
        <w:t>) em (</w:t>
      </w:r>
      <w:del w:id="1351" w:author="Felipe Neiva Mundim" w:date="2020-10-29T18:13:00Z">
        <w:r w:rsidRPr="003F395A" w:rsidDel="00B23DAB">
          <w:rPr>
            <w:rFonts w:eastAsiaTheme="minorEastAsia"/>
            <w:szCs w:val="24"/>
          </w:rPr>
          <w:delText>3</w:delText>
        </w:r>
      </w:del>
      <w:ins w:id="1352" w:author="Felipe Neiva Mundim" w:date="2020-10-29T18:13:00Z">
        <w:r w:rsidR="00B23DAB">
          <w:rPr>
            <w:rFonts w:eastAsiaTheme="minorEastAsia"/>
            <w:szCs w:val="24"/>
          </w:rPr>
          <w:t>23</w:t>
        </w:r>
      </w:ins>
      <w:r w:rsidRPr="003F395A">
        <w:rPr>
          <w:rFonts w:eastAsiaTheme="minorEastAsia"/>
          <w:szCs w:val="24"/>
        </w:rPr>
        <w:t>), tem-se:</w:t>
      </w:r>
    </w:p>
    <w:p w14:paraId="17D433FB" w14:textId="3F7FC95E" w:rsidR="00AA724F" w:rsidRPr="003F395A" w:rsidRDefault="006371BF" w:rsidP="00B23DAB">
      <w:pPr>
        <w:spacing w:after="120" w:line="360" w:lineRule="auto"/>
        <w:ind w:firstLine="709"/>
        <w:rPr>
          <w:rFonts w:eastAsiaTheme="minorEastAsia"/>
          <w:szCs w:val="24"/>
        </w:rPr>
      </w:pPr>
      <m:oMathPara>
        <m:oMath>
          <m:sSub>
            <m:sSubPr>
              <m:ctrlPr>
                <w:del w:id="1353" w:author="Felipe Neiva Mundim" w:date="2020-10-27T18:47:00Z">
                  <w:rPr>
                    <w:rFonts w:ascii="Cambria Math" w:hAnsi="Cambria Math"/>
                    <w:i/>
                    <w:szCs w:val="24"/>
                  </w:rPr>
                </w:del>
              </m:ctrlPr>
            </m:sSubPr>
            <m:e>
              <m:r>
                <w:del w:id="1354" w:author="Felipe Neiva Mundim" w:date="2020-10-27T18:47:00Z">
                  <w:rPr>
                    <w:rFonts w:ascii="Cambria Math" w:hAnsi="Cambria Math"/>
                    <w:szCs w:val="24"/>
                  </w:rPr>
                  <m:t>y</m:t>
                </w:del>
              </m:r>
            </m:e>
            <m:sub>
              <m:r>
                <w:del w:id="1355" w:author="Felipe Neiva Mundim" w:date="2020-10-27T18:47:00Z">
                  <w:rPr>
                    <w:rFonts w:ascii="Cambria Math" w:hAnsi="Cambria Math"/>
                    <w:szCs w:val="24"/>
                  </w:rPr>
                  <m:t>t</m:t>
                </w:del>
              </m:r>
            </m:sub>
          </m:sSub>
          <m:r>
            <w:del w:id="1356" w:author="Felipe Neiva Mundim" w:date="2020-10-27T18:47:00Z">
              <w:rPr>
                <w:rFonts w:ascii="Cambria Math" w:hAnsi="Cambria Math"/>
                <w:szCs w:val="24"/>
              </w:rPr>
              <m:t>=</m:t>
            </w:del>
          </m:r>
          <m:sSup>
            <m:sSupPr>
              <m:ctrlPr>
                <w:del w:id="1357" w:author="Felipe Neiva Mundim" w:date="2020-10-27T18:47:00Z">
                  <w:rPr>
                    <w:rFonts w:ascii="Cambria Math" w:hAnsi="Cambria Math"/>
                    <w:i/>
                    <w:szCs w:val="24"/>
                  </w:rPr>
                </w:del>
              </m:ctrlPr>
            </m:sSupPr>
            <m:e>
              <m:r>
                <w:del w:id="1358" w:author="Felipe Neiva Mundim" w:date="2020-10-27T18:47:00Z">
                  <w:rPr>
                    <w:rFonts w:ascii="Cambria Math" w:hAnsi="Cambria Math"/>
                    <w:szCs w:val="24"/>
                  </w:rPr>
                  <m:t>γ</m:t>
                </w:del>
              </m:r>
            </m:e>
            <m:sup>
              <m:r>
                <w:del w:id="1359" w:author="Felipe Neiva Mundim" w:date="2020-10-27T18:47:00Z">
                  <w:rPr>
                    <w:rFonts w:ascii="Cambria Math" w:hAnsi="Cambria Math"/>
                    <w:szCs w:val="24"/>
                  </w:rPr>
                  <m:t>2</m:t>
                </w:del>
              </m:r>
            </m:sup>
          </m:sSup>
          <m:d>
            <m:dPr>
              <m:ctrlPr>
                <w:del w:id="1360" w:author="Felipe Neiva Mundim" w:date="2020-10-27T18:47:00Z">
                  <w:rPr>
                    <w:rFonts w:ascii="Cambria Math" w:hAnsi="Cambria Math"/>
                    <w:i/>
                    <w:szCs w:val="24"/>
                  </w:rPr>
                </w:del>
              </m:ctrlPr>
            </m:dPr>
            <m:e>
              <m:r>
                <w:del w:id="1361" w:author="Felipe Neiva Mundim" w:date="2020-10-27T18:47:00Z">
                  <w:rPr>
                    <w:rFonts w:ascii="Cambria Math" w:hAnsi="Cambria Math"/>
                    <w:szCs w:val="24"/>
                  </w:rPr>
                  <m:t>γ</m:t>
                </w:del>
              </m:r>
              <m:sSub>
                <m:sSubPr>
                  <m:ctrlPr>
                    <w:del w:id="1362" w:author="Felipe Neiva Mundim" w:date="2020-10-27T18:47:00Z">
                      <w:rPr>
                        <w:rFonts w:ascii="Cambria Math" w:hAnsi="Cambria Math"/>
                        <w:i/>
                        <w:szCs w:val="24"/>
                      </w:rPr>
                    </w:del>
                  </m:ctrlPr>
                </m:sSubPr>
                <m:e>
                  <m:r>
                    <w:del w:id="1363" w:author="Felipe Neiva Mundim" w:date="2020-10-27T18:47:00Z">
                      <w:rPr>
                        <w:rFonts w:ascii="Cambria Math" w:hAnsi="Cambria Math"/>
                        <w:szCs w:val="24"/>
                      </w:rPr>
                      <m:t>y</m:t>
                    </w:del>
                  </m:r>
                </m:e>
                <m:sub>
                  <m:r>
                    <w:del w:id="1364" w:author="Felipe Neiva Mundim" w:date="2020-10-27T18:47:00Z">
                      <w:rPr>
                        <w:rFonts w:ascii="Cambria Math" w:hAnsi="Cambria Math"/>
                        <w:szCs w:val="24"/>
                      </w:rPr>
                      <m:t>t-3</m:t>
                    </w:del>
                  </m:r>
                </m:sub>
              </m:sSub>
              <m:r>
                <w:del w:id="1365" w:author="Felipe Neiva Mundim" w:date="2020-10-27T18:47:00Z">
                  <w:rPr>
                    <w:rFonts w:ascii="Cambria Math" w:hAnsi="Cambria Math"/>
                    <w:szCs w:val="24"/>
                  </w:rPr>
                  <m:t>+</m:t>
                </w:del>
              </m:r>
              <m:sSub>
                <m:sSubPr>
                  <m:ctrlPr>
                    <w:del w:id="1366" w:author="Felipe Neiva Mundim" w:date="2020-10-27T18:47:00Z">
                      <w:rPr>
                        <w:rFonts w:ascii="Cambria Math" w:hAnsi="Cambria Math"/>
                        <w:i/>
                        <w:szCs w:val="24"/>
                      </w:rPr>
                    </w:del>
                  </m:ctrlPr>
                </m:sSubPr>
                <m:e>
                  <m:r>
                    <w:del w:id="1367" w:author="Felipe Neiva Mundim" w:date="2020-10-27T18:47:00Z">
                      <w:rPr>
                        <w:rFonts w:ascii="Cambria Math" w:hAnsi="Cambria Math"/>
                        <w:szCs w:val="24"/>
                      </w:rPr>
                      <m:t>u</m:t>
                    </w:del>
                  </m:r>
                </m:e>
                <m:sub>
                  <m:r>
                    <w:del w:id="1368" w:author="Felipe Neiva Mundim" w:date="2020-10-27T18:47:00Z">
                      <w:rPr>
                        <w:rFonts w:ascii="Cambria Math" w:hAnsi="Cambria Math"/>
                        <w:szCs w:val="24"/>
                      </w:rPr>
                      <m:t>t-2</m:t>
                    </w:del>
                  </m:r>
                </m:sub>
              </m:sSub>
            </m:e>
          </m:d>
          <m:r>
            <w:del w:id="1369" w:author="Felipe Neiva Mundim" w:date="2020-10-27T18:47:00Z">
              <w:rPr>
                <w:rFonts w:ascii="Cambria Math" w:hAnsi="Cambria Math"/>
                <w:szCs w:val="24"/>
              </w:rPr>
              <m:t>+γ</m:t>
            </w:del>
          </m:r>
          <m:sSub>
            <m:sSubPr>
              <m:ctrlPr>
                <w:del w:id="1370" w:author="Felipe Neiva Mundim" w:date="2020-10-27T18:47:00Z">
                  <w:rPr>
                    <w:rFonts w:ascii="Cambria Math" w:hAnsi="Cambria Math"/>
                    <w:i/>
                    <w:szCs w:val="24"/>
                  </w:rPr>
                </w:del>
              </m:ctrlPr>
            </m:sSubPr>
            <m:e>
              <m:r>
                <w:del w:id="1371" w:author="Felipe Neiva Mundim" w:date="2020-10-27T18:47:00Z">
                  <w:rPr>
                    <w:rFonts w:ascii="Cambria Math" w:hAnsi="Cambria Math"/>
                    <w:szCs w:val="24"/>
                  </w:rPr>
                  <m:t>u</m:t>
                </w:del>
              </m:r>
            </m:e>
            <m:sub>
              <m:r>
                <w:del w:id="1372" w:author="Felipe Neiva Mundim" w:date="2020-10-27T18:47:00Z">
                  <w:rPr>
                    <w:rFonts w:ascii="Cambria Math" w:hAnsi="Cambria Math"/>
                    <w:szCs w:val="24"/>
                  </w:rPr>
                  <m:t>t-1</m:t>
                </w:del>
              </m:r>
            </m:sub>
          </m:sSub>
          <m:r>
            <w:del w:id="1373" w:author="Felipe Neiva Mundim" w:date="2020-10-27T18:47:00Z">
              <w:rPr>
                <w:rFonts w:ascii="Cambria Math" w:hAnsi="Cambria Math"/>
                <w:szCs w:val="24"/>
              </w:rPr>
              <m:t>+</m:t>
            </w:del>
          </m:r>
          <m:sSub>
            <m:sSubPr>
              <m:ctrlPr>
                <w:del w:id="1374" w:author="Felipe Neiva Mundim" w:date="2020-10-27T18:46:00Z">
                  <w:rPr>
                    <w:rFonts w:ascii="Cambria Math" w:hAnsi="Cambria Math"/>
                    <w:i/>
                    <w:szCs w:val="24"/>
                  </w:rPr>
                </w:del>
              </m:ctrlPr>
            </m:sSubPr>
            <m:e>
              <m:r>
                <w:del w:id="1375" w:author="Felipe Neiva Mundim" w:date="2020-10-27T18:46:00Z">
                  <w:rPr>
                    <w:rFonts w:ascii="Cambria Math" w:hAnsi="Cambria Math"/>
                    <w:szCs w:val="24"/>
                  </w:rPr>
                  <m:t>u</m:t>
                </w:del>
              </m:r>
            </m:e>
            <m:sub>
              <m:r>
                <w:del w:id="1376" w:author="Felipe Neiva Mundim" w:date="2020-10-27T18:46:00Z">
                  <w:rPr>
                    <w:rFonts w:ascii="Cambria Math" w:hAnsi="Cambria Math"/>
                    <w:szCs w:val="24"/>
                  </w:rPr>
                  <m:t>t</m:t>
                </w:del>
              </m:r>
            </m:sub>
          </m:sSub>
        </m:oMath>
      </m:oMathPara>
    </w:p>
    <w:p w14:paraId="42DAD45D" w14:textId="75ED9861" w:rsidR="00AA724F" w:rsidRPr="003F395A" w:rsidRDefault="006371BF" w:rsidP="00003A79">
      <w:pPr>
        <w:spacing w:before="360"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3</m:t>
            </m:r>
          </m:sup>
        </m:s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t-2</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w:t>
      </w:r>
      <w:ins w:id="1377" w:author="Felipe Neiva Mundim" w:date="2020-10-27T18:45:00Z">
        <w:r w:rsidR="001320E4">
          <w:rPr>
            <w:rFonts w:eastAsiaTheme="minorEastAsia"/>
            <w:szCs w:val="24"/>
          </w:rPr>
          <w:tab/>
        </w:r>
        <w:r w:rsidR="001320E4">
          <w:rPr>
            <w:rFonts w:eastAsiaTheme="minorEastAsia"/>
            <w:szCs w:val="24"/>
          </w:rPr>
          <w:tab/>
        </w:r>
        <w:r w:rsidR="001320E4">
          <w:rPr>
            <w:rFonts w:eastAsiaTheme="minorEastAsia"/>
            <w:szCs w:val="24"/>
          </w:rPr>
          <w:tab/>
        </w:r>
      </w:ins>
      <w:ins w:id="1378" w:author="Felipe Neiva Mundim" w:date="2020-10-29T18:12:00Z">
        <w:r w:rsidR="00B23DAB">
          <w:rPr>
            <w:rFonts w:eastAsiaTheme="minorEastAsia"/>
            <w:szCs w:val="24"/>
          </w:rPr>
          <w:tab/>
        </w:r>
        <w:r w:rsidR="00B23DAB">
          <w:rPr>
            <w:rFonts w:eastAsiaTheme="minorEastAsia"/>
            <w:szCs w:val="24"/>
          </w:rPr>
          <w:tab/>
        </w:r>
      </w:ins>
      <w:ins w:id="1379" w:author="Felipe Neiva Mundim" w:date="2020-10-27T18:45:00Z">
        <w:r w:rsidR="001320E4">
          <w:rPr>
            <w:rFonts w:eastAsiaTheme="minorEastAsia"/>
            <w:szCs w:val="24"/>
          </w:rPr>
          <w:tab/>
        </w:r>
      </w:ins>
      <w:r w:rsidR="00AA724F" w:rsidRPr="003F395A">
        <w:rPr>
          <w:rFonts w:eastAsiaTheme="minorEastAsia"/>
          <w:szCs w:val="24"/>
        </w:rPr>
        <w:t>(</w:t>
      </w:r>
      <w:del w:id="1380" w:author="Felipe Neiva Mundim" w:date="2020-10-29T18:11:00Z">
        <w:r w:rsidR="00AA724F" w:rsidRPr="003F395A" w:rsidDel="00B23DAB">
          <w:rPr>
            <w:rFonts w:eastAsiaTheme="minorEastAsia"/>
            <w:szCs w:val="24"/>
          </w:rPr>
          <w:delText>5</w:delText>
        </w:r>
      </w:del>
      <w:ins w:id="1381" w:author="Felipe Neiva Mundim" w:date="2020-10-29T18:11:00Z">
        <w:r w:rsidR="00B23DAB">
          <w:rPr>
            <w:rFonts w:eastAsiaTheme="minorEastAsia"/>
            <w:szCs w:val="24"/>
          </w:rPr>
          <w:t>25</w:t>
        </w:r>
      </w:ins>
      <w:r w:rsidR="00AA724F" w:rsidRPr="003F395A">
        <w:rPr>
          <w:rFonts w:eastAsiaTheme="minorEastAsia"/>
          <w:szCs w:val="24"/>
        </w:rPr>
        <w:t>)</w:t>
      </w:r>
    </w:p>
    <w:p w14:paraId="6011DCC2"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 xml:space="preserve">Esse algoritmo pode ser replicado até para </w:t>
      </w:r>
      <m:oMath>
        <m:r>
          <w:rPr>
            <w:rFonts w:ascii="Cambria Math" w:eastAsiaTheme="minorEastAsia" w:hAnsi="Cambria Math"/>
            <w:szCs w:val="24"/>
          </w:rPr>
          <m:t>n</m:t>
        </m:r>
      </m:oMath>
      <w:r w:rsidRPr="003F395A">
        <w:rPr>
          <w:rFonts w:eastAsiaTheme="minorEastAsia"/>
          <w:szCs w:val="24"/>
        </w:rPr>
        <w:t xml:space="preserve"> defasagens, onde obtém-se.</w:t>
      </w:r>
    </w:p>
    <w:p w14:paraId="284EEAAD" w14:textId="2C4709A2" w:rsidR="00AA724F" w:rsidRPr="003F395A" w:rsidRDefault="006371BF" w:rsidP="00003A79">
      <w:pPr>
        <w:spacing w:before="360" w:after="36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n</m:t>
            </m:r>
          </m:sup>
        </m:s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t-n</m:t>
            </m:r>
          </m:sub>
        </m:sSub>
        <m:r>
          <w:rPr>
            <w:rFonts w:ascii="Cambria Math" w:hAnsi="Cambria Math"/>
            <w:szCs w:val="24"/>
          </w:rPr>
          <m:t>+</m:t>
        </m:r>
        <m:nary>
          <m:naryPr>
            <m:chr m:val="∑"/>
            <m:limLoc m:val="undOvr"/>
            <m:subHide m:val="1"/>
            <m:supHide m:val="1"/>
            <m:ctrlPr>
              <w:rPr>
                <w:rFonts w:ascii="Cambria Math" w:hAnsi="Cambria Math"/>
                <w:i/>
                <w:szCs w:val="24"/>
              </w:rPr>
            </m:ctrlPr>
          </m:naryPr>
          <m:sub/>
          <m:sup/>
          <m:e>
            <m:sSup>
              <m:sSupPr>
                <m:ctrlPr>
                  <w:rPr>
                    <w:rFonts w:ascii="Cambria Math" w:hAnsi="Cambria Math"/>
                    <w:i/>
                    <w:szCs w:val="24"/>
                  </w:rPr>
                </m:ctrlPr>
              </m:sSupPr>
              <m:e>
                <m:r>
                  <w:rPr>
                    <w:rFonts w:ascii="Cambria Math" w:hAnsi="Cambria Math"/>
                    <w:szCs w:val="24"/>
                  </w:rPr>
                  <m:t>γ</m:t>
                </m:r>
              </m:e>
              <m:sup>
                <m:r>
                  <w:rPr>
                    <w:rFonts w:ascii="Cambria Math" w:hAnsi="Cambria Math"/>
                    <w:szCs w:val="24"/>
                  </w:rPr>
                  <m:t>n-1</m:t>
                </m:r>
              </m:sup>
            </m:s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d>
                  <m:dPr>
                    <m:ctrlPr>
                      <w:rPr>
                        <w:rFonts w:ascii="Cambria Math" w:hAnsi="Cambria Math"/>
                        <w:i/>
                        <w:szCs w:val="24"/>
                      </w:rPr>
                    </m:ctrlPr>
                  </m:dPr>
                  <m:e>
                    <m:r>
                      <w:rPr>
                        <w:rFonts w:ascii="Cambria Math" w:hAnsi="Cambria Math"/>
                        <w:szCs w:val="24"/>
                      </w:rPr>
                      <m:t>n-1</m:t>
                    </m:r>
                  </m:e>
                </m:d>
              </m:sub>
            </m:sSub>
          </m:e>
        </m:nary>
      </m:oMath>
      <w:r w:rsidR="00AA724F" w:rsidRPr="003F395A">
        <w:rPr>
          <w:rFonts w:eastAsiaTheme="minorEastAsia"/>
          <w:szCs w:val="24"/>
        </w:rPr>
        <w:t xml:space="preserve"> </w:t>
      </w:r>
      <w:ins w:id="1382" w:author="Felipe Neiva Mundim" w:date="2020-10-27T18:45: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383" w:author="Felipe Neiva Mundim" w:date="2020-10-29T18:12:00Z">
        <w:r w:rsidR="00B23DAB">
          <w:rPr>
            <w:rFonts w:eastAsiaTheme="minorEastAsia"/>
            <w:szCs w:val="24"/>
          </w:rPr>
          <w:tab/>
        </w:r>
        <w:r w:rsidR="00B23DAB">
          <w:rPr>
            <w:rFonts w:eastAsiaTheme="minorEastAsia"/>
            <w:szCs w:val="24"/>
          </w:rPr>
          <w:tab/>
        </w:r>
      </w:ins>
      <w:ins w:id="1384" w:author="Felipe Neiva Mundim" w:date="2020-10-27T18:45:00Z">
        <w:r w:rsidR="001320E4">
          <w:rPr>
            <w:rFonts w:eastAsiaTheme="minorEastAsia"/>
            <w:szCs w:val="24"/>
          </w:rPr>
          <w:tab/>
        </w:r>
      </w:ins>
      <w:r w:rsidR="00AA724F" w:rsidRPr="003F395A">
        <w:rPr>
          <w:rFonts w:eastAsiaTheme="minorEastAsia"/>
          <w:szCs w:val="24"/>
        </w:rPr>
        <w:t>(</w:t>
      </w:r>
      <w:del w:id="1385" w:author="Felipe Neiva Mundim" w:date="2020-10-29T18:11:00Z">
        <w:r w:rsidR="00AA724F" w:rsidRPr="003F395A" w:rsidDel="00B23DAB">
          <w:rPr>
            <w:rFonts w:eastAsiaTheme="minorEastAsia"/>
            <w:szCs w:val="24"/>
          </w:rPr>
          <w:delText>6</w:delText>
        </w:r>
      </w:del>
      <w:ins w:id="1386" w:author="Felipe Neiva Mundim" w:date="2020-10-29T18:11:00Z">
        <w:r w:rsidR="00B23DAB">
          <w:rPr>
            <w:rFonts w:eastAsiaTheme="minorEastAsia"/>
            <w:szCs w:val="24"/>
          </w:rPr>
          <w:t>26</w:t>
        </w:r>
      </w:ins>
      <w:r w:rsidR="00AA724F" w:rsidRPr="003F395A">
        <w:rPr>
          <w:rFonts w:eastAsiaTheme="minorEastAsia"/>
          <w:szCs w:val="24"/>
        </w:rPr>
        <w:t>)</w:t>
      </w:r>
    </w:p>
    <w:p w14:paraId="768DAD69" w14:textId="24926915"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lastRenderedPageBreak/>
        <w:t xml:space="preserve">O termo </w:t>
      </w:r>
      <m:oMath>
        <m:r>
          <w:rPr>
            <w:rFonts w:ascii="Cambria Math" w:hAnsi="Cambria Math"/>
            <w:szCs w:val="24"/>
          </w:rPr>
          <m:t>γ</m:t>
        </m:r>
      </m:oMath>
      <w:r w:rsidRPr="003F395A">
        <w:rPr>
          <w:rFonts w:eastAsiaTheme="minorEastAsia"/>
          <w:szCs w:val="24"/>
        </w:rPr>
        <w:t xml:space="preserve"> em (</w:t>
      </w:r>
      <w:del w:id="1387" w:author="Felipe Neiva Mundim" w:date="2020-10-29T18:13:00Z">
        <w:r w:rsidRPr="003F395A" w:rsidDel="00B23DAB">
          <w:rPr>
            <w:rFonts w:eastAsiaTheme="minorEastAsia"/>
            <w:szCs w:val="24"/>
          </w:rPr>
          <w:delText>6</w:delText>
        </w:r>
      </w:del>
      <w:ins w:id="1388" w:author="Felipe Neiva Mundim" w:date="2020-10-29T18:13:00Z">
        <w:r w:rsidR="00B23DAB">
          <w:rPr>
            <w:rFonts w:eastAsiaTheme="minorEastAsia"/>
            <w:szCs w:val="24"/>
          </w:rPr>
          <w:t>26</w:t>
        </w:r>
      </w:ins>
      <w:r w:rsidRPr="003F395A">
        <w:rPr>
          <w:rFonts w:eastAsiaTheme="minorEastAsia"/>
          <w:szCs w:val="24"/>
        </w:rPr>
        <w:t>) indica a importância que têm</w:t>
      </w:r>
      <w:r w:rsidRPr="003F395A" w:rsidDel="00775B7F">
        <w:rPr>
          <w:rFonts w:eastAsiaTheme="minorEastAsia"/>
          <w:szCs w:val="24"/>
        </w:rPr>
        <w:t xml:space="preserve"> </w:t>
      </w:r>
      <w:r w:rsidRPr="003F395A">
        <w:rPr>
          <w:rFonts w:eastAsiaTheme="minorEastAsia"/>
          <w:szCs w:val="24"/>
        </w:rPr>
        <w:t>valores defasados da variável dependente e os erros (ou fatores exógenos) para determinar o valor da variável no período atual.</w:t>
      </w:r>
      <w:ins w:id="1389" w:author="Felipe Neiva Mundim" w:date="2020-10-29T18:22:00Z">
        <w:r w:rsidR="00467956">
          <w:rPr>
            <w:rFonts w:eastAsiaTheme="minorEastAsia"/>
            <w:szCs w:val="24"/>
          </w:rPr>
          <w:t xml:space="preserve"> O valor do módulo desse termo indi</w:t>
        </w:r>
      </w:ins>
      <w:ins w:id="1390" w:author="Felipe Neiva Mundim" w:date="2020-10-29T18:39:00Z">
        <w:r w:rsidR="0036043A">
          <w:rPr>
            <w:rFonts w:eastAsiaTheme="minorEastAsia"/>
            <w:szCs w:val="24"/>
          </w:rPr>
          <w:t xml:space="preserve">ca como os erros </w:t>
        </w:r>
      </w:ins>
      <w:ins w:id="1391" w:author="Felipe Neiva Mundim" w:date="2020-10-29T18:40:00Z">
        <w:r w:rsidR="0036043A">
          <w:rPr>
            <w:rFonts w:eastAsiaTheme="minorEastAsia"/>
            <w:szCs w:val="24"/>
          </w:rPr>
          <w:t>são agregados ao processo estocástico</w:t>
        </w:r>
      </w:ins>
      <w:ins w:id="1392" w:author="Felipe Neiva Mundim" w:date="2020-10-29T18:41:00Z">
        <w:r w:rsidR="0036043A">
          <w:rPr>
            <w:rFonts w:eastAsiaTheme="minorEastAsia"/>
            <w:szCs w:val="24"/>
          </w:rPr>
          <w:t>:</w:t>
        </w:r>
      </w:ins>
      <w:ins w:id="1393" w:author="Felipe Neiva Mundim" w:date="2020-10-29T18:22:00Z">
        <w:r w:rsidR="00467956">
          <w:rPr>
            <w:rFonts w:eastAsiaTheme="minorEastAsia"/>
            <w:szCs w:val="24"/>
          </w:rPr>
          <w:t xml:space="preserve"> </w:t>
        </w:r>
      </w:ins>
    </w:p>
    <w:p w14:paraId="344288AF" w14:textId="77777777" w:rsidR="00AA724F" w:rsidRPr="00003A79" w:rsidRDefault="00AA724F">
      <w:pPr>
        <w:pStyle w:val="PargrafodaLista"/>
        <w:numPr>
          <w:ilvl w:val="0"/>
          <w:numId w:val="27"/>
        </w:numPr>
        <w:spacing w:after="120" w:line="360" w:lineRule="auto"/>
        <w:ind w:left="709" w:firstLine="0"/>
        <w:rPr>
          <w:rFonts w:eastAsiaTheme="minorEastAsia"/>
          <w:szCs w:val="24"/>
        </w:rPr>
        <w:pPrChange w:id="1394" w:author="Felipe Neiva Mundim" w:date="2020-10-29T18:41:00Z">
          <w:pPr>
            <w:spacing w:after="120" w:line="360" w:lineRule="auto"/>
            <w:ind w:firstLine="709"/>
          </w:pPr>
        </w:pPrChange>
      </w:pPr>
      <w:r w:rsidRPr="00003A79">
        <w:rPr>
          <w:rFonts w:eastAsiaTheme="minorEastAsia"/>
          <w:szCs w:val="24"/>
        </w:rPr>
        <w:t xml:space="preserve">Para valores de </w:t>
      </w:r>
      <m:oMath>
        <m:d>
          <m:dPr>
            <m:begChr m:val="|"/>
            <m:endChr m:val="|"/>
            <m:ctrlPr>
              <w:rPr>
                <w:rFonts w:ascii="Cambria Math" w:eastAsiaTheme="minorEastAsia" w:hAnsi="Cambria Math"/>
                <w:i/>
                <w:szCs w:val="24"/>
              </w:rPr>
            </m:ctrlPr>
          </m:dPr>
          <m:e>
            <m:r>
              <w:rPr>
                <w:rFonts w:ascii="Cambria Math" w:eastAsiaTheme="minorEastAsia" w:hAnsi="Cambria Math"/>
                <w:szCs w:val="24"/>
              </w:rPr>
              <m:t>γ</m:t>
            </m:r>
          </m:e>
        </m:d>
        <m:r>
          <w:rPr>
            <w:rFonts w:ascii="Cambria Math" w:eastAsiaTheme="minorEastAsia" w:hAnsi="Cambria Math"/>
            <w:szCs w:val="24"/>
          </w:rPr>
          <m:t>&lt;1</m:t>
        </m:r>
      </m:oMath>
      <w:r w:rsidRPr="00003A79">
        <w:rPr>
          <w:rFonts w:eastAsiaTheme="minorEastAsia"/>
          <w:szCs w:val="24"/>
        </w:rPr>
        <w:t xml:space="preserve">, os erros associados ao processo estocástico vão perdendo poder de explicação em relação à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m:t>
            </m:r>
          </m:sub>
        </m:sSub>
      </m:oMath>
      <w:r w:rsidRPr="00003A79">
        <w:rPr>
          <w:rFonts w:eastAsiaTheme="minorEastAsia"/>
          <w:szCs w:val="24"/>
        </w:rPr>
        <w:t xml:space="preserve"> quanto maior a defasagem considerada. Ou seja, os efeitos dos choques vão sendo diluídos com o passar do tempo.</w:t>
      </w:r>
    </w:p>
    <w:p w14:paraId="77827F02" w14:textId="77777777" w:rsidR="00AA724F" w:rsidRPr="00003A79" w:rsidRDefault="00AA724F">
      <w:pPr>
        <w:pStyle w:val="PargrafodaLista"/>
        <w:numPr>
          <w:ilvl w:val="0"/>
          <w:numId w:val="27"/>
        </w:numPr>
        <w:spacing w:after="120" w:line="360" w:lineRule="auto"/>
        <w:ind w:left="709" w:firstLine="0"/>
        <w:rPr>
          <w:rFonts w:eastAsiaTheme="minorEastAsia"/>
          <w:szCs w:val="24"/>
        </w:rPr>
        <w:pPrChange w:id="1395" w:author="Felipe Neiva Mundim" w:date="2020-10-29T18:41:00Z">
          <w:pPr>
            <w:spacing w:after="120" w:line="360" w:lineRule="auto"/>
            <w:ind w:firstLine="709"/>
          </w:pPr>
        </w:pPrChange>
      </w:pPr>
      <w:r w:rsidRPr="00003A79">
        <w:rPr>
          <w:rFonts w:eastAsiaTheme="minorEastAsia"/>
          <w:szCs w:val="24"/>
        </w:rPr>
        <w:t xml:space="preserve">Para </w:t>
      </w:r>
      <m:oMath>
        <m:d>
          <m:dPr>
            <m:begChr m:val="|"/>
            <m:endChr m:val="|"/>
            <m:ctrlPr>
              <w:rPr>
                <w:rFonts w:ascii="Cambria Math" w:eastAsiaTheme="minorEastAsia" w:hAnsi="Cambria Math"/>
                <w:i/>
                <w:szCs w:val="24"/>
              </w:rPr>
            </m:ctrlPr>
          </m:dPr>
          <m:e>
            <m:r>
              <w:rPr>
                <w:rFonts w:ascii="Cambria Math" w:eastAsiaTheme="minorEastAsia" w:hAnsi="Cambria Math"/>
                <w:szCs w:val="24"/>
              </w:rPr>
              <m:t>γ</m:t>
            </m:r>
          </m:e>
        </m:d>
        <m:r>
          <w:rPr>
            <w:rFonts w:ascii="Cambria Math" w:eastAsiaTheme="minorEastAsia" w:hAnsi="Cambria Math"/>
            <w:szCs w:val="24"/>
          </w:rPr>
          <m:t>=1</m:t>
        </m:r>
      </m:oMath>
      <w:r w:rsidRPr="00003A79">
        <w:rPr>
          <w:rFonts w:eastAsiaTheme="minorEastAsia"/>
          <w:szCs w:val="24"/>
        </w:rPr>
        <w:t>, os erros vão sendo adicionados de forma integral ao processo, gerando séries de comportamento imprevisível (o passeio aleatório).</w:t>
      </w:r>
    </w:p>
    <w:p w14:paraId="644F5CF8" w14:textId="77777777" w:rsidR="00AA724F" w:rsidRPr="00003A79" w:rsidRDefault="00AA724F">
      <w:pPr>
        <w:pStyle w:val="PargrafodaLista"/>
        <w:numPr>
          <w:ilvl w:val="0"/>
          <w:numId w:val="27"/>
        </w:numPr>
        <w:spacing w:after="120" w:line="360" w:lineRule="auto"/>
        <w:ind w:left="709" w:firstLine="0"/>
        <w:rPr>
          <w:rFonts w:eastAsiaTheme="minorEastAsia"/>
          <w:szCs w:val="24"/>
        </w:rPr>
        <w:pPrChange w:id="1396" w:author="Felipe Neiva Mundim" w:date="2020-10-29T18:41:00Z">
          <w:pPr>
            <w:spacing w:after="120" w:line="360" w:lineRule="auto"/>
            <w:ind w:firstLine="709"/>
          </w:pPr>
        </w:pPrChange>
      </w:pPr>
      <w:r w:rsidRPr="00003A79">
        <w:rPr>
          <w:rFonts w:eastAsiaTheme="minorEastAsia"/>
          <w:szCs w:val="24"/>
        </w:rPr>
        <w:t xml:space="preserve">Para valores de </w:t>
      </w:r>
      <m:oMath>
        <m:d>
          <m:dPr>
            <m:begChr m:val="|"/>
            <m:endChr m:val="|"/>
            <m:ctrlPr>
              <w:rPr>
                <w:rFonts w:ascii="Cambria Math" w:eastAsiaTheme="minorEastAsia" w:hAnsi="Cambria Math"/>
                <w:i/>
                <w:szCs w:val="24"/>
              </w:rPr>
            </m:ctrlPr>
          </m:dPr>
          <m:e>
            <m:r>
              <w:rPr>
                <w:rFonts w:ascii="Cambria Math" w:eastAsiaTheme="minorEastAsia" w:hAnsi="Cambria Math"/>
                <w:szCs w:val="24"/>
              </w:rPr>
              <m:t>γ</m:t>
            </m:r>
          </m:e>
        </m:d>
        <m:r>
          <w:rPr>
            <w:rFonts w:ascii="Cambria Math" w:eastAsiaTheme="minorEastAsia" w:hAnsi="Cambria Math"/>
            <w:szCs w:val="24"/>
          </w:rPr>
          <m:t>&gt;1</m:t>
        </m:r>
      </m:oMath>
      <w:r w:rsidRPr="00003A79">
        <w:rPr>
          <w:rFonts w:eastAsiaTheme="minorEastAsia"/>
          <w:szCs w:val="24"/>
        </w:rPr>
        <w:t>, além de imprevisíveis, as séries tornam-se explosivas.</w:t>
      </w:r>
    </w:p>
    <w:p w14:paraId="53AE9000" w14:textId="2A773A33" w:rsidR="00AA724F" w:rsidRPr="003F395A" w:rsidRDefault="00AA724F" w:rsidP="0067363C">
      <w:pPr>
        <w:spacing w:after="120" w:line="360" w:lineRule="auto"/>
        <w:ind w:firstLine="709"/>
        <w:rPr>
          <w:szCs w:val="24"/>
        </w:rPr>
      </w:pPr>
      <w:del w:id="1397" w:author="Felipe Neiva Mundim" w:date="2020-10-29T18:41:00Z">
        <w:r w:rsidRPr="003F395A" w:rsidDel="0036043A">
          <w:rPr>
            <w:szCs w:val="24"/>
          </w:rPr>
          <w:delText>Portanto</w:delText>
        </w:r>
      </w:del>
      <w:ins w:id="1398" w:author="Felipe Neiva Mundim" w:date="2020-10-29T18:41:00Z">
        <w:r w:rsidR="0036043A">
          <w:rPr>
            <w:szCs w:val="24"/>
          </w:rPr>
          <w:t>Por esse motivo</w:t>
        </w:r>
      </w:ins>
      <w:del w:id="1399" w:author="Felipe Neiva Mundim" w:date="2020-10-29T18:41:00Z">
        <w:r w:rsidRPr="003F395A" w:rsidDel="0036043A">
          <w:rPr>
            <w:szCs w:val="24"/>
          </w:rPr>
          <w:delText>,</w:delText>
        </w:r>
      </w:del>
      <w:r w:rsidRPr="003F395A">
        <w:rPr>
          <w:szCs w:val="24"/>
        </w:rPr>
        <w:t xml:space="preserve"> séries estacionarias são interessantes</w:t>
      </w:r>
      <w:ins w:id="1400" w:author="Felipe Neiva Mundim" w:date="2020-10-29T18:42:00Z">
        <w:r w:rsidR="0036043A">
          <w:rPr>
            <w:szCs w:val="24"/>
          </w:rPr>
          <w:t>, pois</w:t>
        </w:r>
      </w:ins>
      <w:del w:id="1401" w:author="Felipe Neiva Mundim" w:date="2020-10-29T18:42:00Z">
        <w:r w:rsidRPr="003F395A" w:rsidDel="0036043A">
          <w:rPr>
            <w:szCs w:val="24"/>
          </w:rPr>
          <w:delText xml:space="preserve"> porque</w:delText>
        </w:r>
      </w:del>
      <w:r w:rsidRPr="003F395A">
        <w:rPr>
          <w:szCs w:val="24"/>
        </w:rPr>
        <w:t xml:space="preserve"> sua evolução é previsível.</w:t>
      </w:r>
    </w:p>
    <w:p w14:paraId="6AD73E24" w14:textId="77777777" w:rsidR="00AA724F" w:rsidRPr="003F395A" w:rsidRDefault="00AA724F" w:rsidP="0067363C">
      <w:pPr>
        <w:spacing w:after="120" w:line="360" w:lineRule="auto"/>
        <w:ind w:firstLine="709"/>
        <w:rPr>
          <w:szCs w:val="24"/>
        </w:rPr>
      </w:pPr>
      <w:r w:rsidRPr="003F395A">
        <w:rPr>
          <w:szCs w:val="24"/>
        </w:rPr>
        <w:t xml:space="preserve">Quando séries são inseridas na análise de regressão, a </w:t>
      </w:r>
      <w:proofErr w:type="spellStart"/>
      <w:r w:rsidRPr="003F395A">
        <w:rPr>
          <w:szCs w:val="24"/>
        </w:rPr>
        <w:t>estacionaridade</w:t>
      </w:r>
      <w:proofErr w:type="spellEnd"/>
      <w:r w:rsidRPr="003F395A">
        <w:rPr>
          <w:szCs w:val="24"/>
        </w:rPr>
        <w:t xml:space="preserve"> se torna um ponto crítico. Conforme observa </w:t>
      </w:r>
      <w:proofErr w:type="spellStart"/>
      <w:r w:rsidRPr="003F395A">
        <w:rPr>
          <w:szCs w:val="24"/>
        </w:rPr>
        <w:t>Gujarati</w:t>
      </w:r>
      <w:proofErr w:type="spellEnd"/>
      <w:r w:rsidRPr="003F395A">
        <w:rPr>
          <w:szCs w:val="24"/>
        </w:rPr>
        <w:t xml:space="preserve"> (2006, p. 646):</w:t>
      </w:r>
    </w:p>
    <w:p w14:paraId="5E77EBBA" w14:textId="77777777" w:rsidR="00AA724F" w:rsidRPr="003F395A" w:rsidRDefault="00AA724F" w:rsidP="0067363C">
      <w:pPr>
        <w:spacing w:after="120" w:line="240" w:lineRule="auto"/>
        <w:ind w:left="1984"/>
        <w:rPr>
          <w:sz w:val="20"/>
          <w:szCs w:val="24"/>
        </w:rPr>
      </w:pPr>
      <w:r w:rsidRPr="003F395A">
        <w:rPr>
          <w:sz w:val="20"/>
          <w:szCs w:val="24"/>
        </w:rPr>
        <w:t>[...] a correlação (espúria) pode persistir em séries temporais não-estacionárias”, ou seja, é possível encontrar relações estatisticamente significantes sem qualquer nexo de causa e efeito reconhecido na teoria ou realidade.</w:t>
      </w:r>
    </w:p>
    <w:p w14:paraId="399B3A21" w14:textId="6311354B" w:rsidR="00AA724F" w:rsidRPr="003F395A" w:rsidRDefault="00AA724F" w:rsidP="0067363C">
      <w:pPr>
        <w:spacing w:after="120" w:line="360" w:lineRule="auto"/>
        <w:ind w:firstLine="709"/>
        <w:rPr>
          <w:szCs w:val="24"/>
        </w:rPr>
      </w:pPr>
      <w:proofErr w:type="spellStart"/>
      <w:r w:rsidRPr="003F395A">
        <w:rPr>
          <w:szCs w:val="24"/>
        </w:rPr>
        <w:t>Gujarati</w:t>
      </w:r>
      <w:proofErr w:type="spellEnd"/>
      <w:r w:rsidRPr="003F395A">
        <w:rPr>
          <w:szCs w:val="24"/>
        </w:rPr>
        <w:t xml:space="preserve"> (2006, p. 647)</w:t>
      </w:r>
      <w:ins w:id="1402" w:author="Felipe Neiva Mundim" w:date="2020-10-29T18:47:00Z">
        <w:r w:rsidR="0036043A">
          <w:rPr>
            <w:szCs w:val="24"/>
          </w:rPr>
          <w:t>,</w:t>
        </w:r>
      </w:ins>
      <w:r w:rsidRPr="003F395A">
        <w:rPr>
          <w:szCs w:val="24"/>
        </w:rPr>
        <w:t xml:space="preserve"> ainda</w:t>
      </w:r>
      <w:ins w:id="1403" w:author="Felipe Neiva Mundim" w:date="2020-10-29T18:47:00Z">
        <w:r w:rsidR="0036043A">
          <w:rPr>
            <w:szCs w:val="24"/>
          </w:rPr>
          <w:t>,</w:t>
        </w:r>
      </w:ins>
      <w:r w:rsidRPr="003F395A">
        <w:rPr>
          <w:szCs w:val="24"/>
        </w:rPr>
        <w:t xml:space="preserve"> alerta que “é preciso muito cuidado ao atribuir grande importância aos resultados de regressões baseadas em variáveis </w:t>
      </w:r>
      <w:proofErr w:type="gramStart"/>
      <w:r w:rsidRPr="003F395A">
        <w:rPr>
          <w:szCs w:val="24"/>
        </w:rPr>
        <w:t>I(</w:t>
      </w:r>
      <w:proofErr w:type="gramEnd"/>
      <w:r w:rsidRPr="003F395A">
        <w:rPr>
          <w:szCs w:val="24"/>
        </w:rPr>
        <w:t>1)</w:t>
      </w:r>
      <w:r w:rsidRPr="003F395A">
        <w:rPr>
          <w:rStyle w:val="Refdenotaderodap"/>
          <w:szCs w:val="24"/>
        </w:rPr>
        <w:footnoteReference w:id="22"/>
      </w:r>
      <w:r w:rsidRPr="003F395A">
        <w:rPr>
          <w:szCs w:val="24"/>
        </w:rPr>
        <w:t>".</w:t>
      </w:r>
    </w:p>
    <w:p w14:paraId="1311CB9F" w14:textId="0700D2C4" w:rsidR="00AA724F" w:rsidRPr="003F395A" w:rsidRDefault="00AA724F" w:rsidP="0067363C">
      <w:pPr>
        <w:spacing w:after="120" w:line="360" w:lineRule="auto"/>
        <w:ind w:firstLine="709"/>
        <w:rPr>
          <w:szCs w:val="24"/>
        </w:rPr>
      </w:pPr>
      <w:r w:rsidRPr="003F395A">
        <w:rPr>
          <w:szCs w:val="24"/>
        </w:rPr>
        <w:t xml:space="preserve">Dessa forma, justifica-se a realização prévia de testes de </w:t>
      </w:r>
      <w:proofErr w:type="spellStart"/>
      <w:r w:rsidRPr="003F395A">
        <w:rPr>
          <w:szCs w:val="24"/>
        </w:rPr>
        <w:t>estacionariedade</w:t>
      </w:r>
      <w:proofErr w:type="spellEnd"/>
      <w:r w:rsidRPr="003F395A">
        <w:rPr>
          <w:szCs w:val="24"/>
        </w:rPr>
        <w:t xml:space="preserve"> para todas as séries macroeconômicas elencadas anteriormente. Um teste que pode ser usado para este fim é o teste </w:t>
      </w:r>
      <w:proofErr w:type="spellStart"/>
      <w:r w:rsidRPr="003F395A">
        <w:rPr>
          <w:szCs w:val="24"/>
        </w:rPr>
        <w:t>Dickey-Fuller</w:t>
      </w:r>
      <w:proofErr w:type="spellEnd"/>
      <w:r w:rsidRPr="003F395A">
        <w:rPr>
          <w:szCs w:val="24"/>
        </w:rPr>
        <w:t xml:space="preserve"> Aumentado (</w:t>
      </w:r>
      <w:proofErr w:type="spellStart"/>
      <w:r w:rsidRPr="003F395A">
        <w:rPr>
          <w:i/>
          <w:iCs/>
          <w:szCs w:val="24"/>
        </w:rPr>
        <w:t>Augmented</w:t>
      </w:r>
      <w:proofErr w:type="spellEnd"/>
      <w:r w:rsidRPr="003F395A">
        <w:rPr>
          <w:i/>
          <w:iCs/>
          <w:szCs w:val="24"/>
        </w:rPr>
        <w:t xml:space="preserve"> </w:t>
      </w:r>
      <w:proofErr w:type="spellStart"/>
      <w:r w:rsidRPr="003F395A">
        <w:rPr>
          <w:i/>
          <w:iCs/>
          <w:szCs w:val="24"/>
        </w:rPr>
        <w:t>Dickey</w:t>
      </w:r>
      <w:proofErr w:type="spellEnd"/>
      <w:r w:rsidRPr="003F395A">
        <w:rPr>
          <w:i/>
          <w:iCs/>
          <w:szCs w:val="24"/>
        </w:rPr>
        <w:t>–</w:t>
      </w:r>
      <w:proofErr w:type="spellStart"/>
      <w:r w:rsidRPr="003F395A">
        <w:rPr>
          <w:i/>
          <w:iCs/>
          <w:szCs w:val="24"/>
        </w:rPr>
        <w:t>Fuller</w:t>
      </w:r>
      <w:proofErr w:type="spellEnd"/>
      <w:r w:rsidRPr="003F395A">
        <w:rPr>
          <w:i/>
          <w:iCs/>
          <w:szCs w:val="24"/>
        </w:rPr>
        <w:t xml:space="preserve"> </w:t>
      </w:r>
      <w:proofErr w:type="spellStart"/>
      <w:r w:rsidRPr="003F395A">
        <w:rPr>
          <w:i/>
          <w:iCs/>
          <w:szCs w:val="24"/>
        </w:rPr>
        <w:t>test</w:t>
      </w:r>
      <w:proofErr w:type="spellEnd"/>
      <w:r w:rsidRPr="003F395A">
        <w:rPr>
          <w:i/>
          <w:iCs/>
          <w:szCs w:val="24"/>
        </w:rPr>
        <w:t xml:space="preserve"> – ADF </w:t>
      </w:r>
      <w:proofErr w:type="spellStart"/>
      <w:r w:rsidRPr="003F395A">
        <w:rPr>
          <w:i/>
          <w:iCs/>
          <w:szCs w:val="24"/>
        </w:rPr>
        <w:t>test</w:t>
      </w:r>
      <w:proofErr w:type="spellEnd"/>
      <w:r w:rsidRPr="003F395A">
        <w:rPr>
          <w:szCs w:val="24"/>
        </w:rPr>
        <w:t>)</w:t>
      </w:r>
      <w:ins w:id="1404" w:author="Felipe Neiva Mundim" w:date="2020-10-29T18:48:00Z">
        <w:r w:rsidR="0036043A">
          <w:rPr>
            <w:szCs w:val="24"/>
          </w:rPr>
          <w:t>.</w:t>
        </w:r>
        <w:r w:rsidR="0021747E">
          <w:rPr>
            <w:szCs w:val="24"/>
          </w:rPr>
          <w:t xml:space="preserve"> </w:t>
        </w:r>
      </w:ins>
      <w:del w:id="1405" w:author="Felipe Neiva Mundim" w:date="2020-10-29T18:48:00Z">
        <w:r w:rsidRPr="003F395A" w:rsidDel="0021747E">
          <w:rPr>
            <w:szCs w:val="24"/>
          </w:rPr>
          <w:delText>, que, como foi possível registrar, também foi usado</w:delText>
        </w:r>
      </w:del>
      <w:ins w:id="1406" w:author="Felipe Neiva Mundim" w:date="2020-10-29T18:48:00Z">
        <w:r w:rsidR="0021747E">
          <w:rPr>
            <w:szCs w:val="24"/>
          </w:rPr>
          <w:t>Esse teste foi verificado</w:t>
        </w:r>
      </w:ins>
      <w:r w:rsidRPr="003F395A">
        <w:rPr>
          <w:szCs w:val="24"/>
        </w:rPr>
        <w:t xml:space="preserve"> em outros trabalhos sobre o tema, como </w:t>
      </w:r>
      <w:del w:id="1407" w:author="Felipe Neiva Mundim" w:date="2020-10-29T18:49:00Z">
        <w:r w:rsidRPr="003F395A" w:rsidDel="0021747E">
          <w:rPr>
            <w:szCs w:val="24"/>
          </w:rPr>
          <w:delText xml:space="preserve">se vê </w:delText>
        </w:r>
      </w:del>
      <w:r w:rsidRPr="003F395A">
        <w:rPr>
          <w:szCs w:val="24"/>
        </w:rPr>
        <w:t xml:space="preserve">em </w:t>
      </w:r>
      <w:r w:rsidRPr="003F395A">
        <w:rPr>
          <w:szCs w:val="24"/>
        </w:rPr>
        <w:fldChar w:fldCharType="begin" w:fldLock="1"/>
      </w:r>
      <w:r w:rsidRPr="003F395A">
        <w:rPr>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szCs w:val="24"/>
        </w:rPr>
        <w:fldChar w:fldCharType="separate"/>
      </w:r>
      <w:r w:rsidRPr="003F395A">
        <w:rPr>
          <w:noProof/>
          <w:szCs w:val="24"/>
        </w:rPr>
        <w:t>Uddin e Boateng (2011)</w:t>
      </w:r>
      <w:r w:rsidRPr="003F395A">
        <w:rPr>
          <w:szCs w:val="24"/>
        </w:rPr>
        <w:fldChar w:fldCharType="end"/>
      </w:r>
      <w:r w:rsidRPr="003F395A">
        <w:rPr>
          <w:szCs w:val="24"/>
        </w:rPr>
        <w:t>.</w:t>
      </w:r>
    </w:p>
    <w:p w14:paraId="2CBD5F1D" w14:textId="77777777" w:rsidR="00AA724F" w:rsidRPr="003F395A" w:rsidRDefault="00AA724F" w:rsidP="0067363C">
      <w:pPr>
        <w:spacing w:after="120" w:line="360" w:lineRule="auto"/>
        <w:ind w:firstLine="709"/>
        <w:rPr>
          <w:szCs w:val="24"/>
        </w:rPr>
      </w:pPr>
      <w:r w:rsidRPr="003F395A">
        <w:rPr>
          <w:szCs w:val="24"/>
        </w:rPr>
        <w:t>O teste considera que os processos estocásticos podem ser descritos da seguinte forma:</w:t>
      </w:r>
    </w:p>
    <w:p w14:paraId="77F6B8E5" w14:textId="59318290" w:rsidR="00AA724F" w:rsidRPr="003F395A" w:rsidRDefault="006371BF" w:rsidP="00003A79">
      <w:pPr>
        <w:spacing w:before="360" w:after="360" w:line="360" w:lineRule="auto"/>
        <w:ind w:firstLine="709"/>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3</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n</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w:t>
      </w:r>
      <w:ins w:id="1408" w:author="Felipe Neiva Mundim" w:date="2020-10-27T18:44:00Z">
        <w:r w:rsidR="001320E4">
          <w:rPr>
            <w:rFonts w:eastAsiaTheme="minorEastAsia"/>
            <w:szCs w:val="24"/>
          </w:rPr>
          <w:tab/>
        </w:r>
      </w:ins>
      <w:ins w:id="1409" w:author="Felipe Neiva Mundim" w:date="2020-10-29T18:49:00Z">
        <w:r w:rsidR="0021747E">
          <w:rPr>
            <w:rFonts w:eastAsiaTheme="minorEastAsia"/>
            <w:szCs w:val="24"/>
          </w:rPr>
          <w:tab/>
        </w:r>
        <w:r w:rsidR="0021747E">
          <w:rPr>
            <w:rFonts w:eastAsiaTheme="minorEastAsia"/>
            <w:szCs w:val="24"/>
          </w:rPr>
          <w:tab/>
        </w:r>
      </w:ins>
      <w:r w:rsidR="00AA724F" w:rsidRPr="003F395A">
        <w:rPr>
          <w:rFonts w:eastAsiaTheme="minorEastAsia"/>
          <w:szCs w:val="24"/>
        </w:rPr>
        <w:t>(</w:t>
      </w:r>
      <w:del w:id="1410" w:author="Felipe Neiva Mundim" w:date="2020-10-29T18:49:00Z">
        <w:r w:rsidR="00AA724F" w:rsidRPr="003F395A" w:rsidDel="0021747E">
          <w:rPr>
            <w:rFonts w:eastAsiaTheme="minorEastAsia"/>
            <w:szCs w:val="24"/>
          </w:rPr>
          <w:delText>8</w:delText>
        </w:r>
      </w:del>
      <w:ins w:id="1411" w:author="Felipe Neiva Mundim" w:date="2020-10-29T18:49:00Z">
        <w:r w:rsidR="0021747E">
          <w:rPr>
            <w:rFonts w:eastAsiaTheme="minorEastAsia"/>
            <w:szCs w:val="24"/>
          </w:rPr>
          <w:t>27</w:t>
        </w:r>
      </w:ins>
      <w:r w:rsidR="00AA724F" w:rsidRPr="003F395A">
        <w:rPr>
          <w:rFonts w:eastAsiaTheme="minorEastAsia"/>
          <w:szCs w:val="24"/>
        </w:rPr>
        <w:t>)</w:t>
      </w:r>
    </w:p>
    <w:p w14:paraId="4F200F78" w14:textId="77777777" w:rsidR="00AA724F" w:rsidRPr="003F395A" w:rsidRDefault="00AA724F" w:rsidP="0067363C">
      <w:pPr>
        <w:spacing w:after="120" w:line="360" w:lineRule="auto"/>
        <w:ind w:firstLine="709"/>
        <w:rPr>
          <w:szCs w:val="24"/>
        </w:rPr>
      </w:pPr>
      <w:r w:rsidRPr="003F395A">
        <w:rPr>
          <w:szCs w:val="24"/>
        </w:rPr>
        <w:t xml:space="preserve">Ou seja, com número de parâmetros autorregressivos superior a um, presença de tendência determinística ou mesmo um </w:t>
      </w:r>
      <w:proofErr w:type="spellStart"/>
      <w:r w:rsidRPr="003F395A">
        <w:rPr>
          <w:i/>
          <w:szCs w:val="24"/>
        </w:rPr>
        <w:t>drift</w:t>
      </w:r>
      <w:proofErr w:type="spellEnd"/>
      <w:r w:rsidRPr="003F395A">
        <w:rPr>
          <w:szCs w:val="24"/>
        </w:rPr>
        <w:t xml:space="preserve"> (deslocamento).</w:t>
      </w:r>
    </w:p>
    <w:p w14:paraId="1BFE4630" w14:textId="5A63CE7A"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Para a realização do teste, a equação (</w:t>
      </w:r>
      <w:del w:id="1412" w:author="Felipe Neiva Mundim" w:date="2020-10-29T18:49:00Z">
        <w:r w:rsidRPr="003F395A" w:rsidDel="0021747E">
          <w:rPr>
            <w:rFonts w:eastAsiaTheme="minorEastAsia"/>
            <w:szCs w:val="24"/>
          </w:rPr>
          <w:delText>8</w:delText>
        </w:r>
      </w:del>
      <w:ins w:id="1413" w:author="Felipe Neiva Mundim" w:date="2020-10-29T18:49:00Z">
        <w:r w:rsidR="0021747E">
          <w:rPr>
            <w:rFonts w:eastAsiaTheme="minorEastAsia"/>
            <w:szCs w:val="24"/>
          </w:rPr>
          <w:t>27</w:t>
        </w:r>
      </w:ins>
      <w:r w:rsidRPr="003F395A">
        <w:rPr>
          <w:rFonts w:eastAsiaTheme="minorEastAsia"/>
          <w:szCs w:val="24"/>
        </w:rPr>
        <w:t>) pode ser assim rearranjada:</w:t>
      </w:r>
    </w:p>
    <w:p w14:paraId="04D75FE1" w14:textId="6FDE14FE" w:rsidR="00AA724F" w:rsidRPr="003F395A" w:rsidRDefault="00AA724F" w:rsidP="00003A79">
      <w:pPr>
        <w:spacing w:before="360" w:after="360" w:line="360" w:lineRule="auto"/>
        <w:ind w:firstLine="709"/>
        <w:jc w:val="right"/>
        <w:rPr>
          <w:szCs w:val="24"/>
        </w:rPr>
      </w:pPr>
      <m:oMath>
        <m:r>
          <m:rPr>
            <m:sty m:val="p"/>
          </m:rPr>
          <w:rPr>
            <w:rFonts w:ascii="Cambria Math" w:hAnsi="Cambria Math"/>
            <w:szCs w:val="24"/>
          </w:rPr>
          <w:lastRenderedPageBreak/>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Δ</m:t>
                </m:r>
                <m:r>
                  <w:rPr>
                    <w:rFonts w:ascii="Cambria Math" w:hAnsi="Cambria Math"/>
                    <w:szCs w:val="24"/>
                  </w:rPr>
                  <m:t>y</m:t>
                </m:r>
              </m:e>
              <m:sub>
                <m:r>
                  <w:rPr>
                    <w:rFonts w:ascii="Cambria Math" w:hAnsi="Cambria Math"/>
                    <w:szCs w:val="24"/>
                  </w:rPr>
                  <m:t>t-i</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w:t>
      </w:r>
      <w:ins w:id="1414" w:author="Felipe Neiva Mundim" w:date="2020-10-27T18:44:00Z">
        <w:r w:rsidR="001320E4">
          <w:rPr>
            <w:rFonts w:eastAsiaTheme="minorEastAsia"/>
            <w:szCs w:val="24"/>
          </w:rPr>
          <w:tab/>
        </w:r>
        <w:r w:rsidR="001320E4">
          <w:rPr>
            <w:rFonts w:eastAsiaTheme="minorEastAsia"/>
            <w:szCs w:val="24"/>
          </w:rPr>
          <w:tab/>
        </w:r>
        <w:r w:rsidR="001320E4">
          <w:rPr>
            <w:rFonts w:eastAsiaTheme="minorEastAsia"/>
            <w:szCs w:val="24"/>
          </w:rPr>
          <w:tab/>
        </w:r>
      </w:ins>
      <w:ins w:id="1415" w:author="Felipe Neiva Mundim" w:date="2020-10-29T18:49:00Z">
        <w:r w:rsidR="0021747E">
          <w:rPr>
            <w:rFonts w:eastAsiaTheme="minorEastAsia"/>
            <w:szCs w:val="24"/>
          </w:rPr>
          <w:tab/>
        </w:r>
        <w:r w:rsidR="0021747E">
          <w:rPr>
            <w:rFonts w:eastAsiaTheme="minorEastAsia"/>
            <w:szCs w:val="24"/>
          </w:rPr>
          <w:tab/>
        </w:r>
      </w:ins>
      <w:r w:rsidRPr="003F395A">
        <w:rPr>
          <w:rFonts w:eastAsiaTheme="minorEastAsia"/>
          <w:szCs w:val="24"/>
        </w:rPr>
        <w:t>(</w:t>
      </w:r>
      <w:del w:id="1416" w:author="Felipe Neiva Mundim" w:date="2020-10-29T18:49:00Z">
        <w:r w:rsidRPr="003F395A" w:rsidDel="0021747E">
          <w:rPr>
            <w:rFonts w:eastAsiaTheme="minorEastAsia"/>
            <w:szCs w:val="24"/>
          </w:rPr>
          <w:delText>9</w:delText>
        </w:r>
      </w:del>
      <w:ins w:id="1417" w:author="Felipe Neiva Mundim" w:date="2020-10-29T18:49:00Z">
        <w:r w:rsidR="0021747E">
          <w:rPr>
            <w:rFonts w:eastAsiaTheme="minorEastAsia"/>
            <w:szCs w:val="24"/>
          </w:rPr>
          <w:t>28</w:t>
        </w:r>
      </w:ins>
      <w:r w:rsidRPr="003F395A">
        <w:rPr>
          <w:rFonts w:eastAsiaTheme="minorEastAsia"/>
          <w:szCs w:val="24"/>
        </w:rPr>
        <w:t>)</w:t>
      </w:r>
    </w:p>
    <w:p w14:paraId="5585F64E" w14:textId="5CA6D54E"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Onde</w:t>
      </w:r>
      <w:ins w:id="1418" w:author="Felipe Neiva Mundim" w:date="2020-10-29T18:49:00Z">
        <w:r w:rsidR="0021747E">
          <w:rPr>
            <w:rFonts w:eastAsiaTheme="minorEastAsia"/>
            <w:szCs w:val="24"/>
          </w:rPr>
          <w:t>,</w:t>
        </w:r>
      </w:ins>
      <w:r w:rsidRPr="003F395A">
        <w:rPr>
          <w:rFonts w:eastAsiaTheme="minorEastAsia"/>
          <w:szCs w:val="24"/>
        </w:rPr>
        <w:t xml:space="preserve"> testa-se a hipótese nula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0</m:t>
            </m:r>
          </m:sub>
        </m:sSub>
        <m:r>
          <w:rPr>
            <w:rFonts w:ascii="Cambria Math" w:eastAsiaTheme="minorEastAsia" w:hAnsi="Cambria Math"/>
            <w:szCs w:val="24"/>
          </w:rPr>
          <m:t xml:space="preserve">: </m:t>
        </m:r>
        <m:r>
          <m:rPr>
            <m:sty m:val="p"/>
          </m:rPr>
          <w:rPr>
            <w:rFonts w:ascii="Cambria Math" w:eastAsiaTheme="minorEastAsia" w:hAnsi="Cambria Math"/>
            <w:szCs w:val="24"/>
          </w:rPr>
          <m:t>Γ</m:t>
        </m:r>
        <m:r>
          <w:rPr>
            <w:rFonts w:ascii="Cambria Math" w:hAnsi="Cambria Math"/>
            <w:szCs w:val="24"/>
          </w:rPr>
          <m:t>=0</m:t>
        </m:r>
      </m:oMath>
      <w:r w:rsidRPr="003F395A">
        <w:rPr>
          <w:rFonts w:eastAsiaTheme="minorEastAsia"/>
          <w:szCs w:val="24"/>
        </w:rPr>
        <w:t xml:space="preserve">, contra a hipótese alternativa de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1</m:t>
            </m:r>
          </m:sub>
        </m:sSub>
        <m:r>
          <w:rPr>
            <w:rFonts w:ascii="Cambria Math" w:eastAsiaTheme="minorEastAsia" w:hAnsi="Cambria Math"/>
            <w:szCs w:val="24"/>
          </w:rPr>
          <m:t xml:space="preserve">: </m:t>
        </m:r>
        <m:r>
          <m:rPr>
            <m:sty m:val="p"/>
          </m:rPr>
          <w:rPr>
            <w:rFonts w:ascii="Cambria Math" w:eastAsiaTheme="minorEastAsia" w:hAnsi="Cambria Math"/>
            <w:szCs w:val="24"/>
          </w:rPr>
          <m:t>Γ</m:t>
        </m:r>
        <m:r>
          <w:rPr>
            <w:rFonts w:ascii="Cambria Math" w:hAnsi="Cambria Math"/>
            <w:szCs w:val="24"/>
          </w:rPr>
          <m:t>&lt;0</m:t>
        </m:r>
      </m:oMath>
      <w:r w:rsidRPr="003F395A">
        <w:rPr>
          <w:rFonts w:eastAsiaTheme="minorEastAsia"/>
          <w:szCs w:val="24"/>
        </w:rPr>
        <w:t xml:space="preserve"> (trata-se de um teste unicaudal à esquerda). </w:t>
      </w:r>
      <w:r w:rsidRPr="003F395A">
        <w:rPr>
          <w:szCs w:val="24"/>
        </w:rPr>
        <w:t xml:space="preserve">A estatística </w:t>
      </w:r>
      <m:oMath>
        <m:r>
          <w:rPr>
            <w:rFonts w:ascii="Cambria Math" w:hAnsi="Cambria Math"/>
            <w:szCs w:val="24"/>
          </w:rPr>
          <m:t>DF</m:t>
        </m:r>
        <m:r>
          <m:rPr>
            <m:sty m:val="p"/>
          </m:rPr>
          <w:rPr>
            <w:rFonts w:ascii="Cambria Math" w:hAnsi="Cambria Math"/>
            <w:szCs w:val="24"/>
          </w:rPr>
          <m:t>=</m:t>
        </m:r>
        <m:f>
          <m:fPr>
            <m:ctrlPr>
              <w:rPr>
                <w:rFonts w:ascii="Cambria Math" w:hAnsi="Cambria Math"/>
                <w:szCs w:val="24"/>
              </w:rPr>
            </m:ctrlPr>
          </m:fPr>
          <m:num>
            <m:acc>
              <m:accPr>
                <m:ctrlPr>
                  <w:rPr>
                    <w:rFonts w:ascii="Cambria Math" w:hAnsi="Cambria Math"/>
                    <w:szCs w:val="24"/>
                  </w:rPr>
                </m:ctrlPr>
              </m:accPr>
              <m:e>
                <m:r>
                  <m:rPr>
                    <m:sty m:val="p"/>
                  </m:rPr>
                  <w:rPr>
                    <w:rFonts w:ascii="Cambria Math" w:hAnsi="Cambria Math"/>
                    <w:szCs w:val="24"/>
                  </w:rPr>
                  <m:t>Γ</m:t>
                </m:r>
              </m:e>
            </m:acc>
          </m:num>
          <m:den>
            <m:r>
              <w:rPr>
                <w:rFonts w:ascii="Cambria Math" w:hAnsi="Cambria Math"/>
                <w:szCs w:val="24"/>
              </w:rPr>
              <m:t>ep</m:t>
            </m:r>
            <m:r>
              <m:rPr>
                <m:sty m:val="p"/>
              </m:rPr>
              <w:rPr>
                <w:rFonts w:ascii="Cambria Math" w:hAnsi="Cambria Math"/>
                <w:szCs w:val="24"/>
              </w:rPr>
              <m:t>(Γ)</m:t>
            </m:r>
          </m:den>
        </m:f>
      </m:oMath>
      <w:r w:rsidRPr="003F395A">
        <w:rPr>
          <w:szCs w:val="24"/>
        </w:rPr>
        <w:t xml:space="preserve"> segue uma distribuição Dickey-Fuller cujos valores são tabelados.</w:t>
      </w:r>
    </w:p>
    <w:p w14:paraId="0F46F7B0" w14:textId="77777777" w:rsidR="00AA724F" w:rsidRPr="003F395A" w:rsidRDefault="00AA724F" w:rsidP="0067363C">
      <w:pPr>
        <w:spacing w:after="120" w:line="360" w:lineRule="auto"/>
        <w:ind w:firstLine="709"/>
        <w:rPr>
          <w:szCs w:val="24"/>
        </w:rPr>
      </w:pPr>
      <w:r w:rsidRPr="003F395A">
        <w:rPr>
          <w:szCs w:val="24"/>
        </w:rPr>
        <w:t xml:space="preserve">Se DF é inferior ao valor crítico rejeita-se a hipótese nula, ou seja, rejeita-se a raiz unitária, o que em outras palavras significa a não rejeição da </w:t>
      </w:r>
      <w:proofErr w:type="spellStart"/>
      <w:r w:rsidRPr="003F395A">
        <w:rPr>
          <w:szCs w:val="24"/>
        </w:rPr>
        <w:t>estacionariedade</w:t>
      </w:r>
      <w:proofErr w:type="spellEnd"/>
      <w:r w:rsidRPr="003F395A">
        <w:rPr>
          <w:szCs w:val="24"/>
        </w:rPr>
        <w:t xml:space="preserve"> da série.</w:t>
      </w:r>
    </w:p>
    <w:p w14:paraId="3098DD40" w14:textId="2D21AA75" w:rsidR="00AA724F" w:rsidRPr="003F395A" w:rsidRDefault="00AA724F" w:rsidP="0067363C">
      <w:pPr>
        <w:spacing w:after="120" w:line="360" w:lineRule="auto"/>
        <w:ind w:firstLine="709"/>
        <w:rPr>
          <w:szCs w:val="24"/>
        </w:rPr>
      </w:pPr>
      <w:r w:rsidRPr="003F395A">
        <w:rPr>
          <w:szCs w:val="24"/>
        </w:rPr>
        <w:t>No entanto, existem algumas variações de (</w:t>
      </w:r>
      <w:del w:id="1419" w:author="Felipe Neiva Mundim" w:date="2020-10-29T18:50:00Z">
        <w:r w:rsidRPr="003F395A" w:rsidDel="0021747E">
          <w:rPr>
            <w:szCs w:val="24"/>
          </w:rPr>
          <w:delText>9</w:delText>
        </w:r>
      </w:del>
      <w:ins w:id="1420" w:author="Felipe Neiva Mundim" w:date="2020-10-29T18:50:00Z">
        <w:r w:rsidR="0021747E">
          <w:rPr>
            <w:szCs w:val="24"/>
          </w:rPr>
          <w:t>28</w:t>
        </w:r>
      </w:ins>
      <w:r w:rsidRPr="003F395A">
        <w:rPr>
          <w:szCs w:val="24"/>
        </w:rPr>
        <w:t>):</w:t>
      </w:r>
    </w:p>
    <w:p w14:paraId="736CB092" w14:textId="77777777" w:rsidR="00AA724F" w:rsidRPr="003F395A" w:rsidRDefault="00AA724F" w:rsidP="00762947">
      <w:pPr>
        <w:pStyle w:val="PargrafodaLista"/>
        <w:numPr>
          <w:ilvl w:val="0"/>
          <w:numId w:val="12"/>
        </w:numPr>
        <w:spacing w:after="120" w:line="360" w:lineRule="auto"/>
        <w:ind w:left="363" w:firstLine="709"/>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sem </w:t>
      </w:r>
      <w:proofErr w:type="spellStart"/>
      <w:r w:rsidRPr="003F395A">
        <w:rPr>
          <w:rFonts w:eastAsiaTheme="minorEastAsia"/>
          <w:i/>
          <w:szCs w:val="24"/>
        </w:rPr>
        <w:t>drift</w:t>
      </w:r>
      <w:proofErr w:type="spellEnd"/>
      <w:r w:rsidRPr="003F395A">
        <w:rPr>
          <w:rStyle w:val="Refdenotaderodap"/>
          <w:szCs w:val="24"/>
        </w:rPr>
        <w:footnoteReference w:id="23"/>
      </w:r>
      <w:r w:rsidRPr="003F395A">
        <w:rPr>
          <w:rFonts w:eastAsiaTheme="minorEastAsia"/>
          <w:szCs w:val="24"/>
        </w:rPr>
        <w:t xml:space="preserve"> ou tendência</w:t>
      </w:r>
    </w:p>
    <w:p w14:paraId="2BBEC674" w14:textId="77777777" w:rsidR="00AA724F" w:rsidRPr="003F395A" w:rsidRDefault="00AA724F" w:rsidP="00762947">
      <w:pPr>
        <w:pStyle w:val="PargrafodaLista"/>
        <w:numPr>
          <w:ilvl w:val="0"/>
          <w:numId w:val="12"/>
        </w:numPr>
        <w:spacing w:after="120" w:line="360" w:lineRule="auto"/>
        <w:ind w:left="363" w:firstLine="709"/>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proofErr w:type="spellStart"/>
      <w:r w:rsidRPr="003F395A">
        <w:rPr>
          <w:rFonts w:eastAsiaTheme="minorEastAsia"/>
          <w:i/>
          <w:szCs w:val="24"/>
        </w:rPr>
        <w:t>drift</w:t>
      </w:r>
      <w:proofErr w:type="spellEnd"/>
      <w:r w:rsidRPr="003F395A">
        <w:rPr>
          <w:rFonts w:eastAsiaTheme="minorEastAsia"/>
          <w:szCs w:val="24"/>
        </w:rPr>
        <w:t xml:space="preserve"> e sem tendência</w:t>
      </w:r>
    </w:p>
    <w:p w14:paraId="50D01BE4" w14:textId="77777777" w:rsidR="00AA724F" w:rsidRPr="003F395A" w:rsidRDefault="00AA724F" w:rsidP="00762947">
      <w:pPr>
        <w:pStyle w:val="PargrafodaLista"/>
        <w:numPr>
          <w:ilvl w:val="0"/>
          <w:numId w:val="12"/>
        </w:numPr>
        <w:spacing w:after="120" w:line="360" w:lineRule="auto"/>
        <w:ind w:left="363" w:firstLine="709"/>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proofErr w:type="spellStart"/>
      <w:r w:rsidRPr="003F395A">
        <w:rPr>
          <w:rFonts w:eastAsiaTheme="minorEastAsia"/>
          <w:i/>
          <w:szCs w:val="24"/>
        </w:rPr>
        <w:t>drift</w:t>
      </w:r>
      <w:proofErr w:type="spellEnd"/>
      <w:r w:rsidRPr="003F395A">
        <w:rPr>
          <w:rFonts w:eastAsiaTheme="minorEastAsia"/>
          <w:szCs w:val="24"/>
        </w:rPr>
        <w:t xml:space="preserve"> e tendência</w:t>
      </w:r>
    </w:p>
    <w:p w14:paraId="5ACAEC2B" w14:textId="6BA5DF0D" w:rsidR="00AA724F" w:rsidRPr="003F395A" w:rsidRDefault="007C0723" w:rsidP="0067363C">
      <w:pPr>
        <w:spacing w:after="120" w:line="360" w:lineRule="auto"/>
        <w:ind w:firstLine="709"/>
        <w:rPr>
          <w:szCs w:val="24"/>
        </w:rPr>
      </w:pPr>
      <w:r w:rsidRPr="003F395A">
        <w:rPr>
          <w:szCs w:val="24"/>
        </w:rPr>
        <w:t>A</w:t>
      </w:r>
      <w:r w:rsidR="00AA724F" w:rsidRPr="003F395A">
        <w:rPr>
          <w:szCs w:val="24"/>
        </w:rPr>
        <w:t xml:space="preserve"> </w:t>
      </w:r>
      <w:del w:id="1421" w:author="Felipe Neiva Mundim" w:date="2020-10-29T18:52:00Z">
        <w:r w:rsidR="00AA724F" w:rsidRPr="003F395A" w:rsidDel="0021747E">
          <w:rPr>
            <w:szCs w:val="24"/>
          </w:rPr>
          <w:delText xml:space="preserve">estas </w:delText>
        </w:r>
      </w:del>
      <w:ins w:id="1422" w:author="Felipe Neiva Mundim" w:date="2020-10-29T18:52:00Z">
        <w:r w:rsidR="0021747E">
          <w:rPr>
            <w:szCs w:val="24"/>
          </w:rPr>
          <w:t>essas</w:t>
        </w:r>
        <w:r w:rsidR="0021747E" w:rsidRPr="003F395A">
          <w:rPr>
            <w:szCs w:val="24"/>
          </w:rPr>
          <w:t xml:space="preserve"> </w:t>
        </w:r>
      </w:ins>
      <w:r w:rsidR="00AA724F" w:rsidRPr="003F395A">
        <w:rPr>
          <w:szCs w:val="24"/>
        </w:rPr>
        <w:t>formas funcionais podem ser</w:t>
      </w:r>
      <w:ins w:id="1423" w:author="Felipe Neiva Mundim" w:date="2020-10-29T18:52:00Z">
        <w:r w:rsidR="0021747E">
          <w:rPr>
            <w:szCs w:val="24"/>
          </w:rPr>
          <w:t>,</w:t>
        </w:r>
      </w:ins>
      <w:r w:rsidR="00AA724F" w:rsidRPr="003F395A">
        <w:rPr>
          <w:szCs w:val="24"/>
        </w:rPr>
        <w:t xml:space="preserve"> também</w:t>
      </w:r>
      <w:ins w:id="1424" w:author="Felipe Neiva Mundim" w:date="2020-10-29T18:53:00Z">
        <w:r w:rsidR="0021747E">
          <w:rPr>
            <w:szCs w:val="24"/>
          </w:rPr>
          <w:t>,</w:t>
        </w:r>
      </w:ins>
      <w:r w:rsidR="00AA724F" w:rsidRPr="003F395A">
        <w:rPr>
          <w:szCs w:val="24"/>
        </w:rPr>
        <w:t xml:space="preserve"> adicionadas as defasagens da variável de interesse e, com relação a </w:t>
      </w:r>
      <w:del w:id="1425" w:author="Felipe Neiva Mundim" w:date="2020-10-29T18:53:00Z">
        <w:r w:rsidR="00AA724F" w:rsidRPr="003F395A" w:rsidDel="0021747E">
          <w:rPr>
            <w:szCs w:val="24"/>
          </w:rPr>
          <w:delText xml:space="preserve">este </w:delText>
        </w:r>
      </w:del>
      <w:ins w:id="1426" w:author="Felipe Neiva Mundim" w:date="2020-10-29T18:53:00Z">
        <w:r w:rsidR="0021747E">
          <w:rPr>
            <w:szCs w:val="24"/>
          </w:rPr>
          <w:t>esse</w:t>
        </w:r>
        <w:r w:rsidR="0021747E" w:rsidRPr="003F395A">
          <w:rPr>
            <w:szCs w:val="24"/>
          </w:rPr>
          <w:t xml:space="preserve"> </w:t>
        </w:r>
      </w:ins>
      <w:r w:rsidR="00AA724F" w:rsidRPr="003F395A">
        <w:rPr>
          <w:szCs w:val="24"/>
        </w:rPr>
        <w:t xml:space="preserve">aspecto, o procedimento adotado neste trabalho é </w:t>
      </w:r>
      <w:del w:id="1427" w:author="Felipe Neiva Mundim" w:date="2020-10-29T18:53:00Z">
        <w:r w:rsidR="00AA724F" w:rsidRPr="003F395A" w:rsidDel="0021747E">
          <w:rPr>
            <w:szCs w:val="24"/>
          </w:rPr>
          <w:delText xml:space="preserve">o </w:delText>
        </w:r>
      </w:del>
      <w:r w:rsidR="00AA724F" w:rsidRPr="003F395A">
        <w:rPr>
          <w:szCs w:val="24"/>
        </w:rPr>
        <w:t>de testar todas as possíveis formas funcionais do ADF</w:t>
      </w:r>
      <w:del w:id="1428" w:author="Felipe Neiva Mundim" w:date="2020-10-29T20:16:00Z">
        <w:r w:rsidR="00AA724F" w:rsidRPr="003F395A" w:rsidDel="00073A55">
          <w:rPr>
            <w:szCs w:val="24"/>
          </w:rPr>
          <w:delText>T</w:delText>
        </w:r>
      </w:del>
      <w:r w:rsidR="00AA724F" w:rsidRPr="003F395A">
        <w:rPr>
          <w:szCs w:val="24"/>
        </w:rPr>
        <w:t xml:space="preserve"> com até doze defasagens. </w:t>
      </w:r>
      <w:ins w:id="1429" w:author="Felipe Neiva Mundim" w:date="2020-10-29T18:54:00Z">
        <w:r w:rsidR="0021747E">
          <w:rPr>
            <w:szCs w:val="24"/>
          </w:rPr>
          <w:t xml:space="preserve">Dessa forma, </w:t>
        </w:r>
      </w:ins>
      <w:r w:rsidR="0021747E" w:rsidRPr="003F395A">
        <w:rPr>
          <w:szCs w:val="24"/>
        </w:rPr>
        <w:t xml:space="preserve">basta </w:t>
      </w:r>
      <w:del w:id="1430" w:author="Felipe Neiva Mundim" w:date="2020-10-29T18:54:00Z">
        <w:r w:rsidR="00AA724F" w:rsidRPr="003F395A" w:rsidDel="0021747E">
          <w:rPr>
            <w:szCs w:val="24"/>
          </w:rPr>
          <w:delText xml:space="preserve">então </w:delText>
        </w:r>
      </w:del>
      <w:r w:rsidR="00AA724F" w:rsidRPr="003F395A">
        <w:rPr>
          <w:szCs w:val="24"/>
        </w:rPr>
        <w:t>rejeitar a raiz unitária em apenas um dos testes para validação da série.</w:t>
      </w:r>
    </w:p>
    <w:p w14:paraId="35D30E81" w14:textId="6CC69D14" w:rsidR="00AA724F" w:rsidRPr="003F395A" w:rsidRDefault="00AA724F" w:rsidP="0067363C">
      <w:pPr>
        <w:spacing w:after="120" w:line="360" w:lineRule="auto"/>
        <w:ind w:firstLine="709"/>
        <w:rPr>
          <w:szCs w:val="24"/>
        </w:rPr>
      </w:pPr>
      <w:r w:rsidRPr="003F395A">
        <w:rPr>
          <w:szCs w:val="24"/>
        </w:rPr>
        <w:t xml:space="preserve">No entanto, a fim de evitar </w:t>
      </w:r>
      <w:r w:rsidR="00F011CA" w:rsidRPr="003F395A">
        <w:rPr>
          <w:szCs w:val="24"/>
        </w:rPr>
        <w:t>a avaliação de</w:t>
      </w:r>
      <w:r w:rsidRPr="003F395A">
        <w:rPr>
          <w:szCs w:val="24"/>
        </w:rPr>
        <w:t xml:space="preserve"> </w:t>
      </w:r>
      <w:proofErr w:type="spellStart"/>
      <w:r w:rsidRPr="003F395A">
        <w:rPr>
          <w:szCs w:val="24"/>
        </w:rPr>
        <w:t>estacionariedade</w:t>
      </w:r>
      <w:proofErr w:type="spellEnd"/>
      <w:r w:rsidRPr="003F395A">
        <w:rPr>
          <w:szCs w:val="24"/>
        </w:rPr>
        <w:t xml:space="preserve"> com base em estimativas </w:t>
      </w:r>
      <w:proofErr w:type="spellStart"/>
      <w:r w:rsidRPr="003F395A">
        <w:rPr>
          <w:szCs w:val="24"/>
        </w:rPr>
        <w:t>viesadas</w:t>
      </w:r>
      <w:proofErr w:type="spellEnd"/>
      <w:r w:rsidRPr="003F395A">
        <w:rPr>
          <w:szCs w:val="24"/>
        </w:rPr>
        <w:t xml:space="preserve"> de </w:t>
      </w:r>
      <m:oMath>
        <m:r>
          <m:rPr>
            <m:sty m:val="p"/>
          </m:rPr>
          <w:rPr>
            <w:rFonts w:ascii="Cambria Math" w:hAnsi="Cambria Math"/>
            <w:szCs w:val="24"/>
          </w:rPr>
          <m:t>Γ</m:t>
        </m:r>
      </m:oMath>
      <w:r w:rsidRPr="003F395A">
        <w:rPr>
          <w:rFonts w:eastAsiaTheme="minorEastAsia"/>
          <w:szCs w:val="24"/>
        </w:rPr>
        <w:t xml:space="preserve">, buscou-se realizar um teste de autocorrelação dos resíduos. </w:t>
      </w:r>
      <w:del w:id="1431" w:author="Felipe Neiva Mundim" w:date="2020-10-29T18:55:00Z">
        <w:r w:rsidRPr="003F395A" w:rsidDel="00684F65">
          <w:rPr>
            <w:rFonts w:eastAsiaTheme="minorEastAsia"/>
            <w:szCs w:val="24"/>
          </w:rPr>
          <w:delText xml:space="preserve">Está-se aqui a buscar </w:delText>
        </w:r>
      </w:del>
      <w:ins w:id="1432" w:author="Felipe Neiva Mundim" w:date="2020-10-29T18:55:00Z">
        <w:r w:rsidR="00684F65">
          <w:rPr>
            <w:rFonts w:eastAsiaTheme="minorEastAsia"/>
            <w:szCs w:val="24"/>
          </w:rPr>
          <w:t xml:space="preserve">Pretende-se identificar </w:t>
        </w:r>
      </w:ins>
      <w:r w:rsidRPr="003F395A">
        <w:rPr>
          <w:rFonts w:eastAsiaTheme="minorEastAsia"/>
          <w:szCs w:val="24"/>
        </w:rPr>
        <w:t>um caso específico de autocorrelação que decorre da omissão de defasagem relevante do processo estocástico. Portanto, o problema é de viés de variável omitida.</w:t>
      </w:r>
    </w:p>
    <w:p w14:paraId="7CE03F61" w14:textId="0BAAE8EE" w:rsidR="00AA724F" w:rsidRPr="003F395A" w:rsidRDefault="00AA724F" w:rsidP="0067363C">
      <w:pPr>
        <w:spacing w:after="120" w:line="360" w:lineRule="auto"/>
        <w:ind w:firstLine="709"/>
        <w:rPr>
          <w:szCs w:val="24"/>
        </w:rPr>
      </w:pPr>
      <w:r w:rsidRPr="003F395A">
        <w:rPr>
          <w:szCs w:val="24"/>
        </w:rPr>
        <w:t>Para exemplificar</w:t>
      </w:r>
      <w:ins w:id="1433" w:author="Felipe Neiva Mundim" w:date="2020-10-29T18:55:00Z">
        <w:r w:rsidR="00684F65">
          <w:rPr>
            <w:szCs w:val="24"/>
          </w:rPr>
          <w:t>,</w:t>
        </w:r>
      </w:ins>
      <w:r w:rsidRPr="003F395A">
        <w:rPr>
          <w:szCs w:val="24"/>
        </w:rPr>
        <w:t xml:space="preserve"> o efeito de </w:t>
      </w:r>
      <w:del w:id="1434" w:author="Felipe Neiva Mundim" w:date="2020-10-29T18:55:00Z">
        <w:r w:rsidRPr="003F395A" w:rsidDel="00684F65">
          <w:rPr>
            <w:szCs w:val="24"/>
          </w:rPr>
          <w:delText xml:space="preserve">se </w:delText>
        </w:r>
      </w:del>
      <w:r w:rsidRPr="003F395A">
        <w:rPr>
          <w:szCs w:val="24"/>
        </w:rPr>
        <w:t>omitir do modelo uma defasagem que deveria constar nele, considera-se o seguinte processo gerador:</w:t>
      </w:r>
    </w:p>
    <w:p w14:paraId="41EC683F" w14:textId="121D886A" w:rsidR="00AA724F" w:rsidRPr="003F395A" w:rsidRDefault="006371BF" w:rsidP="00003A79">
      <w:pPr>
        <w:spacing w:before="360" w:after="360" w:line="360" w:lineRule="auto"/>
        <w:ind w:firstLine="709"/>
        <w:jc w:val="right"/>
        <w:rPr>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w:r w:rsidR="00AA724F" w:rsidRPr="003F395A">
        <w:rPr>
          <w:rFonts w:eastAsiaTheme="minorEastAsia"/>
          <w:szCs w:val="24"/>
        </w:rPr>
        <w:t xml:space="preserve"> </w:t>
      </w:r>
      <w:ins w:id="1435" w:author="Felipe Neiva Mundim" w:date="2020-10-27T18:44:00Z">
        <w:r w:rsidR="001320E4">
          <w:rPr>
            <w:rFonts w:eastAsiaTheme="minorEastAsia"/>
            <w:szCs w:val="24"/>
          </w:rPr>
          <w:tab/>
        </w:r>
        <w:r w:rsidR="001320E4">
          <w:rPr>
            <w:rFonts w:eastAsiaTheme="minorEastAsia"/>
            <w:szCs w:val="24"/>
          </w:rPr>
          <w:tab/>
        </w:r>
        <w:r w:rsidR="001320E4">
          <w:rPr>
            <w:rFonts w:eastAsiaTheme="minorEastAsia"/>
            <w:szCs w:val="24"/>
          </w:rPr>
          <w:tab/>
        </w:r>
      </w:ins>
      <w:ins w:id="1436" w:author="Felipe Neiva Mundim" w:date="2020-10-29T18:51:00Z">
        <w:r w:rsidR="0021747E">
          <w:rPr>
            <w:rFonts w:eastAsiaTheme="minorEastAsia"/>
            <w:szCs w:val="24"/>
          </w:rPr>
          <w:tab/>
        </w:r>
        <w:r w:rsidR="0021747E">
          <w:rPr>
            <w:rFonts w:eastAsiaTheme="minorEastAsia"/>
            <w:szCs w:val="24"/>
          </w:rPr>
          <w:tab/>
        </w:r>
        <w:r w:rsidR="0021747E">
          <w:rPr>
            <w:rFonts w:eastAsiaTheme="minorEastAsia"/>
            <w:szCs w:val="24"/>
          </w:rPr>
          <w:tab/>
        </w:r>
      </w:ins>
      <w:ins w:id="1437" w:author="Felipe Neiva Mundim" w:date="2020-10-27T18:44:00Z">
        <w:r w:rsidR="001320E4">
          <w:rPr>
            <w:rFonts w:eastAsiaTheme="minorEastAsia"/>
            <w:szCs w:val="24"/>
          </w:rPr>
          <w:tab/>
        </w:r>
      </w:ins>
      <w:r w:rsidR="00AA724F" w:rsidRPr="003F395A">
        <w:rPr>
          <w:rFonts w:eastAsiaTheme="minorEastAsia"/>
          <w:szCs w:val="24"/>
        </w:rPr>
        <w:t>(</w:t>
      </w:r>
      <w:del w:id="1438" w:author="Felipe Neiva Mundim" w:date="2020-10-29T18:51:00Z">
        <w:r w:rsidR="00AA724F" w:rsidRPr="003F395A" w:rsidDel="0021747E">
          <w:rPr>
            <w:rFonts w:eastAsiaTheme="minorEastAsia"/>
            <w:szCs w:val="24"/>
          </w:rPr>
          <w:delText>10</w:delText>
        </w:r>
      </w:del>
      <w:ins w:id="1439" w:author="Felipe Neiva Mundim" w:date="2020-10-29T18:51:00Z">
        <w:r w:rsidR="0021747E">
          <w:rPr>
            <w:rFonts w:eastAsiaTheme="minorEastAsia"/>
            <w:szCs w:val="24"/>
          </w:rPr>
          <w:t>29</w:t>
        </w:r>
      </w:ins>
      <w:r w:rsidR="00AA724F" w:rsidRPr="003F395A">
        <w:rPr>
          <w:rFonts w:eastAsiaTheme="minorEastAsia"/>
          <w:szCs w:val="24"/>
        </w:rPr>
        <w:t>)</w:t>
      </w:r>
    </w:p>
    <w:p w14:paraId="2568040B" w14:textId="77777777" w:rsidR="00AA724F" w:rsidRPr="003F395A" w:rsidRDefault="00AA724F" w:rsidP="0067363C">
      <w:pPr>
        <w:spacing w:after="120" w:line="360" w:lineRule="auto"/>
        <w:ind w:firstLine="709"/>
        <w:rPr>
          <w:rFonts w:eastAsiaTheme="minorEastAsia"/>
          <w:szCs w:val="24"/>
        </w:rPr>
      </w:pPr>
      <w:r w:rsidRPr="003F395A">
        <w:rPr>
          <w:szCs w:val="24"/>
        </w:rPr>
        <w:t xml:space="preserve">Ao não explicitar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Pr="003F395A">
        <w:rPr>
          <w:rFonts w:eastAsiaTheme="minorEastAsia"/>
          <w:szCs w:val="24"/>
        </w:rPr>
        <w:t xml:space="preserve"> no modelo, o erro passa a se comportar da seguinte forma:</w:t>
      </w:r>
    </w:p>
    <w:p w14:paraId="226FD498" w14:textId="35F87A0E" w:rsidR="00AA724F" w:rsidRPr="003F395A" w:rsidRDefault="006371BF" w:rsidP="00003A79">
      <w:pPr>
        <w:spacing w:before="360" w:after="360" w:line="360" w:lineRule="auto"/>
        <w:ind w:firstLine="709"/>
        <w:jc w:val="right"/>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00AA724F" w:rsidRPr="003F395A">
        <w:rPr>
          <w:rFonts w:eastAsiaTheme="minorEastAsia"/>
          <w:szCs w:val="24"/>
        </w:rPr>
        <w:t xml:space="preserve"> </w:t>
      </w:r>
      <w:ins w:id="1440" w:author="Felipe Neiva Mundim" w:date="2020-10-27T18:44: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441" w:author="Felipe Neiva Mundim" w:date="2020-10-29T18:51:00Z">
        <w:r w:rsidR="0021747E">
          <w:rPr>
            <w:rFonts w:eastAsiaTheme="minorEastAsia"/>
            <w:szCs w:val="24"/>
          </w:rPr>
          <w:tab/>
        </w:r>
        <w:r w:rsidR="0021747E">
          <w:rPr>
            <w:rFonts w:eastAsiaTheme="minorEastAsia"/>
            <w:szCs w:val="24"/>
          </w:rPr>
          <w:tab/>
        </w:r>
        <w:r w:rsidR="0021747E">
          <w:rPr>
            <w:rFonts w:eastAsiaTheme="minorEastAsia"/>
            <w:szCs w:val="24"/>
          </w:rPr>
          <w:tab/>
        </w:r>
      </w:ins>
      <w:ins w:id="1442" w:author="Felipe Neiva Mundim" w:date="2020-10-27T18:44:00Z">
        <w:r w:rsidR="001320E4">
          <w:rPr>
            <w:rFonts w:eastAsiaTheme="minorEastAsia"/>
            <w:szCs w:val="24"/>
          </w:rPr>
          <w:tab/>
        </w:r>
      </w:ins>
      <w:r w:rsidR="00AA724F" w:rsidRPr="003F395A">
        <w:rPr>
          <w:rFonts w:eastAsiaTheme="minorEastAsia"/>
          <w:szCs w:val="24"/>
        </w:rPr>
        <w:t>(</w:t>
      </w:r>
      <w:del w:id="1443" w:author="Felipe Neiva Mundim" w:date="2020-10-29T18:51:00Z">
        <w:r w:rsidR="00AA724F" w:rsidRPr="003F395A" w:rsidDel="0021747E">
          <w:rPr>
            <w:rFonts w:eastAsiaTheme="minorEastAsia"/>
            <w:szCs w:val="24"/>
          </w:rPr>
          <w:delText>11</w:delText>
        </w:r>
      </w:del>
      <w:ins w:id="1444" w:author="Felipe Neiva Mundim" w:date="2020-10-29T18:51:00Z">
        <w:r w:rsidR="0021747E">
          <w:rPr>
            <w:rFonts w:eastAsiaTheme="minorEastAsia"/>
            <w:szCs w:val="24"/>
          </w:rPr>
          <w:t>30</w:t>
        </w:r>
      </w:ins>
      <w:r w:rsidR="00AA724F" w:rsidRPr="003F395A">
        <w:rPr>
          <w:rFonts w:eastAsiaTheme="minorEastAsia"/>
          <w:szCs w:val="24"/>
        </w:rPr>
        <w:t>)</w:t>
      </w:r>
    </w:p>
    <w:p w14:paraId="373B8058" w14:textId="77777777" w:rsidR="00AA724F" w:rsidRPr="003F395A" w:rsidRDefault="00AA724F" w:rsidP="0067363C">
      <w:pPr>
        <w:spacing w:after="120" w:line="360" w:lineRule="auto"/>
        <w:ind w:firstLine="709"/>
        <w:rPr>
          <w:szCs w:val="24"/>
        </w:rPr>
      </w:pPr>
      <w:r w:rsidRPr="003F395A">
        <w:rPr>
          <w:szCs w:val="24"/>
        </w:rPr>
        <w:t xml:space="preserve">Onde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Pr="003F395A">
        <w:rPr>
          <w:rFonts w:eastAsiaTheme="minorEastAsia"/>
          <w:szCs w:val="24"/>
        </w:rPr>
        <w:t xml:space="preserve"> é, por hipótese, ruído branco.</w:t>
      </w:r>
    </w:p>
    <w:p w14:paraId="00B7817F" w14:textId="7756887B" w:rsidR="00AA724F" w:rsidRPr="003F395A" w:rsidDel="008A7DD6" w:rsidRDefault="00AA724F" w:rsidP="0067363C">
      <w:pPr>
        <w:spacing w:after="120" w:line="360" w:lineRule="auto"/>
        <w:ind w:firstLine="709"/>
        <w:rPr>
          <w:del w:id="1445" w:author="Felipe Neiva Mundim" w:date="2020-10-27T18:47:00Z"/>
          <w:rFonts w:eastAsiaTheme="minorEastAsia"/>
          <w:szCs w:val="24"/>
        </w:rPr>
      </w:pPr>
      <w:r w:rsidRPr="003F395A">
        <w:rPr>
          <w:szCs w:val="24"/>
        </w:rPr>
        <w:lastRenderedPageBreak/>
        <w:t xml:space="preserve">Sabe-se que o erro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t-1</m:t>
            </m:r>
          </m:sub>
        </m:sSub>
      </m:oMath>
      <w:r w:rsidRPr="003F395A">
        <w:rPr>
          <w:rFonts w:eastAsiaTheme="minorEastAsia"/>
          <w:szCs w:val="24"/>
        </w:rPr>
        <w:t xml:space="preserve"> </w:t>
      </w:r>
      <w:ins w:id="1446" w:author="Felipe Neiva Mundim" w:date="2020-10-29T19:01:00Z">
        <w:r w:rsidR="004E737C">
          <w:rPr>
            <w:rFonts w:eastAsiaTheme="minorEastAsia"/>
            <w:szCs w:val="24"/>
          </w:rPr>
          <w:t xml:space="preserve">se </w:t>
        </w:r>
      </w:ins>
      <w:r w:rsidRPr="003F395A">
        <w:rPr>
          <w:rFonts w:eastAsiaTheme="minorEastAsia"/>
          <w:szCs w:val="24"/>
        </w:rPr>
        <w:t>correlaciona</w:t>
      </w:r>
      <w:del w:id="1447" w:author="Felipe Neiva Mundim" w:date="2020-10-29T19:01:00Z">
        <w:r w:rsidRPr="003F395A" w:rsidDel="004E737C">
          <w:rPr>
            <w:rFonts w:eastAsiaTheme="minorEastAsia"/>
            <w:szCs w:val="24"/>
          </w:rPr>
          <w:delText>-se</w:delText>
        </w:r>
      </w:del>
      <w:r w:rsidRPr="003F395A">
        <w:rPr>
          <w:rFonts w:eastAsiaTheme="minorEastAsia"/>
          <w:szCs w:val="24"/>
        </w:rPr>
        <w:t xml:space="preserve"> com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t-2</m:t>
            </m:r>
          </m:sub>
        </m:sSub>
      </m:oMath>
      <w:ins w:id="1448" w:author="Felipe Neiva Mundim" w:date="2020-10-29T19:02:00Z">
        <w:r w:rsidR="004E737C">
          <w:rPr>
            <w:rFonts w:eastAsiaTheme="minorEastAsia"/>
            <w:szCs w:val="24"/>
          </w:rPr>
          <w:t>,</w:t>
        </w:r>
      </w:ins>
      <w:r w:rsidRPr="003F395A">
        <w:rPr>
          <w:rFonts w:eastAsiaTheme="minorEastAsia"/>
          <w:szCs w:val="24"/>
        </w:rPr>
        <w:t xml:space="preserve"> da mesma forma que</w:t>
      </w:r>
      <w:r w:rsidRPr="003F395A">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w:r w:rsidRPr="003F395A">
        <w:rPr>
          <w:rFonts w:eastAsiaTheme="minorEastAsia"/>
          <w:szCs w:val="24"/>
        </w:rPr>
        <w:t xml:space="preserve"> </w:t>
      </w:r>
      <w:ins w:id="1449" w:author="Felipe Neiva Mundim" w:date="2020-10-29T19:01:00Z">
        <w:r w:rsidR="004E737C">
          <w:rPr>
            <w:rFonts w:eastAsiaTheme="minorEastAsia"/>
            <w:szCs w:val="24"/>
          </w:rPr>
          <w:t xml:space="preserve">se </w:t>
        </w:r>
      </w:ins>
      <w:r w:rsidRPr="003F395A">
        <w:rPr>
          <w:rFonts w:eastAsiaTheme="minorEastAsia"/>
          <w:szCs w:val="24"/>
        </w:rPr>
        <w:t>correlaciona</w:t>
      </w:r>
      <w:del w:id="1450" w:author="Felipe Neiva Mundim" w:date="2020-10-29T19:01:00Z">
        <w:r w:rsidRPr="003F395A" w:rsidDel="004E737C">
          <w:rPr>
            <w:rFonts w:eastAsiaTheme="minorEastAsia"/>
            <w:szCs w:val="24"/>
          </w:rPr>
          <w:delText>-se</w:delText>
        </w:r>
      </w:del>
      <w:r w:rsidRPr="003F395A">
        <w:rPr>
          <w:rFonts w:eastAsiaTheme="minorEastAsia"/>
          <w:szCs w:val="24"/>
        </w:rPr>
        <w:t xml:space="preserve"> com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t-1</m:t>
            </m:r>
          </m:sub>
        </m:sSub>
      </m:oMath>
      <w:r w:rsidRPr="003F395A">
        <w:rPr>
          <w:rFonts w:eastAsiaTheme="minorEastAsia"/>
          <w:szCs w:val="24"/>
        </w:rPr>
        <w:t xml:space="preserve">. </w:t>
      </w:r>
      <w:del w:id="1451" w:author="Felipe Neiva Mundim" w:date="2020-10-29T19:03:00Z">
        <w:r w:rsidRPr="003F395A" w:rsidDel="004E737C">
          <w:rPr>
            <w:rFonts w:eastAsiaTheme="minorEastAsia"/>
            <w:szCs w:val="24"/>
          </w:rPr>
          <w:delText>Sabe-se também</w:delText>
        </w:r>
      </w:del>
      <w:ins w:id="1452" w:author="Felipe Neiva Mundim" w:date="2020-10-29T19:03:00Z">
        <w:r w:rsidR="004E737C">
          <w:rPr>
            <w:rFonts w:eastAsiaTheme="minorEastAsia"/>
            <w:szCs w:val="24"/>
          </w:rPr>
          <w:t>Compreende-se que</w:t>
        </w:r>
      </w:ins>
      <w:r w:rsidRPr="003F395A">
        <w:rPr>
          <w:rFonts w:eastAsiaTheme="minorEastAsia"/>
          <w:szCs w:val="24"/>
        </w:rPr>
        <w:t xml:space="preserve"> pelo processo gerador em (</w:t>
      </w:r>
      <w:del w:id="1453" w:author="Felipe Neiva Mundim" w:date="2020-10-29T19:02:00Z">
        <w:r w:rsidRPr="003F395A" w:rsidDel="004E737C">
          <w:rPr>
            <w:rFonts w:eastAsiaTheme="minorEastAsia"/>
            <w:szCs w:val="24"/>
          </w:rPr>
          <w:delText>10</w:delText>
        </w:r>
      </w:del>
      <w:ins w:id="1454" w:author="Felipe Neiva Mundim" w:date="2020-10-29T19:02:00Z">
        <w:r w:rsidR="004E737C">
          <w:rPr>
            <w:rFonts w:eastAsiaTheme="minorEastAsia"/>
            <w:szCs w:val="24"/>
          </w:rPr>
          <w:t>29</w:t>
        </w:r>
      </w:ins>
      <w:r w:rsidRPr="003F395A">
        <w:rPr>
          <w:rFonts w:eastAsiaTheme="minorEastAsia"/>
          <w:szCs w:val="24"/>
        </w:rPr>
        <w:t xml:space="preserve">) como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t-1</m:t>
            </m:r>
          </m:sub>
        </m:sSub>
      </m:oMath>
      <w:r w:rsidRPr="003F395A">
        <w:rPr>
          <w:rFonts w:eastAsiaTheme="minorEastAsia"/>
          <w:szCs w:val="24"/>
        </w:rPr>
        <w:t xml:space="preserve"> </w:t>
      </w:r>
      <w:ins w:id="1455" w:author="Felipe Neiva Mundim" w:date="2020-10-29T19:03:00Z">
        <w:r w:rsidR="004E737C">
          <w:rPr>
            <w:rFonts w:eastAsiaTheme="minorEastAsia"/>
            <w:szCs w:val="24"/>
          </w:rPr>
          <w:t xml:space="preserve">se </w:t>
        </w:r>
      </w:ins>
      <w:r w:rsidRPr="003F395A">
        <w:rPr>
          <w:rFonts w:eastAsiaTheme="minorEastAsia"/>
          <w:szCs w:val="24"/>
        </w:rPr>
        <w:t>correlaciona</w:t>
      </w:r>
      <w:del w:id="1456" w:author="Felipe Neiva Mundim" w:date="2020-10-29T19:03:00Z">
        <w:r w:rsidRPr="003F395A" w:rsidDel="004E737C">
          <w:rPr>
            <w:rFonts w:eastAsiaTheme="minorEastAsia"/>
            <w:szCs w:val="24"/>
          </w:rPr>
          <w:delText>-se</w:delText>
        </w:r>
      </w:del>
      <w:r w:rsidRPr="003F395A">
        <w:rPr>
          <w:rFonts w:eastAsiaTheme="minorEastAsia"/>
          <w:szCs w:val="24"/>
        </w:rPr>
        <w:t xml:space="preserve"> com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t-2</m:t>
            </m:r>
          </m:sub>
        </m:sSub>
      </m:oMath>
      <w:r w:rsidRPr="003F395A">
        <w:rPr>
          <w:rFonts w:eastAsiaTheme="minorEastAsia"/>
          <w:szCs w:val="24"/>
        </w:rPr>
        <w:t xml:space="preserve">. </w:t>
      </w:r>
      <w:del w:id="1457" w:author="Felipe Neiva Mundim" w:date="2020-10-29T19:04:00Z">
        <w:r w:rsidRPr="003F395A" w:rsidDel="004E737C">
          <w:rPr>
            <w:rFonts w:eastAsiaTheme="minorEastAsia"/>
            <w:szCs w:val="24"/>
          </w:rPr>
          <w:delText>O que fazendo as</w:delText>
        </w:r>
      </w:del>
      <w:ins w:id="1458" w:author="Felipe Neiva Mundim" w:date="2020-10-29T19:04:00Z">
        <w:r w:rsidR="004E737C">
          <w:rPr>
            <w:rFonts w:eastAsiaTheme="minorEastAsia"/>
            <w:szCs w:val="24"/>
          </w:rPr>
          <w:t>Assim, a partir das</w:t>
        </w:r>
      </w:ins>
      <w:r w:rsidRPr="003F395A">
        <w:rPr>
          <w:rFonts w:eastAsiaTheme="minorEastAsia"/>
          <w:szCs w:val="24"/>
        </w:rPr>
        <w:t xml:space="preserve"> devidas substituições </w:t>
      </w:r>
      <w:del w:id="1459" w:author="Felipe Neiva Mundim" w:date="2020-10-29T19:04:00Z">
        <w:r w:rsidRPr="003F395A" w:rsidDel="004E737C">
          <w:rPr>
            <w:rFonts w:eastAsiaTheme="minorEastAsia"/>
            <w:szCs w:val="24"/>
          </w:rPr>
          <w:delText>nos permite estabelecer</w:delText>
        </w:r>
      </w:del>
      <w:ins w:id="1460" w:author="Felipe Neiva Mundim" w:date="2020-10-29T19:04:00Z">
        <w:r w:rsidR="004E737C">
          <w:rPr>
            <w:rFonts w:eastAsiaTheme="minorEastAsia"/>
            <w:szCs w:val="24"/>
          </w:rPr>
          <w:t>estabelece</w:t>
        </w:r>
      </w:ins>
      <w:r w:rsidRPr="003F395A">
        <w:rPr>
          <w:rFonts w:eastAsiaTheme="minorEastAsia"/>
          <w:szCs w:val="24"/>
        </w:rPr>
        <w:t>:</w:t>
      </w:r>
    </w:p>
    <w:p w14:paraId="1AEF8A3B" w14:textId="7AD98A98" w:rsidR="00AA724F" w:rsidRPr="0067363C" w:rsidRDefault="006371BF" w:rsidP="0067363C">
      <w:pPr>
        <w:spacing w:after="120" w:line="360" w:lineRule="auto"/>
        <w:ind w:firstLine="709"/>
        <w:rPr>
          <w:rFonts w:eastAsiaTheme="minorEastAsia"/>
          <w:szCs w:val="24"/>
        </w:rPr>
      </w:pPr>
      <m:oMathPara>
        <m:oMathParaPr>
          <m:jc m:val="center"/>
        </m:oMathParaPr>
        <m:oMath>
          <m:sSub>
            <m:sSubPr>
              <m:ctrlPr>
                <w:del w:id="1461" w:author="Felipe Neiva Mundim" w:date="2020-10-27T18:47:00Z">
                  <w:rPr>
                    <w:rFonts w:ascii="Cambria Math" w:hAnsi="Cambria Math"/>
                    <w:i/>
                    <w:szCs w:val="24"/>
                  </w:rPr>
                </w:del>
              </m:ctrlPr>
            </m:sSubPr>
            <m:e>
              <m:r>
                <w:del w:id="1462" w:author="Felipe Neiva Mundim" w:date="2020-10-27T18:47:00Z">
                  <w:rPr>
                    <w:rFonts w:ascii="Cambria Math" w:hAnsi="Cambria Math"/>
                    <w:szCs w:val="24"/>
                  </w:rPr>
                  <m:t>e</m:t>
                </w:del>
              </m:r>
            </m:e>
            <m:sub>
              <m:r>
                <w:del w:id="1463" w:author="Felipe Neiva Mundim" w:date="2020-10-27T18:47:00Z">
                  <w:rPr>
                    <w:rFonts w:ascii="Cambria Math" w:hAnsi="Cambria Math"/>
                    <w:szCs w:val="24"/>
                  </w:rPr>
                  <m:t>t</m:t>
                </w:del>
              </m:r>
            </m:sub>
          </m:sSub>
          <m:r>
            <w:del w:id="1464" w:author="Felipe Neiva Mundim" w:date="2020-10-27T18:47:00Z">
              <w:rPr>
                <w:rFonts w:ascii="Cambria Math" w:hAnsi="Cambria Math"/>
                <w:szCs w:val="24"/>
              </w:rPr>
              <m:t>=</m:t>
            </w:del>
          </m:r>
          <m:sSub>
            <m:sSubPr>
              <m:ctrlPr>
                <w:del w:id="1465" w:author="Felipe Neiva Mundim" w:date="2020-10-27T18:47:00Z">
                  <w:rPr>
                    <w:rFonts w:ascii="Cambria Math" w:hAnsi="Cambria Math"/>
                    <w:i/>
                    <w:szCs w:val="24"/>
                  </w:rPr>
                </w:del>
              </m:ctrlPr>
            </m:sSubPr>
            <m:e>
              <m:r>
                <w:del w:id="1466" w:author="Felipe Neiva Mundim" w:date="2020-10-27T18:47:00Z">
                  <w:rPr>
                    <w:rFonts w:ascii="Cambria Math" w:hAnsi="Cambria Math"/>
                    <w:szCs w:val="24"/>
                  </w:rPr>
                  <m:t>γ</m:t>
                </w:del>
              </m:r>
            </m:e>
            <m:sub>
              <m:r>
                <w:del w:id="1467" w:author="Felipe Neiva Mundim" w:date="2020-10-27T18:47:00Z">
                  <w:rPr>
                    <w:rFonts w:ascii="Cambria Math" w:hAnsi="Cambria Math"/>
                    <w:szCs w:val="24"/>
                  </w:rPr>
                  <m:t>1</m:t>
                </w:del>
              </m:r>
            </m:sub>
          </m:sSub>
          <m:d>
            <m:dPr>
              <m:ctrlPr>
                <w:del w:id="1468" w:author="Felipe Neiva Mundim" w:date="2020-10-27T18:47:00Z">
                  <w:rPr>
                    <w:rFonts w:ascii="Cambria Math" w:hAnsi="Cambria Math"/>
                    <w:i/>
                    <w:szCs w:val="24"/>
                  </w:rPr>
                </w:del>
              </m:ctrlPr>
            </m:dPr>
            <m:e>
              <m:sSub>
                <m:sSubPr>
                  <m:ctrlPr>
                    <w:del w:id="1469" w:author="Felipe Neiva Mundim" w:date="2020-10-27T18:47:00Z">
                      <w:rPr>
                        <w:rFonts w:ascii="Cambria Math" w:hAnsi="Cambria Math"/>
                        <w:i/>
                        <w:szCs w:val="24"/>
                      </w:rPr>
                    </w:del>
                  </m:ctrlPr>
                </m:sSubPr>
                <m:e>
                  <m:r>
                    <w:del w:id="1470" w:author="Felipe Neiva Mundim" w:date="2020-10-27T18:47:00Z">
                      <w:rPr>
                        <w:rFonts w:ascii="Cambria Math" w:hAnsi="Cambria Math"/>
                        <w:szCs w:val="24"/>
                      </w:rPr>
                      <m:t>β</m:t>
                    </w:del>
                  </m:r>
                </m:e>
                <m:sub>
                  <m:r>
                    <w:del w:id="1471" w:author="Felipe Neiva Mundim" w:date="2020-10-27T18:47:00Z">
                      <w:rPr>
                        <w:rFonts w:ascii="Cambria Math" w:hAnsi="Cambria Math"/>
                        <w:szCs w:val="24"/>
                      </w:rPr>
                      <m:t>0</m:t>
                    </w:del>
                  </m:r>
                </m:sub>
              </m:sSub>
              <m:r>
                <w:del w:id="1472" w:author="Felipe Neiva Mundim" w:date="2020-10-27T18:47:00Z">
                  <w:rPr>
                    <w:rFonts w:ascii="Cambria Math" w:hAnsi="Cambria Math"/>
                    <w:szCs w:val="24"/>
                  </w:rPr>
                  <m:t>+</m:t>
                </w:del>
              </m:r>
              <m:sSub>
                <m:sSubPr>
                  <m:ctrlPr>
                    <w:del w:id="1473" w:author="Felipe Neiva Mundim" w:date="2020-10-27T18:47:00Z">
                      <w:rPr>
                        <w:rFonts w:ascii="Cambria Math" w:hAnsi="Cambria Math"/>
                        <w:i/>
                        <w:szCs w:val="24"/>
                      </w:rPr>
                    </w:del>
                  </m:ctrlPr>
                </m:sSubPr>
                <m:e>
                  <m:r>
                    <w:del w:id="1474" w:author="Felipe Neiva Mundim" w:date="2020-10-27T18:47:00Z">
                      <w:rPr>
                        <w:rFonts w:ascii="Cambria Math" w:hAnsi="Cambria Math"/>
                        <w:szCs w:val="24"/>
                      </w:rPr>
                      <m:t>β</m:t>
                    </w:del>
                  </m:r>
                </m:e>
                <m:sub>
                  <m:r>
                    <w:del w:id="1475" w:author="Felipe Neiva Mundim" w:date="2020-10-27T18:47:00Z">
                      <w:rPr>
                        <w:rFonts w:ascii="Cambria Math" w:hAnsi="Cambria Math"/>
                        <w:szCs w:val="24"/>
                      </w:rPr>
                      <m:t>1</m:t>
                    </w:del>
                  </m:r>
                </m:sub>
              </m:sSub>
              <m:sSub>
                <m:sSubPr>
                  <m:ctrlPr>
                    <w:del w:id="1476" w:author="Felipe Neiva Mundim" w:date="2020-10-27T18:47:00Z">
                      <w:rPr>
                        <w:rFonts w:ascii="Cambria Math" w:hAnsi="Cambria Math"/>
                        <w:i/>
                        <w:szCs w:val="24"/>
                      </w:rPr>
                    </w:del>
                  </m:ctrlPr>
                </m:sSubPr>
                <m:e>
                  <m:r>
                    <w:del w:id="1477" w:author="Felipe Neiva Mundim" w:date="2020-10-27T18:47:00Z">
                      <w:rPr>
                        <w:rFonts w:ascii="Cambria Math" w:hAnsi="Cambria Math"/>
                        <w:szCs w:val="24"/>
                      </w:rPr>
                      <m:t>x</m:t>
                    </w:del>
                  </m:r>
                </m:e>
                <m:sub>
                  <m:r>
                    <w:del w:id="1478" w:author="Felipe Neiva Mundim" w:date="2020-10-27T18:47:00Z">
                      <w:rPr>
                        <w:rFonts w:ascii="Cambria Math" w:hAnsi="Cambria Math"/>
                        <w:szCs w:val="24"/>
                      </w:rPr>
                      <m:t>t-1</m:t>
                    </w:del>
                  </m:r>
                </m:sub>
              </m:sSub>
              <m:r>
                <w:del w:id="1479" w:author="Felipe Neiva Mundim" w:date="2020-10-27T18:47:00Z">
                  <w:rPr>
                    <w:rFonts w:ascii="Cambria Math" w:hAnsi="Cambria Math"/>
                    <w:szCs w:val="24"/>
                  </w:rPr>
                  <m:t>+</m:t>
                </w:del>
              </m:r>
              <m:sSub>
                <m:sSubPr>
                  <m:ctrlPr>
                    <w:del w:id="1480" w:author="Felipe Neiva Mundim" w:date="2020-10-27T18:47:00Z">
                      <w:rPr>
                        <w:rFonts w:ascii="Cambria Math" w:hAnsi="Cambria Math"/>
                        <w:i/>
                        <w:szCs w:val="24"/>
                      </w:rPr>
                    </w:del>
                  </m:ctrlPr>
                </m:sSubPr>
                <m:e>
                  <m:r>
                    <w:del w:id="1481" w:author="Felipe Neiva Mundim" w:date="2020-10-27T18:47:00Z">
                      <w:rPr>
                        <w:rFonts w:ascii="Cambria Math" w:hAnsi="Cambria Math"/>
                        <w:szCs w:val="24"/>
                      </w:rPr>
                      <m:t>β</m:t>
                    </w:del>
                  </m:r>
                </m:e>
                <m:sub>
                  <m:r>
                    <w:del w:id="1482" w:author="Felipe Neiva Mundim" w:date="2020-10-27T18:47:00Z">
                      <w:rPr>
                        <w:rFonts w:ascii="Cambria Math" w:hAnsi="Cambria Math"/>
                        <w:szCs w:val="24"/>
                      </w:rPr>
                      <m:t>2</m:t>
                    </w:del>
                  </m:r>
                </m:sub>
              </m:sSub>
              <m:sSub>
                <m:sSubPr>
                  <m:ctrlPr>
                    <w:del w:id="1483" w:author="Felipe Neiva Mundim" w:date="2020-10-27T18:47:00Z">
                      <w:rPr>
                        <w:rFonts w:ascii="Cambria Math" w:hAnsi="Cambria Math"/>
                        <w:i/>
                        <w:szCs w:val="24"/>
                      </w:rPr>
                    </w:del>
                  </m:ctrlPr>
                </m:sSubPr>
                <m:e>
                  <m:r>
                    <w:del w:id="1484" w:author="Felipe Neiva Mundim" w:date="2020-10-27T18:47:00Z">
                      <w:rPr>
                        <w:rFonts w:ascii="Cambria Math" w:hAnsi="Cambria Math"/>
                        <w:szCs w:val="24"/>
                      </w:rPr>
                      <m:t>y</m:t>
                    </w:del>
                  </m:r>
                </m:e>
                <m:sub>
                  <m:r>
                    <w:del w:id="1485" w:author="Felipe Neiva Mundim" w:date="2020-10-27T18:47:00Z">
                      <w:rPr>
                        <w:rFonts w:ascii="Cambria Math" w:hAnsi="Cambria Math"/>
                        <w:szCs w:val="24"/>
                      </w:rPr>
                      <m:t>t-2</m:t>
                    </w:del>
                  </m:r>
                </m:sub>
              </m:sSub>
              <m:r>
                <w:del w:id="1486" w:author="Felipe Neiva Mundim" w:date="2020-10-27T18:47:00Z">
                  <w:rPr>
                    <w:rFonts w:ascii="Cambria Math" w:hAnsi="Cambria Math"/>
                    <w:szCs w:val="24"/>
                  </w:rPr>
                  <m:t>+</m:t>
                </w:del>
              </m:r>
              <m:sSub>
                <m:sSubPr>
                  <m:ctrlPr>
                    <w:del w:id="1487" w:author="Felipe Neiva Mundim" w:date="2020-10-27T18:47:00Z">
                      <w:rPr>
                        <w:rFonts w:ascii="Cambria Math" w:hAnsi="Cambria Math"/>
                        <w:i/>
                        <w:szCs w:val="24"/>
                      </w:rPr>
                    </w:del>
                  </m:ctrlPr>
                </m:sSubPr>
                <m:e>
                  <m:r>
                    <w:del w:id="1488" w:author="Felipe Neiva Mundim" w:date="2020-10-27T18:47:00Z">
                      <w:rPr>
                        <w:rFonts w:ascii="Cambria Math" w:hAnsi="Cambria Math"/>
                        <w:szCs w:val="24"/>
                      </w:rPr>
                      <m:t>e</m:t>
                    </w:del>
                  </m:r>
                </m:e>
                <m:sub>
                  <m:r>
                    <w:del w:id="1489" w:author="Felipe Neiva Mundim" w:date="2020-10-27T18:47:00Z">
                      <w:rPr>
                        <w:rFonts w:ascii="Cambria Math" w:hAnsi="Cambria Math"/>
                        <w:szCs w:val="24"/>
                      </w:rPr>
                      <m:t>t-1</m:t>
                    </w:del>
                  </m:r>
                </m:sub>
              </m:sSub>
            </m:e>
          </m:d>
          <m:r>
            <w:del w:id="1490" w:author="Felipe Neiva Mundim" w:date="2020-10-27T18:47:00Z">
              <w:rPr>
                <w:rFonts w:ascii="Cambria Math" w:hAnsi="Cambria Math"/>
                <w:szCs w:val="24"/>
              </w:rPr>
              <m:t>+</m:t>
            </w:del>
          </m:r>
          <m:sSub>
            <m:sSubPr>
              <m:ctrlPr>
                <w:del w:id="1491" w:author="Felipe Neiva Mundim" w:date="2020-10-27T18:47:00Z">
                  <w:rPr>
                    <w:rFonts w:ascii="Cambria Math" w:hAnsi="Cambria Math"/>
                    <w:i/>
                    <w:szCs w:val="24"/>
                  </w:rPr>
                </w:del>
              </m:ctrlPr>
            </m:sSubPr>
            <m:e>
              <m:r>
                <w:del w:id="1492" w:author="Felipe Neiva Mundim" w:date="2020-10-27T18:47:00Z">
                  <w:rPr>
                    <w:rFonts w:ascii="Cambria Math" w:hAnsi="Cambria Math"/>
                    <w:szCs w:val="24"/>
                  </w:rPr>
                  <m:t>v</m:t>
                </w:del>
              </m:r>
            </m:e>
            <m:sub>
              <m:r>
                <w:del w:id="1493" w:author="Felipe Neiva Mundim" w:date="2020-10-27T18:47:00Z">
                  <w:rPr>
                    <w:rFonts w:ascii="Cambria Math" w:hAnsi="Cambria Math"/>
                    <w:szCs w:val="24"/>
                  </w:rPr>
                  <m:t>t</m:t>
                </w:del>
              </m:r>
            </m:sub>
          </m:sSub>
        </m:oMath>
      </m:oMathPara>
    </w:p>
    <w:p w14:paraId="7296A989" w14:textId="7B2F9608" w:rsidR="00AA724F" w:rsidRPr="003F395A" w:rsidRDefault="006371BF" w:rsidP="00003A79">
      <w:pPr>
        <w:spacing w:before="360" w:after="360" w:line="360" w:lineRule="auto"/>
        <w:ind w:firstLine="709"/>
        <w:jc w:val="right"/>
        <w:rPr>
          <w:rFonts w:eastAsiaTheme="minorEastAsia"/>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e</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00AA724F" w:rsidRPr="003F395A">
        <w:rPr>
          <w:rFonts w:eastAsiaTheme="minorEastAsia"/>
          <w:szCs w:val="24"/>
        </w:rPr>
        <w:t xml:space="preserve"> </w:t>
      </w:r>
      <w:ins w:id="1494" w:author="Felipe Neiva Mundim" w:date="2020-10-27T18:44:00Z">
        <w:r w:rsidR="001320E4">
          <w:rPr>
            <w:rFonts w:eastAsiaTheme="minorEastAsia"/>
            <w:szCs w:val="24"/>
          </w:rPr>
          <w:tab/>
        </w:r>
        <w:r w:rsidR="001320E4">
          <w:rPr>
            <w:rFonts w:eastAsiaTheme="minorEastAsia"/>
            <w:szCs w:val="24"/>
          </w:rPr>
          <w:tab/>
        </w:r>
      </w:ins>
      <w:ins w:id="1495" w:author="Felipe Neiva Mundim" w:date="2020-10-29T18:51:00Z">
        <w:r w:rsidR="0021747E">
          <w:rPr>
            <w:rFonts w:eastAsiaTheme="minorEastAsia"/>
            <w:szCs w:val="24"/>
          </w:rPr>
          <w:tab/>
        </w:r>
        <w:r w:rsidR="0021747E">
          <w:rPr>
            <w:rFonts w:eastAsiaTheme="minorEastAsia"/>
            <w:szCs w:val="24"/>
          </w:rPr>
          <w:tab/>
        </w:r>
        <w:r w:rsidR="0021747E">
          <w:rPr>
            <w:rFonts w:eastAsiaTheme="minorEastAsia"/>
            <w:szCs w:val="24"/>
          </w:rPr>
          <w:tab/>
        </w:r>
      </w:ins>
      <w:r w:rsidR="00AA724F" w:rsidRPr="003F395A">
        <w:rPr>
          <w:rFonts w:eastAsiaTheme="minorEastAsia"/>
          <w:szCs w:val="24"/>
        </w:rPr>
        <w:t>(</w:t>
      </w:r>
      <w:del w:id="1496" w:author="Felipe Neiva Mundim" w:date="2020-10-29T18:51:00Z">
        <w:r w:rsidR="00AA724F" w:rsidRPr="003F395A" w:rsidDel="0021747E">
          <w:rPr>
            <w:rFonts w:eastAsiaTheme="minorEastAsia"/>
            <w:szCs w:val="24"/>
          </w:rPr>
          <w:delText>12</w:delText>
        </w:r>
      </w:del>
      <w:ins w:id="1497" w:author="Felipe Neiva Mundim" w:date="2020-10-29T18:51:00Z">
        <w:r w:rsidR="0021747E">
          <w:rPr>
            <w:rFonts w:eastAsiaTheme="minorEastAsia"/>
            <w:szCs w:val="24"/>
          </w:rPr>
          <w:t>31</w:t>
        </w:r>
      </w:ins>
      <w:r w:rsidR="00AA724F" w:rsidRPr="003F395A">
        <w:rPr>
          <w:rFonts w:eastAsiaTheme="minorEastAsia"/>
          <w:szCs w:val="24"/>
        </w:rPr>
        <w:t>)</w:t>
      </w:r>
    </w:p>
    <w:p w14:paraId="18F2E9A4" w14:textId="40F27FE9" w:rsidR="00AA724F" w:rsidRPr="003F395A" w:rsidRDefault="00AA724F" w:rsidP="0067363C">
      <w:pPr>
        <w:spacing w:after="120" w:line="360" w:lineRule="auto"/>
        <w:ind w:firstLine="709"/>
        <w:rPr>
          <w:szCs w:val="24"/>
        </w:rPr>
      </w:pPr>
      <w:r w:rsidRPr="003F395A">
        <w:rPr>
          <w:rFonts w:eastAsiaTheme="minorEastAsia"/>
          <w:szCs w:val="24"/>
        </w:rPr>
        <w:t>O que se observa em (</w:t>
      </w:r>
      <w:del w:id="1498" w:author="Felipe Neiva Mundim" w:date="2020-10-29T19:04:00Z">
        <w:r w:rsidRPr="003F395A" w:rsidDel="004E737C">
          <w:rPr>
            <w:rFonts w:eastAsiaTheme="minorEastAsia"/>
            <w:szCs w:val="24"/>
          </w:rPr>
          <w:delText>12</w:delText>
        </w:r>
      </w:del>
      <w:ins w:id="1499" w:author="Felipe Neiva Mundim" w:date="2020-10-29T19:04:00Z">
        <w:r w:rsidR="004E737C">
          <w:rPr>
            <w:rFonts w:eastAsiaTheme="minorEastAsia"/>
            <w:szCs w:val="24"/>
          </w:rPr>
          <w:t>31</w:t>
        </w:r>
      </w:ins>
      <w:r w:rsidRPr="003F395A">
        <w:rPr>
          <w:rFonts w:eastAsiaTheme="minorEastAsia"/>
          <w:szCs w:val="24"/>
        </w:rPr>
        <w:t xml:space="preserve">) é que o erro </w:t>
      </w:r>
      <m:oMath>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t</m:t>
            </m:r>
          </m:sub>
        </m:sSub>
      </m:oMath>
      <w:r w:rsidRPr="003F395A">
        <w:rPr>
          <w:rFonts w:eastAsiaTheme="minorEastAsia"/>
          <w:szCs w:val="24"/>
        </w:rPr>
        <w:t xml:space="preserve"> está correlacionado com o erro do período anterior, o que significa que o erro é autocorrelacionado. Portanto</w:t>
      </w:r>
      <w:ins w:id="1500" w:author="Felipe Neiva Mundim" w:date="2020-10-29T19:04:00Z">
        <w:r w:rsidR="004E737C">
          <w:rPr>
            <w:rFonts w:eastAsiaTheme="minorEastAsia"/>
            <w:szCs w:val="24"/>
          </w:rPr>
          <w:t>,</w:t>
        </w:r>
      </w:ins>
      <w:r w:rsidRPr="003F395A">
        <w:rPr>
          <w:rFonts w:eastAsiaTheme="minorEastAsia"/>
          <w:szCs w:val="24"/>
        </w:rPr>
        <w:t xml:space="preserve"> </w:t>
      </w:r>
      <w:r w:rsidRPr="003F395A">
        <w:rPr>
          <w:szCs w:val="24"/>
        </w:rPr>
        <w:t>uma estimativa de (</w:t>
      </w:r>
      <w:del w:id="1501" w:author="Felipe Neiva Mundim" w:date="2020-10-29T19:05:00Z">
        <w:r w:rsidRPr="003F395A" w:rsidDel="004E737C">
          <w:rPr>
            <w:szCs w:val="24"/>
          </w:rPr>
          <w:delText>10</w:delText>
        </w:r>
      </w:del>
      <w:ins w:id="1502" w:author="Felipe Neiva Mundim" w:date="2020-10-29T19:05:00Z">
        <w:r w:rsidR="004E737C">
          <w:rPr>
            <w:szCs w:val="24"/>
          </w:rPr>
          <w:t>29</w:t>
        </w:r>
      </w:ins>
      <w:r w:rsidRPr="003F395A">
        <w:rPr>
          <w:szCs w:val="24"/>
        </w:rPr>
        <w:t xml:space="preserve">) que ignore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Pr="003F395A">
        <w:rPr>
          <w:rFonts w:eastAsiaTheme="minorEastAsia"/>
          <w:szCs w:val="24"/>
        </w:rPr>
        <w:t xml:space="preserve"> </w:t>
      </w:r>
      <w:r w:rsidRPr="003F395A">
        <w:rPr>
          <w:szCs w:val="24"/>
        </w:rPr>
        <w:t xml:space="preserve">será </w:t>
      </w:r>
      <w:proofErr w:type="spellStart"/>
      <w:r w:rsidRPr="003F395A">
        <w:rPr>
          <w:szCs w:val="24"/>
        </w:rPr>
        <w:t>viesada</w:t>
      </w:r>
      <w:proofErr w:type="spellEnd"/>
      <w:r w:rsidRPr="003F395A">
        <w:rPr>
          <w:szCs w:val="24"/>
        </w:rPr>
        <w:t xml:space="preserve"> e pode produzir conclusões erradas sobre </w:t>
      </w:r>
      <w:ins w:id="1503" w:author="Felipe Neiva Mundim" w:date="2020-10-29T19:05:00Z">
        <w:r w:rsidR="004E737C">
          <w:rPr>
            <w:szCs w:val="24"/>
          </w:rPr>
          <w:t xml:space="preserve">a </w:t>
        </w:r>
      </w:ins>
      <w:proofErr w:type="spellStart"/>
      <w:r w:rsidRPr="003F395A">
        <w:rPr>
          <w:szCs w:val="24"/>
        </w:rPr>
        <w:t>estacionariedade</w:t>
      </w:r>
      <w:proofErr w:type="spellEnd"/>
      <w:r w:rsidRPr="003F395A">
        <w:rPr>
          <w:szCs w:val="24"/>
        </w:rPr>
        <w:t>.</w:t>
      </w:r>
    </w:p>
    <w:p w14:paraId="39F9F3FF" w14:textId="35B09E29" w:rsidR="00AA724F" w:rsidRPr="003F395A" w:rsidRDefault="004E737C" w:rsidP="0067363C">
      <w:pPr>
        <w:spacing w:after="120" w:line="360" w:lineRule="auto"/>
        <w:ind w:firstLine="709"/>
        <w:rPr>
          <w:szCs w:val="24"/>
        </w:rPr>
      </w:pPr>
      <w:ins w:id="1504" w:author="Felipe Neiva Mundim" w:date="2020-10-29T19:05:00Z">
        <w:r>
          <w:rPr>
            <w:szCs w:val="24"/>
          </w:rPr>
          <w:t xml:space="preserve">Dessa forma, </w:t>
        </w:r>
      </w:ins>
      <w:r w:rsidRPr="003F395A">
        <w:rPr>
          <w:szCs w:val="24"/>
        </w:rPr>
        <w:t xml:space="preserve">para </w:t>
      </w:r>
      <w:r w:rsidR="00AA724F" w:rsidRPr="003F395A">
        <w:rPr>
          <w:szCs w:val="24"/>
        </w:rPr>
        <w:t xml:space="preserve">que as formas funcionais escolhidas para o teste de raiz unitária sejam as mais adequadas, ou seja, para que não haja omissão de defasagens que deveriam estar lá, é que se realizam </w:t>
      </w:r>
      <w:del w:id="1505" w:author="Felipe Neiva Mundim" w:date="2020-10-29T19:06:00Z">
        <w:r w:rsidR="00AA724F" w:rsidRPr="003F395A" w:rsidDel="004E737C">
          <w:rPr>
            <w:szCs w:val="24"/>
          </w:rPr>
          <w:delText xml:space="preserve">teste </w:delText>
        </w:r>
      </w:del>
      <w:ins w:id="1506" w:author="Felipe Neiva Mundim" w:date="2020-10-29T19:06:00Z">
        <w:r>
          <w:rPr>
            <w:szCs w:val="24"/>
          </w:rPr>
          <w:t>os testes</w:t>
        </w:r>
        <w:r w:rsidRPr="003F395A">
          <w:rPr>
            <w:szCs w:val="24"/>
          </w:rPr>
          <w:t xml:space="preserve"> </w:t>
        </w:r>
      </w:ins>
      <w:r w:rsidR="00AA724F" w:rsidRPr="003F395A">
        <w:rPr>
          <w:szCs w:val="24"/>
        </w:rPr>
        <w:t>de autocorrelação dos resíduos.</w:t>
      </w:r>
    </w:p>
    <w:p w14:paraId="4512590D" w14:textId="1523AA61" w:rsidR="00AA724F" w:rsidRPr="003F395A" w:rsidRDefault="00AA724F" w:rsidP="0067363C">
      <w:pPr>
        <w:spacing w:after="120" w:line="360" w:lineRule="auto"/>
        <w:ind w:firstLine="709"/>
        <w:rPr>
          <w:szCs w:val="24"/>
        </w:rPr>
      </w:pPr>
      <w:r w:rsidRPr="003F395A">
        <w:rPr>
          <w:szCs w:val="24"/>
        </w:rPr>
        <w:t xml:space="preserve">O teste de </w:t>
      </w:r>
      <w:proofErr w:type="spellStart"/>
      <w:r w:rsidRPr="003F395A">
        <w:rPr>
          <w:szCs w:val="24"/>
        </w:rPr>
        <w:t>Breusch</w:t>
      </w:r>
      <w:proofErr w:type="spellEnd"/>
      <w:r w:rsidRPr="003F395A">
        <w:rPr>
          <w:szCs w:val="24"/>
        </w:rPr>
        <w:t xml:space="preserve">-Godfrey </w:t>
      </w:r>
      <w:ins w:id="1507" w:author="Felipe Neiva Mundim" w:date="2020-10-30T10:56:00Z">
        <w:r w:rsidR="00003A79">
          <w:rPr>
            <w:szCs w:val="24"/>
          </w:rPr>
          <w:t>(BG)</w:t>
        </w:r>
      </w:ins>
      <w:del w:id="1508" w:author="Felipe Neiva Mundim" w:date="2020-10-30T10:54:00Z">
        <w:r w:rsidRPr="003F395A" w:rsidDel="00003A79">
          <w:rPr>
            <w:szCs w:val="24"/>
          </w:rPr>
          <w:delText>(</w:delText>
        </w:r>
      </w:del>
      <w:del w:id="1509" w:author="Felipe Neiva Mundim" w:date="2020-10-30T10:57:00Z">
        <w:r w:rsidRPr="003F395A" w:rsidDel="00003A79">
          <w:rPr>
            <w:szCs w:val="24"/>
          </w:rPr>
          <w:delText>teste LM)</w:delText>
        </w:r>
      </w:del>
      <w:r w:rsidRPr="003F395A">
        <w:rPr>
          <w:rStyle w:val="Refdenotaderodap"/>
          <w:szCs w:val="24"/>
        </w:rPr>
        <w:footnoteReference w:id="24"/>
      </w:r>
      <w:r w:rsidRPr="003F395A">
        <w:rPr>
          <w:szCs w:val="24"/>
        </w:rPr>
        <w:t xml:space="preserve"> </w:t>
      </w:r>
      <w:del w:id="1512" w:author="Felipe Neiva Mundim" w:date="2020-10-29T19:07:00Z">
        <w:r w:rsidRPr="003F395A" w:rsidDel="004E737C">
          <w:rPr>
            <w:szCs w:val="24"/>
          </w:rPr>
          <w:delText>avaliará</w:delText>
        </w:r>
      </w:del>
      <w:ins w:id="1513" w:author="Felipe Neiva Mundim" w:date="2020-10-29T19:07:00Z">
        <w:r w:rsidR="004E737C">
          <w:rPr>
            <w:szCs w:val="24"/>
          </w:rPr>
          <w:t>avalia</w:t>
        </w:r>
      </w:ins>
      <w:r w:rsidRPr="003F395A">
        <w:rPr>
          <w:szCs w:val="24"/>
        </w:rPr>
        <w:t xml:space="preserve">, por meio dos resíduos, a seguinte relação: </w:t>
      </w:r>
    </w:p>
    <w:p w14:paraId="6BEF1246" w14:textId="25F2C004" w:rsidR="00AA724F" w:rsidRPr="003F395A" w:rsidRDefault="006371BF" w:rsidP="00003A79">
      <w:pPr>
        <w:spacing w:before="360" w:after="360" w:line="360" w:lineRule="auto"/>
        <w:ind w:firstLine="709"/>
        <w:jc w:val="right"/>
        <w:rPr>
          <w:rFonts w:eastAsiaTheme="minorEastAsia"/>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ζ</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Δ</m:t>
                </m:r>
                <m:r>
                  <w:rPr>
                    <w:rFonts w:ascii="Cambria Math" w:hAnsi="Cambria Math"/>
                    <w:szCs w:val="24"/>
                  </w:rPr>
                  <m:t>y</m:t>
                </m:r>
              </m:e>
              <m:sub>
                <m:r>
                  <w:rPr>
                    <w:rFonts w:ascii="Cambria Math" w:hAnsi="Cambria Math"/>
                    <w:szCs w:val="24"/>
                  </w:rPr>
                  <m:t>t-i</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ρ</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00AA724F" w:rsidRPr="003F395A">
        <w:rPr>
          <w:rFonts w:eastAsiaTheme="minorEastAsia"/>
          <w:szCs w:val="24"/>
        </w:rPr>
        <w:t xml:space="preserve"> </w:t>
      </w:r>
      <w:ins w:id="1514" w:author="Felipe Neiva Mundim" w:date="2020-10-29T18:51:00Z">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r>
      </w:ins>
      <w:r w:rsidR="00AA724F" w:rsidRPr="003F395A">
        <w:rPr>
          <w:rFonts w:eastAsiaTheme="minorEastAsia"/>
          <w:szCs w:val="24"/>
        </w:rPr>
        <w:t>(</w:t>
      </w:r>
      <w:del w:id="1515" w:author="Felipe Neiva Mundim" w:date="2020-10-29T18:51:00Z">
        <w:r w:rsidR="00AA724F" w:rsidRPr="003F395A" w:rsidDel="0021747E">
          <w:rPr>
            <w:rFonts w:eastAsiaTheme="minorEastAsia"/>
            <w:szCs w:val="24"/>
          </w:rPr>
          <w:delText>13</w:delText>
        </w:r>
      </w:del>
      <w:ins w:id="1516" w:author="Felipe Neiva Mundim" w:date="2020-10-29T18:51:00Z">
        <w:r w:rsidR="0021747E">
          <w:rPr>
            <w:rFonts w:eastAsiaTheme="minorEastAsia"/>
            <w:szCs w:val="24"/>
          </w:rPr>
          <w:t>32</w:t>
        </w:r>
      </w:ins>
      <w:r w:rsidR="00AA724F" w:rsidRPr="003F395A">
        <w:rPr>
          <w:rFonts w:eastAsiaTheme="minorEastAsia"/>
          <w:szCs w:val="24"/>
        </w:rPr>
        <w:t>)</w:t>
      </w:r>
      <w:r w:rsidR="00AA724F" w:rsidRPr="003F395A">
        <w:rPr>
          <w:rStyle w:val="Refdenotaderodap"/>
          <w:rFonts w:eastAsiaTheme="minorEastAsia"/>
          <w:szCs w:val="24"/>
        </w:rPr>
        <w:footnoteReference w:id="25"/>
      </w:r>
    </w:p>
    <w:p w14:paraId="4D9CFD5E"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Onde a hipótese nula a ser testada é:</w:t>
      </w:r>
    </w:p>
    <w:p w14:paraId="1AB0D565" w14:textId="5E3DB37A" w:rsidR="00AA724F" w:rsidRPr="003F395A" w:rsidRDefault="006371BF" w:rsidP="00003A79">
      <w:pPr>
        <w:spacing w:before="360" w:after="360" w:line="360" w:lineRule="auto"/>
        <w:ind w:firstLine="709"/>
        <w:jc w:val="right"/>
        <w:rPr>
          <w:rFonts w:eastAsiaTheme="minorEastAsia"/>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ρ</m:t>
            </m:r>
          </m:e>
          <m:sub>
            <m:r>
              <w:rPr>
                <w:rFonts w:ascii="Cambria Math" w:hAnsi="Cambria Math"/>
                <w:szCs w:val="24"/>
              </w:rPr>
              <m:t>1</m:t>
            </m:r>
          </m:sub>
        </m:sSub>
        <m:r>
          <w:rPr>
            <w:rFonts w:ascii="Cambria Math" w:hAnsi="Cambria Math"/>
            <w:szCs w:val="24"/>
          </w:rPr>
          <m:t>=0</m:t>
        </m:r>
      </m:oMath>
      <w:r w:rsidR="00AA724F" w:rsidRPr="003F395A">
        <w:rPr>
          <w:rFonts w:eastAsiaTheme="minorEastAsia"/>
          <w:szCs w:val="24"/>
        </w:rPr>
        <w:t xml:space="preserve"> </w:t>
      </w:r>
      <w:ins w:id="1517" w:author="Felipe Neiva Mundim" w:date="2020-10-27T18:44:00Z">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r w:rsidR="001320E4">
          <w:rPr>
            <w:rFonts w:eastAsiaTheme="minorEastAsia"/>
            <w:szCs w:val="24"/>
          </w:rPr>
          <w:tab/>
        </w:r>
      </w:ins>
      <w:ins w:id="1518" w:author="Felipe Neiva Mundim" w:date="2020-10-29T18:51:00Z">
        <w:r w:rsidR="0021747E">
          <w:rPr>
            <w:rFonts w:eastAsiaTheme="minorEastAsia"/>
            <w:szCs w:val="24"/>
          </w:rPr>
          <w:tab/>
        </w:r>
        <w:r w:rsidR="0021747E">
          <w:rPr>
            <w:rFonts w:eastAsiaTheme="minorEastAsia"/>
            <w:szCs w:val="24"/>
          </w:rPr>
          <w:tab/>
        </w:r>
        <w:r w:rsidR="0021747E">
          <w:rPr>
            <w:rFonts w:eastAsiaTheme="minorEastAsia"/>
            <w:szCs w:val="24"/>
          </w:rPr>
          <w:tab/>
        </w:r>
      </w:ins>
      <w:ins w:id="1519" w:author="Felipe Neiva Mundim" w:date="2020-10-27T18:44:00Z">
        <w:r w:rsidR="001320E4">
          <w:rPr>
            <w:rFonts w:eastAsiaTheme="minorEastAsia"/>
            <w:szCs w:val="24"/>
          </w:rPr>
          <w:tab/>
        </w:r>
      </w:ins>
      <w:r w:rsidR="00AA724F" w:rsidRPr="003F395A">
        <w:rPr>
          <w:rFonts w:eastAsiaTheme="minorEastAsia"/>
          <w:szCs w:val="24"/>
        </w:rPr>
        <w:t>(</w:t>
      </w:r>
      <w:del w:id="1520" w:author="Felipe Neiva Mundim" w:date="2020-10-29T18:51:00Z">
        <w:r w:rsidR="00AA724F" w:rsidRPr="003F395A" w:rsidDel="0021747E">
          <w:rPr>
            <w:rFonts w:eastAsiaTheme="minorEastAsia"/>
            <w:szCs w:val="24"/>
          </w:rPr>
          <w:delText>14</w:delText>
        </w:r>
      </w:del>
      <w:ins w:id="1521" w:author="Felipe Neiva Mundim" w:date="2020-10-29T18:51:00Z">
        <w:r w:rsidR="0021747E">
          <w:rPr>
            <w:rFonts w:eastAsiaTheme="minorEastAsia"/>
            <w:szCs w:val="24"/>
          </w:rPr>
          <w:t>33</w:t>
        </w:r>
      </w:ins>
      <w:r w:rsidR="00AA724F" w:rsidRPr="003F395A">
        <w:rPr>
          <w:rFonts w:eastAsiaTheme="minorEastAsia"/>
          <w:szCs w:val="24"/>
        </w:rPr>
        <w:t>)</w:t>
      </w:r>
    </w:p>
    <w:p w14:paraId="0CF739CB" w14:textId="77777777"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 xml:space="preserve">Ou seja, avalia se não há relação dos erros com sua defasagem. A hipótese nula é rejeitada quando </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1</m:t>
            </m:r>
          </m:sub>
        </m:sSub>
      </m:oMath>
      <w:r w:rsidRPr="003F395A">
        <w:rPr>
          <w:rFonts w:eastAsiaTheme="minorEastAsia"/>
          <w:szCs w:val="24"/>
        </w:rPr>
        <w:t xml:space="preserve"> é distinto de zero, implicando em autocorrelação.</w:t>
      </w:r>
    </w:p>
    <w:p w14:paraId="0370D9C5" w14:textId="77777777" w:rsidR="00AA724F" w:rsidRPr="003F395A" w:rsidRDefault="00AA724F" w:rsidP="0067363C">
      <w:pPr>
        <w:spacing w:after="120" w:line="360" w:lineRule="auto"/>
        <w:ind w:firstLine="709"/>
        <w:rPr>
          <w:szCs w:val="24"/>
        </w:rPr>
      </w:pPr>
      <w:r w:rsidRPr="003F395A">
        <w:rPr>
          <w:szCs w:val="24"/>
        </w:rPr>
        <w:t>A estatística BG é a seguinte:</w:t>
      </w:r>
    </w:p>
    <w:p w14:paraId="1B5F16D0" w14:textId="32C1BAD5" w:rsidR="00AA724F" w:rsidRPr="0067363C" w:rsidRDefault="006371BF" w:rsidP="00003A79">
      <w:pPr>
        <w:spacing w:before="360" w:after="360" w:line="360" w:lineRule="auto"/>
        <w:ind w:firstLine="709"/>
        <w:jc w:val="right"/>
        <w:rPr>
          <w:rFonts w:eastAsiaTheme="minorEastAsia"/>
          <w:szCs w:val="24"/>
        </w:rPr>
      </w:pPr>
      <m:oMath>
        <m:d>
          <m:dPr>
            <m:ctrlPr>
              <w:rPr>
                <w:rFonts w:ascii="Cambria Math" w:hAnsi="Cambria Math"/>
                <w:i/>
                <w:szCs w:val="24"/>
              </w:rPr>
            </m:ctrlPr>
          </m:dPr>
          <m:e>
            <m:r>
              <w:rPr>
                <w:rFonts w:ascii="Cambria Math" w:hAnsi="Cambria Math"/>
                <w:szCs w:val="24"/>
              </w:rPr>
              <m:t>N-n</m:t>
            </m:r>
          </m:e>
        </m:d>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X</m:t>
            </m:r>
          </m:e>
          <m:sub>
            <m:r>
              <w:rPr>
                <w:rFonts w:ascii="Cambria Math" w:eastAsiaTheme="minorEastAsia" w:hAnsi="Cambria Math"/>
                <w:szCs w:val="24"/>
              </w:rPr>
              <m:t>n</m:t>
            </m:r>
          </m:sub>
          <m:sup>
            <m:r>
              <w:rPr>
                <w:rFonts w:ascii="Cambria Math" w:eastAsiaTheme="minorEastAsia" w:hAnsi="Cambria Math"/>
                <w:szCs w:val="24"/>
              </w:rPr>
              <m:t>2</m:t>
            </m:r>
          </m:sup>
        </m:sSubSup>
      </m:oMath>
      <w:ins w:id="1522" w:author="Felipe Neiva Mundim" w:date="2020-10-29T18:51:00Z">
        <w:r w:rsidR="0021747E">
          <w:rPr>
            <w:rFonts w:eastAsiaTheme="minorEastAsia"/>
            <w:szCs w:val="24"/>
          </w:rPr>
          <w:t xml:space="preserve"> </w:t>
        </w:r>
      </w:ins>
      <w:ins w:id="1523" w:author="Felipe Neiva Mundim" w:date="2020-10-29T18:52:00Z">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r>
        <w:r w:rsidR="0021747E">
          <w:rPr>
            <w:rFonts w:eastAsiaTheme="minorEastAsia"/>
            <w:szCs w:val="24"/>
          </w:rPr>
          <w:tab/>
          <w:t>(34)</w:t>
        </w:r>
      </w:ins>
    </w:p>
    <w:p w14:paraId="29FADE8A" w14:textId="7B6A4A14"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t>Onde</w:t>
      </w:r>
      <w:ins w:id="1524" w:author="Felipe Neiva Mundim" w:date="2020-10-29T19:08:00Z">
        <w:r w:rsidR="004E737C">
          <w:rPr>
            <w:rFonts w:eastAsiaTheme="minorEastAsia"/>
            <w:szCs w:val="24"/>
          </w:rPr>
          <w:t>,</w:t>
        </w:r>
      </w:ins>
      <w:r w:rsidRPr="003F395A">
        <w:rPr>
          <w:rFonts w:eastAsiaTheme="minorEastAsia"/>
          <w:szCs w:val="24"/>
        </w:rPr>
        <w:t xml:space="preserve"> </w:t>
      </w:r>
      <m:oMath>
        <m:r>
          <w:rPr>
            <w:rFonts w:ascii="Cambria Math" w:eastAsiaTheme="minorEastAsia" w:hAnsi="Cambria Math"/>
            <w:szCs w:val="24"/>
          </w:rPr>
          <m:t>N</m:t>
        </m:r>
      </m:oMath>
      <w:r w:rsidRPr="003F395A">
        <w:rPr>
          <w:rFonts w:eastAsiaTheme="minorEastAsia"/>
          <w:szCs w:val="24"/>
        </w:rPr>
        <w:t xml:space="preserve"> é o tamanho da amostra e </w:t>
      </w:r>
      <m:oMath>
        <m:r>
          <w:rPr>
            <w:rFonts w:ascii="Cambria Math" w:eastAsiaTheme="minorEastAsia" w:hAnsi="Cambria Math"/>
            <w:szCs w:val="24"/>
          </w:rPr>
          <m:t>n</m:t>
        </m:r>
      </m:oMath>
      <w:r w:rsidRPr="003F395A">
        <w:rPr>
          <w:rFonts w:eastAsiaTheme="minorEastAsia"/>
          <w:szCs w:val="24"/>
        </w:rPr>
        <w:t xml:space="preserve"> é número de defasagens em (</w:t>
      </w:r>
      <w:del w:id="1525" w:author="Felipe Neiva Mundim" w:date="2020-10-29T19:08:00Z">
        <w:r w:rsidRPr="003F395A" w:rsidDel="004E737C">
          <w:rPr>
            <w:rFonts w:eastAsiaTheme="minorEastAsia"/>
            <w:szCs w:val="24"/>
          </w:rPr>
          <w:delText>13</w:delText>
        </w:r>
      </w:del>
      <w:ins w:id="1526" w:author="Felipe Neiva Mundim" w:date="2020-10-29T19:08:00Z">
        <w:r w:rsidR="004E737C">
          <w:rPr>
            <w:rFonts w:eastAsiaTheme="minorEastAsia"/>
            <w:szCs w:val="24"/>
          </w:rPr>
          <w:t>32</w:t>
        </w:r>
      </w:ins>
      <w:r w:rsidRPr="003F395A">
        <w:rPr>
          <w:rFonts w:eastAsiaTheme="minorEastAsia"/>
          <w:szCs w:val="24"/>
        </w:rPr>
        <w:t xml:space="preserve">). Se </w:t>
      </w:r>
      <m:oMath>
        <m:d>
          <m:dPr>
            <m:ctrlPr>
              <w:rPr>
                <w:rFonts w:ascii="Cambria Math" w:hAnsi="Cambria Math"/>
                <w:i/>
                <w:szCs w:val="24"/>
              </w:rPr>
            </m:ctrlPr>
          </m:dPr>
          <m:e>
            <m:r>
              <w:rPr>
                <w:rFonts w:ascii="Cambria Math" w:hAnsi="Cambria Math"/>
                <w:szCs w:val="24"/>
              </w:rPr>
              <m:t>N-n</m:t>
            </m:r>
          </m:e>
        </m:d>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3F395A">
        <w:rPr>
          <w:rFonts w:eastAsiaTheme="minorEastAsia"/>
          <w:szCs w:val="24"/>
        </w:rPr>
        <w:t xml:space="preserve"> for superior ao valor crítico de </w:t>
      </w:r>
      <m:oMath>
        <m:sSubSup>
          <m:sSubSupPr>
            <m:ctrlPr>
              <w:rPr>
                <w:rFonts w:ascii="Cambria Math" w:eastAsiaTheme="minorEastAsia" w:hAnsi="Cambria Math"/>
                <w:i/>
                <w:szCs w:val="24"/>
              </w:rPr>
            </m:ctrlPr>
          </m:sSubSupPr>
          <m:e>
            <m:r>
              <w:rPr>
                <w:rFonts w:ascii="Cambria Math" w:eastAsiaTheme="minorEastAsia" w:hAnsi="Cambria Math"/>
                <w:szCs w:val="24"/>
              </w:rPr>
              <m:t>X</m:t>
            </m:r>
          </m:e>
          <m:sub>
            <m:r>
              <w:rPr>
                <w:rFonts w:ascii="Cambria Math" w:eastAsiaTheme="minorEastAsia" w:hAnsi="Cambria Math"/>
                <w:szCs w:val="24"/>
              </w:rPr>
              <m:t>n</m:t>
            </m:r>
          </m:sub>
          <m:sup>
            <m:r>
              <w:rPr>
                <w:rFonts w:ascii="Cambria Math" w:eastAsiaTheme="minorEastAsia" w:hAnsi="Cambria Math"/>
                <w:szCs w:val="24"/>
              </w:rPr>
              <m:t>2</m:t>
            </m:r>
          </m:sup>
        </m:sSubSup>
      </m:oMath>
      <w:r w:rsidRPr="003F395A">
        <w:rPr>
          <w:rFonts w:eastAsiaTheme="minorEastAsia"/>
          <w:szCs w:val="24"/>
        </w:rPr>
        <w:t xml:space="preserve"> no nível de significância escolhido, rejeita-se a hipótese nula, admitindo</w:t>
      </w:r>
      <w:del w:id="1527" w:author="Felipe Neiva Mundim" w:date="2020-10-29T19:08:00Z">
        <w:r w:rsidRPr="003F395A" w:rsidDel="004E737C">
          <w:rPr>
            <w:rFonts w:eastAsiaTheme="minorEastAsia"/>
            <w:szCs w:val="24"/>
          </w:rPr>
          <w:delText>-se</w:delText>
        </w:r>
      </w:del>
      <w:r w:rsidRPr="003F395A">
        <w:rPr>
          <w:rFonts w:eastAsiaTheme="minorEastAsia"/>
          <w:szCs w:val="24"/>
        </w:rPr>
        <w:t xml:space="preserve"> autocorrelação.</w:t>
      </w:r>
    </w:p>
    <w:p w14:paraId="0DF7A0DB" w14:textId="5347DBAD" w:rsidR="00AA724F" w:rsidRPr="003F395A" w:rsidRDefault="00AA724F" w:rsidP="0067363C">
      <w:pPr>
        <w:spacing w:after="120" w:line="360" w:lineRule="auto"/>
        <w:ind w:firstLine="709"/>
        <w:rPr>
          <w:rFonts w:eastAsiaTheme="minorEastAsia"/>
          <w:szCs w:val="24"/>
        </w:rPr>
      </w:pPr>
      <w:r w:rsidRPr="003F395A">
        <w:rPr>
          <w:rFonts w:eastAsiaTheme="minorEastAsia"/>
          <w:szCs w:val="24"/>
        </w:rPr>
        <w:lastRenderedPageBreak/>
        <w:t xml:space="preserve">Uma especificidade do teste aplicado </w:t>
      </w:r>
      <w:del w:id="1528" w:author="Felipe Neiva Mundim" w:date="2020-10-29T19:09:00Z">
        <w:r w:rsidRPr="003F395A" w:rsidDel="004E737C">
          <w:rPr>
            <w:rFonts w:eastAsiaTheme="minorEastAsia"/>
            <w:szCs w:val="24"/>
          </w:rPr>
          <w:delText xml:space="preserve">aqui </w:delText>
        </w:r>
      </w:del>
      <w:r w:rsidRPr="003F395A">
        <w:rPr>
          <w:rFonts w:eastAsiaTheme="minorEastAsia"/>
          <w:szCs w:val="24"/>
        </w:rPr>
        <w:t xml:space="preserve">é que </w:t>
      </w:r>
      <w:del w:id="1529" w:author="Felipe Neiva Mundim" w:date="2020-10-29T19:09:00Z">
        <w:r w:rsidRPr="003F395A" w:rsidDel="004E737C">
          <w:rPr>
            <w:rFonts w:eastAsiaTheme="minorEastAsia"/>
            <w:szCs w:val="24"/>
          </w:rPr>
          <w:delText xml:space="preserve">este </w:delText>
        </w:r>
      </w:del>
      <w:ins w:id="1530" w:author="Felipe Neiva Mundim" w:date="2020-10-29T19:09:00Z">
        <w:r w:rsidR="004E737C">
          <w:rPr>
            <w:rFonts w:eastAsiaTheme="minorEastAsia"/>
            <w:szCs w:val="24"/>
          </w:rPr>
          <w:t>esse</w:t>
        </w:r>
        <w:r w:rsidR="004E737C" w:rsidRPr="003F395A">
          <w:rPr>
            <w:rFonts w:eastAsiaTheme="minorEastAsia"/>
            <w:szCs w:val="24"/>
          </w:rPr>
          <w:t xml:space="preserve"> </w:t>
        </w:r>
      </w:ins>
      <w:r w:rsidRPr="003F395A">
        <w:rPr>
          <w:rFonts w:eastAsiaTheme="minorEastAsia"/>
          <w:szCs w:val="24"/>
        </w:rPr>
        <w:t xml:space="preserve">avalia apenas autocorrelações de ordem 1, ou seja, com apenas uma defasagem, o que é suficiente tendo em vista o procedimento </w:t>
      </w:r>
      <w:r w:rsidR="00F011CA" w:rsidRPr="003F395A">
        <w:rPr>
          <w:rFonts w:eastAsiaTheme="minorEastAsia"/>
          <w:szCs w:val="24"/>
        </w:rPr>
        <w:t>adotado</w:t>
      </w:r>
      <w:del w:id="1531" w:author="Felipe Neiva Mundim" w:date="2020-10-29T19:09:00Z">
        <w:r w:rsidR="00F011CA" w:rsidRPr="003F395A" w:rsidDel="004E737C">
          <w:rPr>
            <w:rFonts w:eastAsiaTheme="minorEastAsia"/>
            <w:szCs w:val="24"/>
          </w:rPr>
          <w:delText xml:space="preserve"> aqui</w:delText>
        </w:r>
      </w:del>
      <w:r w:rsidR="00F011CA" w:rsidRPr="003F395A">
        <w:rPr>
          <w:rFonts w:eastAsiaTheme="minorEastAsia"/>
          <w:szCs w:val="24"/>
        </w:rPr>
        <w:t xml:space="preserve">. </w:t>
      </w:r>
      <w:r w:rsidRPr="003F395A">
        <w:rPr>
          <w:rFonts w:eastAsiaTheme="minorEastAsia"/>
          <w:szCs w:val="24"/>
        </w:rPr>
        <w:t xml:space="preserve">O </w:t>
      </w:r>
      <w:del w:id="1532" w:author="Felipe Neiva Mundim" w:date="2020-10-29T19:11:00Z">
        <w:r w:rsidRPr="003F395A" w:rsidDel="00041B41">
          <w:rPr>
            <w:rFonts w:eastAsiaTheme="minorEastAsia"/>
            <w:szCs w:val="24"/>
          </w:rPr>
          <w:delText xml:space="preserve">dito </w:delText>
        </w:r>
      </w:del>
      <w:r w:rsidRPr="003F395A">
        <w:rPr>
          <w:rFonts w:eastAsiaTheme="minorEastAsia"/>
          <w:szCs w:val="24"/>
        </w:rPr>
        <w:t>procedimento consiste no seguinte: caso o ADF sem defasagens apresente autocorrelação, adiciona-se uma defasagem a (</w:t>
      </w:r>
      <w:del w:id="1533" w:author="Felipe Neiva Mundim" w:date="2020-10-29T19:10:00Z">
        <w:r w:rsidRPr="003F395A" w:rsidDel="004E737C">
          <w:rPr>
            <w:rFonts w:eastAsiaTheme="minorEastAsia"/>
            <w:szCs w:val="24"/>
          </w:rPr>
          <w:delText>9</w:delText>
        </w:r>
      </w:del>
      <w:ins w:id="1534" w:author="Felipe Neiva Mundim" w:date="2020-10-29T19:10:00Z">
        <w:r w:rsidR="004E737C">
          <w:rPr>
            <w:rFonts w:eastAsiaTheme="minorEastAsia"/>
            <w:szCs w:val="24"/>
          </w:rPr>
          <w:t>29</w:t>
        </w:r>
      </w:ins>
      <w:r w:rsidRPr="003F395A">
        <w:rPr>
          <w:rFonts w:eastAsiaTheme="minorEastAsia"/>
          <w:szCs w:val="24"/>
        </w:rPr>
        <w:t>) (</w:t>
      </w:r>
      <w:del w:id="1535" w:author="Felipe Neiva Mundim" w:date="2020-10-29T19:10:00Z">
        <w:r w:rsidRPr="003F395A" w:rsidDel="004E737C">
          <w:rPr>
            <w:rFonts w:eastAsiaTheme="minorEastAsia"/>
            <w:szCs w:val="24"/>
          </w:rPr>
          <w:delText xml:space="preserve">esse </w:delText>
        </w:r>
      </w:del>
      <w:ins w:id="1536" w:author="Felipe Neiva Mundim" w:date="2020-10-29T19:10:00Z">
        <w:r w:rsidR="004E737C">
          <w:rPr>
            <w:rFonts w:eastAsiaTheme="minorEastAsia"/>
            <w:szCs w:val="24"/>
          </w:rPr>
          <w:t>essa</w:t>
        </w:r>
        <w:r w:rsidR="004E737C" w:rsidRPr="003F395A">
          <w:rPr>
            <w:rFonts w:eastAsiaTheme="minorEastAsia"/>
            <w:szCs w:val="24"/>
          </w:rPr>
          <w:t xml:space="preserve"> </w:t>
        </w:r>
      </w:ins>
      <w:r w:rsidRPr="003F395A">
        <w:rPr>
          <w:rFonts w:eastAsiaTheme="minorEastAsia"/>
          <w:szCs w:val="24"/>
        </w:rPr>
        <w:t xml:space="preserve">seria uma forma de trazer para o modelo a variável omitida). Caso o ADF com uma defasagem permaneça </w:t>
      </w:r>
      <w:proofErr w:type="spellStart"/>
      <w:r w:rsidRPr="003F395A">
        <w:rPr>
          <w:rFonts w:eastAsiaTheme="minorEastAsia"/>
          <w:szCs w:val="24"/>
        </w:rPr>
        <w:t>autocorrelacionado</w:t>
      </w:r>
      <w:proofErr w:type="spellEnd"/>
      <w:r w:rsidRPr="003F395A">
        <w:rPr>
          <w:rFonts w:eastAsiaTheme="minorEastAsia"/>
          <w:szCs w:val="24"/>
        </w:rPr>
        <w:t>, adiciona-se outra defasagem, assim recursivamente (até no máximo 12 defasagens), até que não se</w:t>
      </w:r>
      <w:r w:rsidR="00F011CA" w:rsidRPr="003F395A">
        <w:rPr>
          <w:rFonts w:eastAsiaTheme="minorEastAsia"/>
          <w:szCs w:val="24"/>
        </w:rPr>
        <w:t xml:space="preserve"> observe mais a autocorrelação. </w:t>
      </w:r>
      <w:r w:rsidRPr="003F395A">
        <w:rPr>
          <w:szCs w:val="24"/>
        </w:rPr>
        <w:t>Assim, se o teste não for capaz de rejeitar a hipótese nula de ausência de autocorrelação dos resíduos para um determinado número de defasagens, considera-se válida a série.</w:t>
      </w:r>
    </w:p>
    <w:p w14:paraId="40A70CB4" w14:textId="3AA8E41D" w:rsidR="00F011CA" w:rsidRPr="003F395A" w:rsidRDefault="00F011CA" w:rsidP="0067363C">
      <w:pPr>
        <w:spacing w:after="120" w:line="360" w:lineRule="auto"/>
        <w:ind w:firstLine="709"/>
        <w:rPr>
          <w:szCs w:val="24"/>
        </w:rPr>
      </w:pPr>
      <w:r w:rsidRPr="003F395A">
        <w:rPr>
          <w:szCs w:val="24"/>
        </w:rPr>
        <w:t>A seção seguinte apresenta as fontes de dados utilizadas para a estimação dos modelos.</w:t>
      </w:r>
    </w:p>
    <w:p w14:paraId="6FE29D3D" w14:textId="77777777" w:rsidR="00AA724F" w:rsidRPr="003F395A" w:rsidRDefault="00AA724F" w:rsidP="00897ACF">
      <w:pPr>
        <w:spacing w:after="120" w:line="360" w:lineRule="auto"/>
        <w:ind w:firstLine="709"/>
        <w:rPr>
          <w:szCs w:val="24"/>
        </w:rPr>
      </w:pPr>
    </w:p>
    <w:p w14:paraId="46334155" w14:textId="5A386212" w:rsidR="005F1105" w:rsidRPr="003F395A" w:rsidRDefault="00B82A98" w:rsidP="00C9677A">
      <w:pPr>
        <w:pStyle w:val="Ttulo1"/>
        <w:numPr>
          <w:ilvl w:val="0"/>
          <w:numId w:val="25"/>
        </w:numPr>
        <w:ind w:hanging="720"/>
      </w:pPr>
      <w:bookmarkStart w:id="1537" w:name="_Toc49960137"/>
      <w:bookmarkStart w:id="1538" w:name="_Toc54797212"/>
      <w:r w:rsidRPr="003F395A">
        <w:t>FONTES DE DADOS</w:t>
      </w:r>
      <w:bookmarkEnd w:id="1537"/>
      <w:bookmarkEnd w:id="1538"/>
    </w:p>
    <w:p w14:paraId="522CD44D" w14:textId="5FC913AB" w:rsidR="005F1105" w:rsidRPr="003F395A" w:rsidRDefault="005F1105" w:rsidP="00897ACF">
      <w:pPr>
        <w:spacing w:after="120" w:line="360" w:lineRule="auto"/>
        <w:ind w:firstLine="709"/>
        <w:rPr>
          <w:szCs w:val="24"/>
        </w:rPr>
      </w:pPr>
      <w:r w:rsidRPr="003F395A">
        <w:rPr>
          <w:szCs w:val="24"/>
        </w:rPr>
        <w:t>A série</w:t>
      </w:r>
      <w:r w:rsidRPr="003F395A">
        <w:rPr>
          <w:rStyle w:val="Refdenotaderodap"/>
          <w:szCs w:val="24"/>
        </w:rPr>
        <w:footnoteReference w:id="26"/>
      </w:r>
      <w:r w:rsidRPr="003F395A">
        <w:rPr>
          <w:szCs w:val="24"/>
        </w:rPr>
        <w:t xml:space="preserve"> de </w:t>
      </w:r>
      <w:r w:rsidRPr="003F395A">
        <w:rPr>
          <w:rFonts w:eastAsia="Times New Roman" w:cs="Times New Roman"/>
          <w:szCs w:val="24"/>
          <w:lang w:eastAsia="pt-BR"/>
        </w:rPr>
        <w:t xml:space="preserve">número de </w:t>
      </w:r>
      <w:del w:id="1539" w:author="Felipe Neiva Mundim" w:date="2020-10-29T19:11:00Z">
        <w:r w:rsidRPr="003F395A" w:rsidDel="00041B41">
          <w:rPr>
            <w:rFonts w:eastAsia="Times New Roman" w:cs="Times New Roman"/>
            <w:szCs w:val="24"/>
            <w:lang w:eastAsia="pt-BR"/>
          </w:rPr>
          <w:delText>atos de concentração</w:delText>
        </w:r>
      </w:del>
      <w:ins w:id="1540" w:author="Felipe Neiva Mundim" w:date="2020-10-29T19:11:00Z">
        <w:r w:rsidR="00041B41">
          <w:rPr>
            <w:rFonts w:eastAsia="Times New Roman" w:cs="Times New Roman"/>
            <w:szCs w:val="24"/>
            <w:lang w:eastAsia="pt-BR"/>
          </w:rPr>
          <w:t>AC</w:t>
        </w:r>
      </w:ins>
      <w:r w:rsidRPr="003F395A">
        <w:rPr>
          <w:szCs w:val="24"/>
        </w:rPr>
        <w:t xml:space="preserve"> notificados à autarquia </w:t>
      </w:r>
      <w:r w:rsidRPr="003F395A">
        <w:rPr>
          <w:rFonts w:eastAsia="Times New Roman" w:cs="Times New Roman"/>
          <w:szCs w:val="24"/>
          <w:lang w:eastAsia="pt-BR"/>
        </w:rPr>
        <w:t>tem como fonte o painel “</w:t>
      </w:r>
      <w:proofErr w:type="spellStart"/>
      <w:r w:rsidRPr="003F395A">
        <w:rPr>
          <w:rFonts w:eastAsia="Times New Roman" w:cs="Times New Roman"/>
          <w:szCs w:val="24"/>
          <w:lang w:eastAsia="pt-BR"/>
        </w:rPr>
        <w:t>Cade</w:t>
      </w:r>
      <w:proofErr w:type="spellEnd"/>
      <w:r w:rsidRPr="003F395A">
        <w:rPr>
          <w:rFonts w:eastAsia="Times New Roman" w:cs="Times New Roman"/>
          <w:szCs w:val="24"/>
          <w:lang w:eastAsia="pt-BR"/>
        </w:rPr>
        <w:t xml:space="preserve"> em Números”</w:t>
      </w:r>
      <w:r w:rsidRPr="003F395A">
        <w:rPr>
          <w:rStyle w:val="Refdenotaderodap"/>
          <w:rFonts w:eastAsia="Times New Roman" w:cs="Times New Roman"/>
          <w:szCs w:val="24"/>
          <w:lang w:eastAsia="pt-BR"/>
        </w:rPr>
        <w:footnoteReference w:id="27"/>
      </w:r>
      <w:r w:rsidRPr="003F395A">
        <w:rPr>
          <w:rFonts w:eastAsia="Times New Roman" w:cs="Times New Roman"/>
          <w:szCs w:val="24"/>
          <w:lang w:eastAsia="pt-BR"/>
        </w:rPr>
        <w:t xml:space="preserve">. Os dados contemplam o período que vai de janeiro de 2015 a junho de 2020. Totalizando </w:t>
      </w:r>
      <w:r w:rsidRPr="003F395A">
        <w:rPr>
          <w:szCs w:val="24"/>
        </w:rPr>
        <w:t>66 observações.</w:t>
      </w:r>
    </w:p>
    <w:p w14:paraId="293765F3" w14:textId="79536CFD" w:rsidR="002C2F9C" w:rsidRDefault="005F1105" w:rsidP="00897ACF">
      <w:pPr>
        <w:spacing w:after="120" w:line="360" w:lineRule="auto"/>
        <w:ind w:firstLine="709"/>
        <w:rPr>
          <w:szCs w:val="24"/>
        </w:rPr>
      </w:pPr>
      <w:r w:rsidRPr="003F395A">
        <w:rPr>
          <w:szCs w:val="24"/>
        </w:rPr>
        <w:t xml:space="preserve">Não obstante o </w:t>
      </w:r>
      <w:proofErr w:type="spellStart"/>
      <w:r w:rsidRPr="003F395A">
        <w:rPr>
          <w:szCs w:val="24"/>
        </w:rPr>
        <w:t>Cade</w:t>
      </w:r>
      <w:proofErr w:type="spellEnd"/>
      <w:r w:rsidRPr="003F395A">
        <w:rPr>
          <w:szCs w:val="24"/>
        </w:rPr>
        <w:t xml:space="preserve"> dispor internamente de uma rica base de informações sobre os </w:t>
      </w:r>
      <w:del w:id="1541" w:author="Felipe Neiva Mundim" w:date="2020-10-29T19:14:00Z">
        <w:r w:rsidRPr="003F395A" w:rsidDel="000A2099">
          <w:rPr>
            <w:szCs w:val="24"/>
          </w:rPr>
          <w:delText>atos de concentração</w:delText>
        </w:r>
      </w:del>
      <w:ins w:id="1542" w:author="Felipe Neiva Mundim" w:date="2020-10-29T19:14:00Z">
        <w:r w:rsidR="000A2099">
          <w:rPr>
            <w:szCs w:val="24"/>
          </w:rPr>
          <w:t>AC</w:t>
        </w:r>
      </w:ins>
      <w:r w:rsidRPr="003F395A">
        <w:rPr>
          <w:szCs w:val="24"/>
        </w:rPr>
        <w:t xml:space="preserve">, possuindo campos como, por exemplo, o nome das empresas envolvidas no negócio, o setor ou mesmo a natureza do negócio (fusão, aquisição, </w:t>
      </w:r>
      <w:r w:rsidRPr="003F395A">
        <w:rPr>
          <w:i/>
          <w:szCs w:val="24"/>
        </w:rPr>
        <w:t>joint venture</w:t>
      </w:r>
      <w:ins w:id="1543" w:author="Felipe Neiva Mundim" w:date="2020-10-30T10:58:00Z">
        <w:r w:rsidR="00003A79">
          <w:rPr>
            <w:rStyle w:val="Refdenotaderodap"/>
            <w:i/>
            <w:szCs w:val="24"/>
          </w:rPr>
          <w:footnoteReference w:id="28"/>
        </w:r>
      </w:ins>
      <w:r w:rsidRPr="003F395A">
        <w:rPr>
          <w:szCs w:val="24"/>
        </w:rPr>
        <w:t xml:space="preserve">, e etc.), </w:t>
      </w:r>
      <w:ins w:id="1548" w:author="Felipe Neiva Mundim" w:date="2020-10-29T19:15:00Z">
        <w:r w:rsidR="000A2099">
          <w:rPr>
            <w:szCs w:val="24"/>
          </w:rPr>
          <w:t xml:space="preserve">o presente estudo </w:t>
        </w:r>
      </w:ins>
      <w:r w:rsidRPr="003F395A">
        <w:rPr>
          <w:szCs w:val="24"/>
        </w:rPr>
        <w:t xml:space="preserve">não </w:t>
      </w:r>
      <w:del w:id="1549" w:author="Felipe Neiva Mundim" w:date="2020-10-29T19:15:00Z">
        <w:r w:rsidRPr="003F395A" w:rsidDel="000A2099">
          <w:rPr>
            <w:szCs w:val="24"/>
          </w:rPr>
          <w:delText>se buscou aqui</w:delText>
        </w:r>
      </w:del>
      <w:ins w:id="1550" w:author="Felipe Neiva Mundim" w:date="2020-10-29T19:15:00Z">
        <w:r w:rsidR="000A2099">
          <w:rPr>
            <w:szCs w:val="24"/>
          </w:rPr>
          <w:t>pretende</w:t>
        </w:r>
      </w:ins>
      <w:r w:rsidRPr="003F395A">
        <w:rPr>
          <w:szCs w:val="24"/>
        </w:rPr>
        <w:t xml:space="preserve"> realizar análise dos possíveis subconjuntos formados por tais características. Para as finalidades deste documento, basta a simples agregação mensal do número de </w:t>
      </w:r>
      <w:del w:id="1551" w:author="Felipe Neiva Mundim" w:date="2020-10-29T19:15:00Z">
        <w:r w:rsidRPr="003F395A" w:rsidDel="000A2099">
          <w:rPr>
            <w:szCs w:val="24"/>
          </w:rPr>
          <w:delText xml:space="preserve">atos </w:delText>
        </w:r>
      </w:del>
      <w:ins w:id="1552" w:author="Felipe Neiva Mundim" w:date="2020-10-29T19:15:00Z">
        <w:r w:rsidR="000A2099">
          <w:rPr>
            <w:szCs w:val="24"/>
          </w:rPr>
          <w:t>AC</w:t>
        </w:r>
        <w:r w:rsidR="000A2099" w:rsidRPr="003F395A">
          <w:rPr>
            <w:szCs w:val="24"/>
          </w:rPr>
          <w:t xml:space="preserve"> </w:t>
        </w:r>
      </w:ins>
      <w:r w:rsidRPr="003F395A">
        <w:rPr>
          <w:szCs w:val="24"/>
        </w:rPr>
        <w:t>notificados</w:t>
      </w:r>
      <w:ins w:id="1553" w:author="Felipe Neiva Mundim" w:date="2020-10-29T19:16:00Z">
        <w:r w:rsidR="000A2099">
          <w:rPr>
            <w:szCs w:val="24"/>
          </w:rPr>
          <w:t>,</w:t>
        </w:r>
      </w:ins>
      <w:del w:id="1554" w:author="Felipe Neiva Mundim" w:date="2020-10-29T19:16:00Z">
        <w:r w:rsidRPr="003F395A" w:rsidDel="000A2099">
          <w:rPr>
            <w:szCs w:val="24"/>
          </w:rPr>
          <w:delText xml:space="preserve"> </w:delText>
        </w:r>
      </w:del>
      <w:ins w:id="1555" w:author="Felipe Neiva Mundim" w:date="2020-10-29T19:16:00Z">
        <w:r w:rsidR="000A2099">
          <w:rPr>
            <w:szCs w:val="24"/>
          </w:rPr>
          <w:t xml:space="preserve"> </w:t>
        </w:r>
      </w:ins>
      <w:r w:rsidRPr="003F395A">
        <w:rPr>
          <w:szCs w:val="24"/>
        </w:rPr>
        <w:t xml:space="preserve">com base na data de entrada do processo no </w:t>
      </w:r>
      <w:proofErr w:type="spellStart"/>
      <w:r w:rsidRPr="003F395A">
        <w:rPr>
          <w:szCs w:val="24"/>
        </w:rPr>
        <w:t>Cade</w:t>
      </w:r>
      <w:proofErr w:type="spellEnd"/>
      <w:r w:rsidRPr="003F395A">
        <w:rPr>
          <w:szCs w:val="24"/>
        </w:rPr>
        <w:t>.</w:t>
      </w:r>
      <w:r w:rsidR="002C2F9C">
        <w:rPr>
          <w:szCs w:val="24"/>
        </w:rPr>
        <w:t xml:space="preserve"> </w:t>
      </w:r>
      <w:r w:rsidR="002C2F9C" w:rsidRPr="003F395A">
        <w:rPr>
          <w:szCs w:val="24"/>
        </w:rPr>
        <w:t xml:space="preserve">O Gráfico 1 mostra o fluxo mensal de notificações </w:t>
      </w:r>
      <w:r w:rsidR="002C2F9C">
        <w:rPr>
          <w:szCs w:val="24"/>
        </w:rPr>
        <w:t xml:space="preserve">de </w:t>
      </w:r>
      <w:del w:id="1556" w:author="Felipe Neiva Mundim" w:date="2020-10-29T19:16:00Z">
        <w:r w:rsidR="002C2F9C" w:rsidDel="000A2099">
          <w:rPr>
            <w:szCs w:val="24"/>
          </w:rPr>
          <w:delText>atos de concentração</w:delText>
        </w:r>
      </w:del>
      <w:ins w:id="1557" w:author="Felipe Neiva Mundim" w:date="2020-10-29T19:16:00Z">
        <w:r w:rsidR="000A2099">
          <w:rPr>
            <w:szCs w:val="24"/>
          </w:rPr>
          <w:t>AC</w:t>
        </w:r>
      </w:ins>
      <w:r w:rsidR="002C2F9C">
        <w:rPr>
          <w:szCs w:val="24"/>
        </w:rPr>
        <w:t xml:space="preserve"> no </w:t>
      </w:r>
      <w:proofErr w:type="spellStart"/>
      <w:r w:rsidR="002C2F9C">
        <w:rPr>
          <w:szCs w:val="24"/>
        </w:rPr>
        <w:t>Cade</w:t>
      </w:r>
      <w:proofErr w:type="spellEnd"/>
      <w:r w:rsidR="002C2F9C">
        <w:rPr>
          <w:szCs w:val="24"/>
        </w:rPr>
        <w:t>.</w:t>
      </w:r>
    </w:p>
    <w:p w14:paraId="4B3DFE6E" w14:textId="77777777" w:rsidR="00897ACF" w:rsidRPr="003F395A" w:rsidRDefault="00897ACF" w:rsidP="00897ACF">
      <w:pPr>
        <w:spacing w:after="120" w:line="360" w:lineRule="auto"/>
        <w:ind w:firstLine="709"/>
        <w:rPr>
          <w:szCs w:val="24"/>
        </w:rPr>
      </w:pPr>
    </w:p>
    <w:p w14:paraId="6029E855" w14:textId="7F99AFFF" w:rsidR="00897ACF" w:rsidRPr="00897ACF" w:rsidRDefault="00897ACF" w:rsidP="00897ACF">
      <w:pPr>
        <w:pStyle w:val="Legenda"/>
        <w:keepNext/>
        <w:jc w:val="center"/>
        <w:rPr>
          <w:ins w:id="1558" w:author="Felipe Neiva Mundim" w:date="2020-10-27T17:06:00Z"/>
          <w:b/>
          <w:i w:val="0"/>
          <w:color w:val="auto"/>
          <w:sz w:val="24"/>
          <w:szCs w:val="24"/>
        </w:rPr>
      </w:pPr>
      <w:bookmarkStart w:id="1559" w:name="_Toc54948847"/>
      <w:ins w:id="1560" w:author="Felipe Neiva Mundim" w:date="2020-10-27T17:06:00Z">
        <w:r w:rsidRPr="00897ACF">
          <w:rPr>
            <w:b/>
            <w:i w:val="0"/>
            <w:color w:val="auto"/>
            <w:sz w:val="24"/>
            <w:szCs w:val="24"/>
          </w:rPr>
          <w:lastRenderedPageBreak/>
          <w:t xml:space="preserve">Gráfico </w:t>
        </w:r>
        <w:r w:rsidRPr="00897ACF">
          <w:rPr>
            <w:b/>
            <w:i w:val="0"/>
            <w:color w:val="auto"/>
            <w:sz w:val="24"/>
            <w:szCs w:val="24"/>
          </w:rPr>
          <w:fldChar w:fldCharType="begin"/>
        </w:r>
        <w:r w:rsidRPr="00897ACF">
          <w:rPr>
            <w:b/>
            <w:i w:val="0"/>
            <w:color w:val="auto"/>
            <w:sz w:val="24"/>
            <w:szCs w:val="24"/>
          </w:rPr>
          <w:instrText xml:space="preserve"> SEQ Gráfico \* ARABIC </w:instrText>
        </w:r>
      </w:ins>
      <w:r w:rsidRPr="00897ACF">
        <w:rPr>
          <w:b/>
          <w:i w:val="0"/>
          <w:color w:val="auto"/>
          <w:sz w:val="24"/>
          <w:szCs w:val="24"/>
        </w:rPr>
        <w:fldChar w:fldCharType="separate"/>
      </w:r>
      <w:ins w:id="1561" w:author="Felipe Neiva Mundim" w:date="2020-10-27T17:24:00Z">
        <w:r w:rsidR="00EF5F5D">
          <w:rPr>
            <w:b/>
            <w:i w:val="0"/>
            <w:noProof/>
            <w:color w:val="auto"/>
            <w:sz w:val="24"/>
            <w:szCs w:val="24"/>
          </w:rPr>
          <w:t>1</w:t>
        </w:r>
      </w:ins>
      <w:ins w:id="1562" w:author="Felipe Neiva Mundim" w:date="2020-10-27T17:06:00Z">
        <w:r w:rsidRPr="00897ACF">
          <w:rPr>
            <w:b/>
            <w:i w:val="0"/>
            <w:color w:val="auto"/>
            <w:sz w:val="24"/>
            <w:szCs w:val="24"/>
          </w:rPr>
          <w:fldChar w:fldCharType="end"/>
        </w:r>
        <w:r w:rsidRPr="00897ACF">
          <w:rPr>
            <w:b/>
            <w:i w:val="0"/>
            <w:color w:val="auto"/>
            <w:sz w:val="24"/>
            <w:szCs w:val="24"/>
          </w:rPr>
          <w:t xml:space="preserve"> - Notificações mensais de atos de concentração no </w:t>
        </w:r>
        <w:proofErr w:type="spellStart"/>
        <w:r w:rsidRPr="00897ACF">
          <w:rPr>
            <w:b/>
            <w:i w:val="0"/>
            <w:color w:val="auto"/>
            <w:sz w:val="24"/>
            <w:szCs w:val="24"/>
          </w:rPr>
          <w:t>Cade</w:t>
        </w:r>
      </w:ins>
      <w:proofErr w:type="spellEnd"/>
      <w:ins w:id="1563" w:author="Felipe Neiva Mundim" w:date="2020-10-29T19:19:00Z">
        <w:r w:rsidR="000A2099">
          <w:rPr>
            <w:b/>
            <w:i w:val="0"/>
            <w:color w:val="auto"/>
            <w:sz w:val="24"/>
            <w:szCs w:val="24"/>
          </w:rPr>
          <w:t xml:space="preserve"> (Jan/2015 a </w:t>
        </w:r>
        <w:proofErr w:type="spellStart"/>
        <w:r w:rsidR="000A2099">
          <w:rPr>
            <w:b/>
            <w:i w:val="0"/>
            <w:color w:val="auto"/>
            <w:sz w:val="24"/>
            <w:szCs w:val="24"/>
          </w:rPr>
          <w:t>Jun</w:t>
        </w:r>
        <w:proofErr w:type="spellEnd"/>
        <w:r w:rsidR="000A2099">
          <w:rPr>
            <w:b/>
            <w:i w:val="0"/>
            <w:color w:val="auto"/>
            <w:sz w:val="24"/>
            <w:szCs w:val="24"/>
          </w:rPr>
          <w:t>/2020)</w:t>
        </w:r>
      </w:ins>
      <w:bookmarkEnd w:id="1559"/>
    </w:p>
    <w:p w14:paraId="505B96E1" w14:textId="77777777" w:rsidR="00897ACF" w:rsidRDefault="005F1105" w:rsidP="00EF5F5D">
      <w:pPr>
        <w:keepNext/>
        <w:spacing w:after="0" w:line="360" w:lineRule="auto"/>
        <w:rPr>
          <w:ins w:id="1564" w:author="Felipe Neiva Mundim" w:date="2020-10-27T17:06:00Z"/>
        </w:rPr>
      </w:pPr>
      <w:r w:rsidRPr="003F395A">
        <w:rPr>
          <w:noProof/>
          <w:szCs w:val="24"/>
          <w:lang w:eastAsia="pt-BR"/>
        </w:rPr>
        <w:drawing>
          <wp:inline distT="0" distB="0" distL="0" distR="0" wp14:anchorId="2DE0DCF1" wp14:editId="2688D049">
            <wp:extent cx="5400040" cy="3333750"/>
            <wp:effectExtent l="0" t="0" r="0" b="0"/>
            <wp:docPr id="20" name="Imagem 20"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22282685" w14:textId="58EC440E" w:rsidR="000A2099" w:rsidRDefault="000A2099" w:rsidP="004E30DB">
      <w:pPr>
        <w:spacing w:after="0" w:line="240" w:lineRule="auto"/>
        <w:rPr>
          <w:ins w:id="1565" w:author="Felipe Neiva Mundim" w:date="2020-10-29T19:17:00Z"/>
          <w:sz w:val="20"/>
          <w:szCs w:val="24"/>
        </w:rPr>
      </w:pPr>
      <w:ins w:id="1566" w:author="Felipe Neiva Mundim" w:date="2020-10-29T19:17:00Z">
        <w:r w:rsidRPr="006B5191">
          <w:rPr>
            <w:sz w:val="20"/>
            <w:szCs w:val="24"/>
          </w:rPr>
          <w:t xml:space="preserve">Fonte: </w:t>
        </w:r>
        <w:proofErr w:type="spellStart"/>
        <w:r>
          <w:rPr>
            <w:sz w:val="20"/>
            <w:szCs w:val="24"/>
          </w:rPr>
          <w:t>Cade</w:t>
        </w:r>
        <w:proofErr w:type="spellEnd"/>
        <w:r>
          <w:rPr>
            <w:sz w:val="20"/>
            <w:szCs w:val="24"/>
          </w:rPr>
          <w:t xml:space="preserve"> em Números.</w:t>
        </w:r>
      </w:ins>
    </w:p>
    <w:p w14:paraId="7AFBB9F4" w14:textId="25BEB5C9" w:rsidR="000A2099" w:rsidRPr="006B5191" w:rsidRDefault="000A2099" w:rsidP="000A2099">
      <w:pPr>
        <w:spacing w:after="0" w:line="360" w:lineRule="auto"/>
        <w:rPr>
          <w:ins w:id="1567" w:author="Felipe Neiva Mundim" w:date="2020-10-29T19:17:00Z"/>
          <w:sz w:val="20"/>
          <w:szCs w:val="24"/>
        </w:rPr>
      </w:pPr>
      <w:ins w:id="1568" w:author="Felipe Neiva Mundim" w:date="2020-10-29T19:17:00Z">
        <w:r>
          <w:rPr>
            <w:sz w:val="20"/>
            <w:szCs w:val="24"/>
          </w:rPr>
          <w:t>Nota: A linha em vermelho representa a média m</w:t>
        </w:r>
      </w:ins>
      <w:ins w:id="1569" w:author="Felipe Neiva Mundim" w:date="2020-10-29T19:18:00Z">
        <w:r>
          <w:rPr>
            <w:sz w:val="20"/>
            <w:szCs w:val="24"/>
          </w:rPr>
          <w:t>óvel de 12 meses</w:t>
        </w:r>
      </w:ins>
    </w:p>
    <w:p w14:paraId="2AE1E677" w14:textId="77777777" w:rsidR="00897ACF" w:rsidRPr="00897ACF" w:rsidRDefault="00897ACF" w:rsidP="00897ACF">
      <w:pPr>
        <w:pStyle w:val="Legenda"/>
        <w:rPr>
          <w:ins w:id="1570" w:author="Felipe Neiva Mundim" w:date="2020-10-27T17:07:00Z"/>
          <w:i w:val="0"/>
          <w:iCs w:val="0"/>
          <w:color w:val="auto"/>
          <w:sz w:val="24"/>
          <w:szCs w:val="24"/>
        </w:rPr>
      </w:pPr>
    </w:p>
    <w:p w14:paraId="3E36E1E4" w14:textId="684B13ED" w:rsidR="005F1105" w:rsidRDefault="004E30DB" w:rsidP="00897ACF">
      <w:pPr>
        <w:spacing w:after="120" w:line="360" w:lineRule="auto"/>
        <w:ind w:firstLine="709"/>
        <w:rPr>
          <w:szCs w:val="24"/>
        </w:rPr>
      </w:pPr>
      <w:ins w:id="1571" w:author="Felipe Neiva Mundim" w:date="2020-10-29T19:22:00Z">
        <w:r>
          <w:rPr>
            <w:szCs w:val="24"/>
          </w:rPr>
          <w:t xml:space="preserve">A partir do </w:t>
        </w:r>
      </w:ins>
      <w:del w:id="1572" w:author="Felipe Neiva Mundim" w:date="2020-10-29T19:22:00Z">
        <w:r w:rsidR="005F1105" w:rsidRPr="003F395A" w:rsidDel="004E30DB">
          <w:rPr>
            <w:szCs w:val="24"/>
          </w:rPr>
          <w:delText xml:space="preserve">Pelo </w:delText>
        </w:r>
      </w:del>
      <w:r w:rsidRPr="003F395A">
        <w:rPr>
          <w:szCs w:val="24"/>
        </w:rPr>
        <w:t>Gráfico</w:t>
      </w:r>
      <w:r>
        <w:rPr>
          <w:szCs w:val="24"/>
        </w:rPr>
        <w:t xml:space="preserve"> </w:t>
      </w:r>
      <w:r w:rsidR="002C2F9C">
        <w:rPr>
          <w:szCs w:val="24"/>
        </w:rPr>
        <w:t>1</w:t>
      </w:r>
      <w:ins w:id="1573" w:author="Felipe Neiva Mundim" w:date="2020-10-29T19:22:00Z">
        <w:r>
          <w:rPr>
            <w:szCs w:val="24"/>
          </w:rPr>
          <w:t>,</w:t>
        </w:r>
      </w:ins>
      <w:r w:rsidR="005F1105" w:rsidRPr="003F395A">
        <w:rPr>
          <w:szCs w:val="24"/>
        </w:rPr>
        <w:t xml:space="preserve"> é possível considerar que exista algum comportamento sazonal nas notificações. Tendo em vista todo o período, a evolução da média móvel de 12 meses indica que as notificações giram em torno de u</w:t>
      </w:r>
      <w:r w:rsidR="00B1471E">
        <w:rPr>
          <w:szCs w:val="24"/>
        </w:rPr>
        <w:t>ma média razoavelmente estável. A Tabela 4</w:t>
      </w:r>
      <w:ins w:id="1574" w:author="Felipe Neiva Mundim" w:date="2020-10-29T19:23:00Z">
        <w:r>
          <w:rPr>
            <w:szCs w:val="24"/>
          </w:rPr>
          <w:t>, abaixo,</w:t>
        </w:r>
      </w:ins>
      <w:r w:rsidR="005F1105" w:rsidRPr="003F395A">
        <w:rPr>
          <w:szCs w:val="24"/>
        </w:rPr>
        <w:t xml:space="preserve"> </w:t>
      </w:r>
      <w:del w:id="1575" w:author="Felipe Neiva Mundim" w:date="2020-10-29T19:23:00Z">
        <w:r w:rsidR="005F1105" w:rsidRPr="003F395A" w:rsidDel="004E30DB">
          <w:rPr>
            <w:szCs w:val="24"/>
          </w:rPr>
          <w:delText>traz algumas</w:delText>
        </w:r>
      </w:del>
      <w:ins w:id="1576" w:author="Felipe Neiva Mundim" w:date="2020-10-29T19:23:00Z">
        <w:r>
          <w:rPr>
            <w:szCs w:val="24"/>
          </w:rPr>
          <w:t>apresenta as</w:t>
        </w:r>
      </w:ins>
      <w:r w:rsidR="005F1105" w:rsidRPr="003F395A">
        <w:rPr>
          <w:szCs w:val="24"/>
        </w:rPr>
        <w:t xml:space="preserve"> estatísticas descritivas para a variável número de notif</w:t>
      </w:r>
      <w:r w:rsidR="00B1471E">
        <w:rPr>
          <w:szCs w:val="24"/>
        </w:rPr>
        <w:t xml:space="preserve">icações de </w:t>
      </w:r>
      <w:del w:id="1577" w:author="Felipe Neiva Mundim" w:date="2020-10-29T19:23:00Z">
        <w:r w:rsidR="00B1471E" w:rsidDel="004E30DB">
          <w:rPr>
            <w:szCs w:val="24"/>
          </w:rPr>
          <w:delText>atos de concentração</w:delText>
        </w:r>
      </w:del>
      <w:ins w:id="1578" w:author="Felipe Neiva Mundim" w:date="2020-10-29T19:23:00Z">
        <w:r>
          <w:rPr>
            <w:szCs w:val="24"/>
          </w:rPr>
          <w:t>AC</w:t>
        </w:r>
      </w:ins>
      <w:r w:rsidR="00B1471E">
        <w:rPr>
          <w:szCs w:val="24"/>
        </w:rPr>
        <w:t>.</w:t>
      </w:r>
    </w:p>
    <w:p w14:paraId="77704BB0" w14:textId="77777777" w:rsidR="00897ACF" w:rsidRDefault="00897ACF" w:rsidP="00897ACF">
      <w:pPr>
        <w:spacing w:after="120" w:line="360" w:lineRule="auto"/>
        <w:ind w:firstLine="709"/>
        <w:rPr>
          <w:szCs w:val="24"/>
        </w:rPr>
      </w:pPr>
    </w:p>
    <w:p w14:paraId="70B4E981" w14:textId="405DE259" w:rsidR="00B1471E" w:rsidRPr="00897ACF" w:rsidDel="00897ACF" w:rsidRDefault="00B1471E" w:rsidP="003F395A">
      <w:pPr>
        <w:spacing w:line="360" w:lineRule="auto"/>
        <w:rPr>
          <w:del w:id="1579" w:author="Felipe Neiva Mundim" w:date="2020-10-27T17:03:00Z"/>
          <w:sz w:val="20"/>
          <w:szCs w:val="24"/>
        </w:rPr>
      </w:pPr>
      <w:del w:id="1580" w:author="Felipe Neiva Mundim" w:date="2020-10-27T17:03:00Z">
        <w:r w:rsidRPr="00897ACF" w:rsidDel="00897ACF">
          <w:rPr>
            <w:sz w:val="20"/>
            <w:szCs w:val="24"/>
          </w:rPr>
          <w:delText>Tabela 4: Estatísticas descritivas para número de notificações a atos de concentração</w:delText>
        </w:r>
      </w:del>
    </w:p>
    <w:p w14:paraId="732A1B3E" w14:textId="1CCC32E8" w:rsidR="00897ACF" w:rsidRPr="00897ACF" w:rsidRDefault="00897ACF" w:rsidP="00897ACF">
      <w:pPr>
        <w:pStyle w:val="Legenda"/>
        <w:keepNext/>
        <w:jc w:val="center"/>
        <w:rPr>
          <w:ins w:id="1581" w:author="Felipe Neiva Mundim" w:date="2020-10-27T17:03:00Z"/>
          <w:b/>
          <w:i w:val="0"/>
          <w:color w:val="auto"/>
          <w:sz w:val="24"/>
        </w:rPr>
      </w:pPr>
      <w:bookmarkStart w:id="1582" w:name="_Toc54948778"/>
      <w:ins w:id="1583" w:author="Felipe Neiva Mundim" w:date="2020-10-27T17:03:00Z">
        <w:r w:rsidRPr="00897ACF">
          <w:rPr>
            <w:b/>
            <w:i w:val="0"/>
            <w:color w:val="auto"/>
            <w:sz w:val="24"/>
          </w:rPr>
          <w:t xml:space="preserve">Tabela </w:t>
        </w:r>
        <w:r w:rsidRPr="00897ACF">
          <w:rPr>
            <w:b/>
            <w:i w:val="0"/>
            <w:color w:val="auto"/>
            <w:sz w:val="24"/>
          </w:rPr>
          <w:fldChar w:fldCharType="begin"/>
        </w:r>
        <w:r w:rsidRPr="00897ACF">
          <w:rPr>
            <w:b/>
            <w:i w:val="0"/>
            <w:color w:val="auto"/>
            <w:sz w:val="24"/>
          </w:rPr>
          <w:instrText xml:space="preserve"> SEQ Tabela \* ARABIC </w:instrText>
        </w:r>
      </w:ins>
      <w:r w:rsidRPr="00897ACF">
        <w:rPr>
          <w:b/>
          <w:i w:val="0"/>
          <w:color w:val="auto"/>
          <w:sz w:val="24"/>
        </w:rPr>
        <w:fldChar w:fldCharType="separate"/>
      </w:r>
      <w:ins w:id="1584" w:author="Felipe Neiva Mundim" w:date="2020-10-27T17:21:00Z">
        <w:r w:rsidR="00EF5F5D">
          <w:rPr>
            <w:b/>
            <w:i w:val="0"/>
            <w:noProof/>
            <w:color w:val="auto"/>
            <w:sz w:val="24"/>
          </w:rPr>
          <w:t>4</w:t>
        </w:r>
      </w:ins>
      <w:ins w:id="1585" w:author="Felipe Neiva Mundim" w:date="2020-10-27T17:03:00Z">
        <w:r w:rsidRPr="00897ACF">
          <w:rPr>
            <w:b/>
            <w:i w:val="0"/>
            <w:color w:val="auto"/>
            <w:sz w:val="24"/>
          </w:rPr>
          <w:fldChar w:fldCharType="end"/>
        </w:r>
        <w:r w:rsidRPr="00897ACF">
          <w:rPr>
            <w:b/>
            <w:i w:val="0"/>
            <w:color w:val="auto"/>
            <w:sz w:val="24"/>
          </w:rPr>
          <w:t xml:space="preserve"> - Estatísticas descritivas para número de notificações </w:t>
        </w:r>
      </w:ins>
      <w:ins w:id="1586" w:author="Felipe Neiva Mundim" w:date="2020-10-29T19:24:00Z">
        <w:r w:rsidR="004E30DB">
          <w:rPr>
            <w:b/>
            <w:i w:val="0"/>
            <w:color w:val="auto"/>
            <w:sz w:val="24"/>
          </w:rPr>
          <w:t>de</w:t>
        </w:r>
      </w:ins>
      <w:ins w:id="1587" w:author="Felipe Neiva Mundim" w:date="2020-10-27T17:03:00Z">
        <w:r w:rsidRPr="00897ACF">
          <w:rPr>
            <w:b/>
            <w:i w:val="0"/>
            <w:color w:val="auto"/>
            <w:sz w:val="24"/>
          </w:rPr>
          <w:t xml:space="preserve"> atos de concentração</w:t>
        </w:r>
        <w:bookmarkEnd w:id="1582"/>
      </w:ins>
    </w:p>
    <w:p w14:paraId="5A84B348" w14:textId="77777777" w:rsidR="005F1105" w:rsidRPr="003F395A" w:rsidRDefault="005F1105" w:rsidP="00EF5F5D">
      <w:pPr>
        <w:spacing w:after="0" w:line="360" w:lineRule="auto"/>
        <w:jc w:val="center"/>
        <w:rPr>
          <w:szCs w:val="24"/>
        </w:rPr>
      </w:pPr>
      <w:r w:rsidRPr="003F395A">
        <w:rPr>
          <w:noProof/>
          <w:szCs w:val="24"/>
          <w:lang w:eastAsia="pt-BR"/>
        </w:rPr>
        <w:drawing>
          <wp:inline distT="0" distB="0" distL="0" distR="0" wp14:anchorId="69AB45FA" wp14:editId="5E90103A">
            <wp:extent cx="4317785" cy="1931158"/>
            <wp:effectExtent l="0" t="0" r="6985" b="0"/>
            <wp:docPr id="15" name="Imagem 1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elular com texto preto sobre fundo branco&#10;&#10;Descrição gerada automaticamente"/>
                    <pic:cNvPicPr/>
                  </pic:nvPicPr>
                  <pic:blipFill rotWithShape="1">
                    <a:blip r:embed="rId17">
                      <a:extLst>
                        <a:ext uri="{28A0092B-C50C-407E-A947-70E740481C1C}">
                          <a14:useLocalDpi xmlns:a14="http://schemas.microsoft.com/office/drawing/2010/main" val="0"/>
                        </a:ext>
                      </a:extLst>
                    </a:blip>
                    <a:srcRect t="10872" b="10218"/>
                    <a:stretch/>
                  </pic:blipFill>
                  <pic:spPr bwMode="auto">
                    <a:xfrm>
                      <a:off x="0" y="0"/>
                      <a:ext cx="4320000" cy="1932149"/>
                    </a:xfrm>
                    <a:prstGeom prst="rect">
                      <a:avLst/>
                    </a:prstGeom>
                    <a:ln>
                      <a:noFill/>
                    </a:ln>
                    <a:extLst>
                      <a:ext uri="{53640926-AAD7-44D8-BBD7-CCE9431645EC}">
                        <a14:shadowObscured xmlns:a14="http://schemas.microsoft.com/office/drawing/2010/main"/>
                      </a:ext>
                    </a:extLst>
                  </pic:spPr>
                </pic:pic>
              </a:graphicData>
            </a:graphic>
          </wp:inline>
        </w:drawing>
      </w:r>
    </w:p>
    <w:p w14:paraId="4D509E4C" w14:textId="71DBC311" w:rsidR="00B1471E" w:rsidRDefault="00B1471E" w:rsidP="00560CCB">
      <w:pPr>
        <w:spacing w:after="0" w:line="360" w:lineRule="auto"/>
        <w:rPr>
          <w:sz w:val="20"/>
          <w:szCs w:val="24"/>
        </w:rPr>
      </w:pPr>
      <w:r w:rsidRPr="00B1471E">
        <w:rPr>
          <w:sz w:val="20"/>
          <w:szCs w:val="24"/>
        </w:rPr>
        <w:t xml:space="preserve">Fonte: </w:t>
      </w:r>
      <w:proofErr w:type="spellStart"/>
      <w:r w:rsidRPr="00B1471E">
        <w:rPr>
          <w:sz w:val="20"/>
          <w:szCs w:val="24"/>
        </w:rPr>
        <w:t>Cade</w:t>
      </w:r>
      <w:proofErr w:type="spellEnd"/>
      <w:r w:rsidRPr="00B1471E">
        <w:rPr>
          <w:sz w:val="20"/>
          <w:szCs w:val="24"/>
        </w:rPr>
        <w:t xml:space="preserve"> em </w:t>
      </w:r>
      <w:r w:rsidR="004E30DB" w:rsidRPr="00B1471E">
        <w:rPr>
          <w:sz w:val="20"/>
          <w:szCs w:val="24"/>
        </w:rPr>
        <w:t>Números</w:t>
      </w:r>
    </w:p>
    <w:p w14:paraId="48CA63A9" w14:textId="77777777" w:rsidR="00B1471E" w:rsidRPr="00B1471E" w:rsidRDefault="00B1471E" w:rsidP="003F395A">
      <w:pPr>
        <w:spacing w:line="360" w:lineRule="auto"/>
        <w:rPr>
          <w:sz w:val="20"/>
          <w:szCs w:val="24"/>
        </w:rPr>
      </w:pPr>
    </w:p>
    <w:p w14:paraId="2FDEA7A0" w14:textId="5165E6B5" w:rsidR="005F1105" w:rsidRPr="003F395A" w:rsidRDefault="005F1105" w:rsidP="00762947">
      <w:pPr>
        <w:spacing w:after="120" w:line="360" w:lineRule="auto"/>
        <w:ind w:firstLine="709"/>
        <w:rPr>
          <w:szCs w:val="24"/>
        </w:rPr>
      </w:pPr>
      <w:r w:rsidRPr="003F395A">
        <w:rPr>
          <w:szCs w:val="24"/>
        </w:rPr>
        <w:lastRenderedPageBreak/>
        <w:t>A estabilidade dessa série (girando em torno de uma média) é uma virtude importante para a análise de regressão</w:t>
      </w:r>
      <w:r w:rsidR="00F011CA" w:rsidRPr="003F395A">
        <w:rPr>
          <w:szCs w:val="24"/>
        </w:rPr>
        <w:t xml:space="preserve">, conforme discutido na seção </w:t>
      </w:r>
      <w:r w:rsidR="00F011CA" w:rsidRPr="004E30DB">
        <w:rPr>
          <w:i/>
          <w:szCs w:val="24"/>
          <w:rPrChange w:id="1588" w:author="Felipe Neiva Mundim" w:date="2020-10-29T19:24:00Z">
            <w:rPr>
              <w:szCs w:val="24"/>
            </w:rPr>
          </w:rPrChange>
        </w:rPr>
        <w:t>Metodologia</w:t>
      </w:r>
      <w:r w:rsidRPr="003F395A">
        <w:rPr>
          <w:szCs w:val="24"/>
        </w:rPr>
        <w:t xml:space="preserve">. </w:t>
      </w:r>
    </w:p>
    <w:p w14:paraId="0BD17022" w14:textId="7E634F9E" w:rsidR="005F1105" w:rsidRPr="003F395A" w:rsidRDefault="005F1105" w:rsidP="00762947">
      <w:pPr>
        <w:spacing w:after="120" w:line="360" w:lineRule="auto"/>
        <w:ind w:firstLine="709"/>
        <w:rPr>
          <w:szCs w:val="24"/>
        </w:rPr>
      </w:pPr>
      <w:r w:rsidRPr="003F395A">
        <w:rPr>
          <w:szCs w:val="24"/>
        </w:rPr>
        <w:t>Quanto aos dados das variáveis macroeconômicas, sua obtenção se deu, em maior parte, por meio do Sistema Gerenciador de Séries Temporais (SGS)</w:t>
      </w:r>
      <w:r w:rsidRPr="003F395A">
        <w:rPr>
          <w:rStyle w:val="Refdenotaderodap"/>
          <w:szCs w:val="24"/>
        </w:rPr>
        <w:footnoteReference w:id="29"/>
      </w:r>
      <w:r w:rsidRPr="003F395A">
        <w:rPr>
          <w:szCs w:val="24"/>
        </w:rPr>
        <w:t xml:space="preserve"> do Banco Central do Brasil (BCB). Mais especificamente, </w:t>
      </w:r>
      <w:del w:id="1589" w:author="Felipe Neiva Mundim" w:date="2020-10-29T19:25:00Z">
        <w:r w:rsidRPr="003F395A" w:rsidDel="004E30DB">
          <w:rPr>
            <w:szCs w:val="24"/>
          </w:rPr>
          <w:delText>usou-se</w:delText>
        </w:r>
      </w:del>
      <w:ins w:id="1590" w:author="Felipe Neiva Mundim" w:date="2020-10-29T19:25:00Z">
        <w:r w:rsidR="004E30DB">
          <w:rPr>
            <w:szCs w:val="24"/>
          </w:rPr>
          <w:t>foi utilizado</w:t>
        </w:r>
      </w:ins>
      <w:r w:rsidRPr="003F395A">
        <w:rPr>
          <w:szCs w:val="24"/>
        </w:rPr>
        <w:t xml:space="preserve"> o pacote </w:t>
      </w:r>
      <w:proofErr w:type="spellStart"/>
      <w:r w:rsidRPr="003F395A">
        <w:rPr>
          <w:i/>
          <w:iCs/>
          <w:szCs w:val="24"/>
        </w:rPr>
        <w:t>rbcb</w:t>
      </w:r>
      <w:proofErr w:type="spellEnd"/>
      <w:r w:rsidRPr="003F395A">
        <w:rPr>
          <w:rStyle w:val="Refdenotaderodap"/>
          <w:i/>
          <w:iCs/>
          <w:szCs w:val="24"/>
        </w:rPr>
        <w:footnoteReference w:id="30"/>
      </w:r>
      <w:r w:rsidRPr="003F395A">
        <w:rPr>
          <w:szCs w:val="24"/>
        </w:rPr>
        <w:t xml:space="preserve"> do R para acessar os dados por meio da </w:t>
      </w:r>
      <w:proofErr w:type="spellStart"/>
      <w:ins w:id="1591" w:author="Felipe Neiva Mundim" w:date="2020-10-29T19:25:00Z">
        <w:r w:rsidR="004E30DB" w:rsidRPr="004E30DB">
          <w:rPr>
            <w:i/>
            <w:szCs w:val="24"/>
            <w:rPrChange w:id="1592" w:author="Felipe Neiva Mundim" w:date="2020-10-29T19:25:00Z">
              <w:rPr>
                <w:szCs w:val="24"/>
              </w:rPr>
            </w:rPrChange>
          </w:rPr>
          <w:t>Application</w:t>
        </w:r>
        <w:proofErr w:type="spellEnd"/>
        <w:r w:rsidR="004E30DB" w:rsidRPr="004E30DB">
          <w:rPr>
            <w:i/>
            <w:szCs w:val="24"/>
            <w:rPrChange w:id="1593" w:author="Felipe Neiva Mundim" w:date="2020-10-29T19:25:00Z">
              <w:rPr>
                <w:szCs w:val="24"/>
              </w:rPr>
            </w:rPrChange>
          </w:rPr>
          <w:t xml:space="preserve"> </w:t>
        </w:r>
        <w:proofErr w:type="spellStart"/>
        <w:r w:rsidR="004E30DB" w:rsidRPr="004E30DB">
          <w:rPr>
            <w:i/>
            <w:szCs w:val="24"/>
            <w:rPrChange w:id="1594" w:author="Felipe Neiva Mundim" w:date="2020-10-29T19:25:00Z">
              <w:rPr>
                <w:szCs w:val="24"/>
              </w:rPr>
            </w:rPrChange>
          </w:rPr>
          <w:t>Programming</w:t>
        </w:r>
        <w:proofErr w:type="spellEnd"/>
        <w:r w:rsidR="004E30DB" w:rsidRPr="004E30DB">
          <w:rPr>
            <w:i/>
            <w:szCs w:val="24"/>
            <w:rPrChange w:id="1595" w:author="Felipe Neiva Mundim" w:date="2020-10-29T19:25:00Z">
              <w:rPr>
                <w:szCs w:val="24"/>
              </w:rPr>
            </w:rPrChange>
          </w:rPr>
          <w:t xml:space="preserve"> Interface</w:t>
        </w:r>
        <w:r w:rsidR="004E30DB">
          <w:rPr>
            <w:szCs w:val="24"/>
          </w:rPr>
          <w:t xml:space="preserve"> (</w:t>
        </w:r>
      </w:ins>
      <w:r w:rsidRPr="003F395A">
        <w:rPr>
          <w:szCs w:val="24"/>
        </w:rPr>
        <w:t>API</w:t>
      </w:r>
      <w:ins w:id="1596" w:author="Felipe Neiva Mundim" w:date="2020-10-29T19:25:00Z">
        <w:r w:rsidR="004E30DB">
          <w:rPr>
            <w:szCs w:val="24"/>
          </w:rPr>
          <w:t>)</w:t>
        </w:r>
      </w:ins>
      <w:r w:rsidRPr="003F395A">
        <w:rPr>
          <w:szCs w:val="24"/>
        </w:rPr>
        <w:t xml:space="preserve"> disponibilizada pelo BCB. Todas as séries pertencem ao período de 01/01/2014 a 30/06/2020.</w:t>
      </w:r>
    </w:p>
    <w:p w14:paraId="7CC77501" w14:textId="77777777" w:rsidR="005F1105" w:rsidRPr="003F395A" w:rsidRDefault="005F1105" w:rsidP="00762947">
      <w:pPr>
        <w:spacing w:after="120" w:line="360" w:lineRule="auto"/>
        <w:ind w:firstLine="709"/>
        <w:rPr>
          <w:szCs w:val="24"/>
        </w:rPr>
      </w:pPr>
      <w:r w:rsidRPr="003F395A">
        <w:rPr>
          <w:szCs w:val="24"/>
        </w:rPr>
        <w:t xml:space="preserve">Para a variável que representa o ritmo da atividade econômica foram consideradas algumas séries. </w:t>
      </w:r>
    </w:p>
    <w:p w14:paraId="0AE0B176" w14:textId="77777777"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4380</w:t>
      </w:r>
      <w:r w:rsidRPr="003F395A">
        <w:rPr>
          <w:rStyle w:val="Refdenotaderodap"/>
          <w:szCs w:val="24"/>
        </w:rPr>
        <w:footnoteReference w:id="31"/>
      </w:r>
      <w:r w:rsidRPr="003F395A">
        <w:rPr>
          <w:szCs w:val="24"/>
        </w:rPr>
        <w:t xml:space="preserve"> - PIB mensal - Valores correntes (R$ milhões)</w:t>
      </w:r>
    </w:p>
    <w:p w14:paraId="6904A659" w14:textId="77777777"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4382 - PIB acumulado dos últimos 12 meses - Valores correntes (R$ milhões)</w:t>
      </w:r>
    </w:p>
    <w:p w14:paraId="726EA428" w14:textId="690FFE7F"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 xml:space="preserve">24363 - Índice de Atividade Econômica do Banco Central </w:t>
      </w:r>
      <w:del w:id="1597" w:author="Felipe Neiva Mundim" w:date="2020-10-29T19:26:00Z">
        <w:r w:rsidRPr="003F395A" w:rsidDel="004E30DB">
          <w:rPr>
            <w:szCs w:val="24"/>
          </w:rPr>
          <w:delText xml:space="preserve">- </w:delText>
        </w:r>
      </w:del>
      <w:ins w:id="1598" w:author="Felipe Neiva Mundim" w:date="2020-10-29T19:26:00Z">
        <w:r w:rsidR="004E30DB">
          <w:rPr>
            <w:szCs w:val="24"/>
          </w:rPr>
          <w:t>(</w:t>
        </w:r>
      </w:ins>
      <w:r w:rsidRPr="003F395A">
        <w:rPr>
          <w:szCs w:val="24"/>
        </w:rPr>
        <w:t>IBC-Br</w:t>
      </w:r>
      <w:ins w:id="1599" w:author="Felipe Neiva Mundim" w:date="2020-10-29T19:26:00Z">
        <w:r w:rsidR="004E30DB">
          <w:rPr>
            <w:szCs w:val="24"/>
          </w:rPr>
          <w:t>)</w:t>
        </w:r>
      </w:ins>
    </w:p>
    <w:p w14:paraId="199C8E17" w14:textId="67F0BF03"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 xml:space="preserve">24364 - </w:t>
      </w:r>
      <w:del w:id="1600" w:author="Felipe Neiva Mundim" w:date="2020-10-30T11:00:00Z">
        <w:r w:rsidRPr="003F395A" w:rsidDel="00003A79">
          <w:rPr>
            <w:szCs w:val="24"/>
          </w:rPr>
          <w:delText>Índice de Atividade Econômica do Banco Central (</w:delText>
        </w:r>
      </w:del>
      <w:r w:rsidRPr="003F395A">
        <w:rPr>
          <w:szCs w:val="24"/>
        </w:rPr>
        <w:t>IBC-Br</w:t>
      </w:r>
      <w:del w:id="1601" w:author="Felipe Neiva Mundim" w:date="2020-10-30T11:00:00Z">
        <w:r w:rsidRPr="003F395A" w:rsidDel="00003A79">
          <w:rPr>
            <w:szCs w:val="24"/>
          </w:rPr>
          <w:delText>)</w:delText>
        </w:r>
      </w:del>
      <w:r w:rsidRPr="003F395A">
        <w:rPr>
          <w:szCs w:val="24"/>
        </w:rPr>
        <w:t xml:space="preserve"> - com ajuste sazonal</w:t>
      </w:r>
    </w:p>
    <w:p w14:paraId="2603D010" w14:textId="77777777" w:rsidR="005F1105" w:rsidRPr="003F395A" w:rsidRDefault="005F1105" w:rsidP="00762947">
      <w:pPr>
        <w:spacing w:after="120" w:line="360" w:lineRule="auto"/>
        <w:ind w:firstLine="709"/>
        <w:rPr>
          <w:szCs w:val="24"/>
        </w:rPr>
      </w:pPr>
      <w:r w:rsidRPr="003F395A">
        <w:rPr>
          <w:szCs w:val="24"/>
        </w:rPr>
        <w:t>Para representar o custo de capital da economia brasileira considerou-se:</w:t>
      </w:r>
    </w:p>
    <w:p w14:paraId="7B51C921" w14:textId="77777777" w:rsidR="005F1105" w:rsidRPr="003F395A" w:rsidRDefault="005F1105" w:rsidP="00762947">
      <w:pPr>
        <w:pStyle w:val="PargrafodaLista"/>
        <w:numPr>
          <w:ilvl w:val="0"/>
          <w:numId w:val="9"/>
        </w:numPr>
        <w:spacing w:after="120" w:line="360" w:lineRule="auto"/>
        <w:ind w:left="0" w:firstLine="709"/>
        <w:rPr>
          <w:szCs w:val="24"/>
        </w:rPr>
      </w:pPr>
      <w:r w:rsidRPr="003F395A">
        <w:rPr>
          <w:szCs w:val="24"/>
        </w:rPr>
        <w:t>4390 - Taxa de juros - Selic acumulada no mês</w:t>
      </w:r>
    </w:p>
    <w:p w14:paraId="0B9DF698" w14:textId="77777777" w:rsidR="005F1105" w:rsidRPr="003F395A" w:rsidRDefault="005F1105" w:rsidP="00762947">
      <w:pPr>
        <w:pStyle w:val="PargrafodaLista"/>
        <w:numPr>
          <w:ilvl w:val="0"/>
          <w:numId w:val="9"/>
        </w:numPr>
        <w:spacing w:after="120" w:line="360" w:lineRule="auto"/>
        <w:ind w:left="0" w:firstLine="709"/>
        <w:rPr>
          <w:szCs w:val="24"/>
        </w:rPr>
      </w:pPr>
      <w:r w:rsidRPr="003F395A">
        <w:rPr>
          <w:szCs w:val="24"/>
        </w:rPr>
        <w:t>4189 - Taxa de juros - Selic acumulada no mês anualizada base 252</w:t>
      </w:r>
    </w:p>
    <w:p w14:paraId="4609E595" w14:textId="77777777" w:rsidR="005F1105" w:rsidRPr="003F395A" w:rsidRDefault="005F1105" w:rsidP="00762947">
      <w:pPr>
        <w:pStyle w:val="PargrafodaLista"/>
        <w:numPr>
          <w:ilvl w:val="0"/>
          <w:numId w:val="9"/>
        </w:numPr>
        <w:spacing w:after="120" w:line="360" w:lineRule="auto"/>
        <w:ind w:left="0" w:firstLine="709"/>
        <w:rPr>
          <w:szCs w:val="24"/>
        </w:rPr>
      </w:pPr>
      <w:r w:rsidRPr="003F395A">
        <w:rPr>
          <w:szCs w:val="24"/>
        </w:rPr>
        <w:t>25433 - Taxa média mensal de juros das operações de crédito - Total</w:t>
      </w:r>
    </w:p>
    <w:p w14:paraId="04B96019" w14:textId="77777777" w:rsidR="005F1105" w:rsidRPr="003F395A" w:rsidRDefault="005F1105" w:rsidP="00762947">
      <w:pPr>
        <w:pStyle w:val="PargrafodaLista"/>
        <w:numPr>
          <w:ilvl w:val="0"/>
          <w:numId w:val="9"/>
        </w:numPr>
        <w:spacing w:after="120" w:line="360" w:lineRule="auto"/>
        <w:ind w:left="0" w:firstLine="709"/>
        <w:rPr>
          <w:szCs w:val="24"/>
        </w:rPr>
      </w:pPr>
      <w:r w:rsidRPr="003F395A">
        <w:rPr>
          <w:szCs w:val="24"/>
        </w:rPr>
        <w:t>25434 - Taxa média mensal de juros das operações de crédito - Pessoas jurídicas - Total</w:t>
      </w:r>
    </w:p>
    <w:p w14:paraId="56A83FD3" w14:textId="77777777" w:rsidR="005F1105" w:rsidRPr="003F395A" w:rsidRDefault="005F1105" w:rsidP="00762947">
      <w:pPr>
        <w:spacing w:after="120" w:line="360" w:lineRule="auto"/>
        <w:ind w:firstLine="709"/>
        <w:rPr>
          <w:szCs w:val="24"/>
        </w:rPr>
      </w:pPr>
      <w:r w:rsidRPr="003F395A">
        <w:rPr>
          <w:szCs w:val="24"/>
        </w:rPr>
        <w:t>Para os termos de troca:</w:t>
      </w:r>
    </w:p>
    <w:p w14:paraId="0FA569F5" w14:textId="77777777" w:rsidR="005F1105" w:rsidRPr="003F395A" w:rsidRDefault="005F1105" w:rsidP="00762947">
      <w:pPr>
        <w:pStyle w:val="PargrafodaLista"/>
        <w:numPr>
          <w:ilvl w:val="0"/>
          <w:numId w:val="10"/>
        </w:numPr>
        <w:spacing w:after="120" w:line="360" w:lineRule="auto"/>
        <w:ind w:left="0" w:firstLine="709"/>
        <w:rPr>
          <w:szCs w:val="24"/>
        </w:rPr>
      </w:pPr>
      <w:r w:rsidRPr="003F395A">
        <w:rPr>
          <w:szCs w:val="24"/>
        </w:rPr>
        <w:t xml:space="preserve">11752 - Índice da taxa de câmbio efetiva real (IPCA) - </w:t>
      </w:r>
      <w:proofErr w:type="spellStart"/>
      <w:r w:rsidRPr="003F395A">
        <w:rPr>
          <w:szCs w:val="24"/>
        </w:rPr>
        <w:t>Jun</w:t>
      </w:r>
      <w:proofErr w:type="spellEnd"/>
      <w:r w:rsidRPr="003F395A">
        <w:rPr>
          <w:szCs w:val="24"/>
        </w:rPr>
        <w:t>/1994=100</w:t>
      </w:r>
    </w:p>
    <w:p w14:paraId="57DE897C" w14:textId="77777777" w:rsidR="005F1105" w:rsidRPr="003F395A" w:rsidRDefault="005F1105" w:rsidP="00762947">
      <w:pPr>
        <w:pStyle w:val="PargrafodaLista"/>
        <w:numPr>
          <w:ilvl w:val="0"/>
          <w:numId w:val="10"/>
        </w:numPr>
        <w:spacing w:after="120" w:line="360" w:lineRule="auto"/>
        <w:ind w:left="0" w:firstLine="709"/>
        <w:rPr>
          <w:szCs w:val="24"/>
        </w:rPr>
      </w:pPr>
      <w:r w:rsidRPr="003F395A">
        <w:rPr>
          <w:szCs w:val="24"/>
        </w:rPr>
        <w:t xml:space="preserve">11753 - Índice da taxa de câmbio real (IPCA) - </w:t>
      </w:r>
      <w:proofErr w:type="spellStart"/>
      <w:r w:rsidRPr="003F395A">
        <w:rPr>
          <w:szCs w:val="24"/>
        </w:rPr>
        <w:t>Jun</w:t>
      </w:r>
      <w:proofErr w:type="spellEnd"/>
      <w:r w:rsidRPr="003F395A">
        <w:rPr>
          <w:szCs w:val="24"/>
        </w:rPr>
        <w:t>/1994=100 - Dólar americano</w:t>
      </w:r>
    </w:p>
    <w:p w14:paraId="0F4D3DB4" w14:textId="77777777" w:rsidR="005F1105" w:rsidRPr="003F395A" w:rsidRDefault="005F1105" w:rsidP="00762947">
      <w:pPr>
        <w:pStyle w:val="PargrafodaLista"/>
        <w:numPr>
          <w:ilvl w:val="0"/>
          <w:numId w:val="10"/>
        </w:numPr>
        <w:spacing w:after="120" w:line="360" w:lineRule="auto"/>
        <w:ind w:left="0" w:firstLine="709"/>
        <w:rPr>
          <w:szCs w:val="24"/>
        </w:rPr>
      </w:pPr>
      <w:r w:rsidRPr="003F395A">
        <w:rPr>
          <w:szCs w:val="24"/>
        </w:rPr>
        <w:t xml:space="preserve">20360 - Índice da taxa de câmbio efetiva nominal - </w:t>
      </w:r>
      <w:proofErr w:type="spellStart"/>
      <w:r w:rsidRPr="003F395A">
        <w:rPr>
          <w:szCs w:val="24"/>
        </w:rPr>
        <w:t>Jun</w:t>
      </w:r>
      <w:proofErr w:type="spellEnd"/>
      <w:r w:rsidRPr="003F395A">
        <w:rPr>
          <w:szCs w:val="24"/>
        </w:rPr>
        <w:t>/1994=100</w:t>
      </w:r>
    </w:p>
    <w:p w14:paraId="2144EC32" w14:textId="77777777" w:rsidR="005F1105" w:rsidRPr="003F395A" w:rsidRDefault="005F1105" w:rsidP="00762947">
      <w:pPr>
        <w:spacing w:after="120" w:line="360" w:lineRule="auto"/>
        <w:ind w:firstLine="709"/>
        <w:rPr>
          <w:szCs w:val="24"/>
        </w:rPr>
      </w:pPr>
      <w:r w:rsidRPr="003F395A">
        <w:rPr>
          <w:szCs w:val="24"/>
        </w:rPr>
        <w:t>Representando o comportamento da evolução dos preços no período:</w:t>
      </w:r>
    </w:p>
    <w:p w14:paraId="6C2610C7" w14:textId="4A822CD4" w:rsidR="005F1105" w:rsidRPr="003F395A" w:rsidRDefault="005F1105" w:rsidP="00762947">
      <w:pPr>
        <w:pStyle w:val="PargrafodaLista"/>
        <w:numPr>
          <w:ilvl w:val="0"/>
          <w:numId w:val="11"/>
        </w:numPr>
        <w:spacing w:after="120" w:line="360" w:lineRule="auto"/>
        <w:ind w:left="0" w:firstLine="709"/>
        <w:rPr>
          <w:szCs w:val="24"/>
        </w:rPr>
      </w:pPr>
      <w:r w:rsidRPr="003F395A">
        <w:rPr>
          <w:szCs w:val="24"/>
        </w:rPr>
        <w:t xml:space="preserve">433 - Índice </w:t>
      </w:r>
      <w:r w:rsidR="004E30DB" w:rsidRPr="003F395A">
        <w:rPr>
          <w:szCs w:val="24"/>
        </w:rPr>
        <w:t xml:space="preserve">Nacional </w:t>
      </w:r>
      <w:r w:rsidRPr="003F395A">
        <w:rPr>
          <w:szCs w:val="24"/>
        </w:rPr>
        <w:t xml:space="preserve">de </w:t>
      </w:r>
      <w:r w:rsidR="004E30DB" w:rsidRPr="003F395A">
        <w:rPr>
          <w:szCs w:val="24"/>
        </w:rPr>
        <w:t xml:space="preserve">Preços </w:t>
      </w:r>
      <w:r w:rsidRPr="003F395A">
        <w:rPr>
          <w:szCs w:val="24"/>
        </w:rPr>
        <w:t xml:space="preserve">ao </w:t>
      </w:r>
      <w:r w:rsidR="004E30DB" w:rsidRPr="003F395A">
        <w:rPr>
          <w:szCs w:val="24"/>
        </w:rPr>
        <w:t>Consumidor</w:t>
      </w:r>
      <w:del w:id="1602" w:author="Felipe Neiva Mundim" w:date="2020-10-29T19:27:00Z">
        <w:r w:rsidRPr="003F395A" w:rsidDel="004E30DB">
          <w:rPr>
            <w:szCs w:val="24"/>
          </w:rPr>
          <w:delText>-</w:delText>
        </w:r>
      </w:del>
      <w:ins w:id="1603" w:author="Felipe Neiva Mundim" w:date="2020-10-29T19:27:00Z">
        <w:r w:rsidR="004E30DB">
          <w:rPr>
            <w:szCs w:val="24"/>
          </w:rPr>
          <w:t xml:space="preserve"> </w:t>
        </w:r>
      </w:ins>
      <w:r w:rsidR="004E30DB" w:rsidRPr="003F395A">
        <w:rPr>
          <w:szCs w:val="24"/>
        </w:rPr>
        <w:t xml:space="preserve">Amplo </w:t>
      </w:r>
      <w:r w:rsidRPr="003F395A">
        <w:rPr>
          <w:szCs w:val="24"/>
        </w:rPr>
        <w:t>(IPCA) do Instituto Brasileiro de Geografia e Estatística (IBGE)</w:t>
      </w:r>
    </w:p>
    <w:p w14:paraId="0B5EA19A" w14:textId="512BCE7D" w:rsidR="005F1105" w:rsidRPr="003F395A" w:rsidRDefault="005F1105" w:rsidP="00762947">
      <w:pPr>
        <w:spacing w:after="120" w:line="360" w:lineRule="auto"/>
        <w:ind w:firstLine="709"/>
        <w:rPr>
          <w:szCs w:val="24"/>
        </w:rPr>
      </w:pPr>
      <w:del w:id="1604" w:author="Felipe Neiva Mundim" w:date="2020-10-29T19:28:00Z">
        <w:r w:rsidRPr="003F395A" w:rsidDel="004E30DB">
          <w:rPr>
            <w:szCs w:val="24"/>
          </w:rPr>
          <w:lastRenderedPageBreak/>
          <w:delText>Já a</w:delText>
        </w:r>
      </w:del>
      <w:ins w:id="1605" w:author="Felipe Neiva Mundim" w:date="2020-10-29T19:28:00Z">
        <w:r w:rsidR="004E30DB">
          <w:rPr>
            <w:szCs w:val="24"/>
          </w:rPr>
          <w:t>A</w:t>
        </w:r>
      </w:ins>
      <w:r w:rsidRPr="003F395A">
        <w:rPr>
          <w:szCs w:val="24"/>
        </w:rPr>
        <w:t xml:space="preserve"> influência da oferta dos meios de pagamento será avaliada pelo M4:</w:t>
      </w:r>
    </w:p>
    <w:p w14:paraId="486A356F" w14:textId="77777777" w:rsidR="005F1105" w:rsidRPr="003F395A" w:rsidRDefault="005F1105" w:rsidP="00762947">
      <w:pPr>
        <w:pStyle w:val="PargrafodaLista"/>
        <w:numPr>
          <w:ilvl w:val="0"/>
          <w:numId w:val="11"/>
        </w:numPr>
        <w:spacing w:after="120" w:line="360" w:lineRule="auto"/>
        <w:ind w:left="0" w:firstLine="709"/>
        <w:rPr>
          <w:szCs w:val="24"/>
        </w:rPr>
      </w:pPr>
      <w:r w:rsidRPr="003F395A">
        <w:rPr>
          <w:szCs w:val="24"/>
        </w:rPr>
        <w:t>1843 - Meios de pagamento amplos - M4 (saldo em final de período)</w:t>
      </w:r>
    </w:p>
    <w:p w14:paraId="2D90CEC6" w14:textId="5BE40DD4" w:rsidR="005F1105" w:rsidRPr="003F395A" w:rsidRDefault="005F1105" w:rsidP="00762947">
      <w:pPr>
        <w:spacing w:after="120" w:line="360" w:lineRule="auto"/>
        <w:ind w:firstLine="709"/>
        <w:rPr>
          <w:szCs w:val="24"/>
        </w:rPr>
      </w:pPr>
      <w:r w:rsidRPr="003F395A">
        <w:rPr>
          <w:szCs w:val="24"/>
        </w:rPr>
        <w:t xml:space="preserve">Quanto aos dados obtidos fora do SGS, </w:t>
      </w:r>
      <w:del w:id="1606" w:author="Felipe Neiva Mundim" w:date="2020-10-29T19:46:00Z">
        <w:r w:rsidRPr="003F395A" w:rsidDel="00B02032">
          <w:rPr>
            <w:szCs w:val="24"/>
          </w:rPr>
          <w:delText>tem-se</w:delText>
        </w:r>
      </w:del>
      <w:ins w:id="1607" w:author="Felipe Neiva Mundim" w:date="2020-10-29T19:46:00Z">
        <w:r w:rsidR="00B02032">
          <w:rPr>
            <w:szCs w:val="24"/>
          </w:rPr>
          <w:t>complementarmente</w:t>
        </w:r>
      </w:ins>
      <w:r w:rsidRPr="003F395A">
        <w:rPr>
          <w:szCs w:val="24"/>
        </w:rPr>
        <w:t xml:space="preserve"> </w:t>
      </w:r>
      <w:del w:id="1608" w:author="Felipe Neiva Mundim" w:date="2020-10-29T19:47:00Z">
        <w:r w:rsidRPr="003F395A" w:rsidDel="00B02032">
          <w:rPr>
            <w:szCs w:val="24"/>
          </w:rPr>
          <w:delText xml:space="preserve">as séries </w:delText>
        </w:r>
      </w:del>
      <w:ins w:id="1609" w:author="Felipe Neiva Mundim" w:date="2020-10-29T19:47:00Z">
        <w:r w:rsidR="00B02032">
          <w:rPr>
            <w:szCs w:val="24"/>
          </w:rPr>
          <w:t xml:space="preserve">foram </w:t>
        </w:r>
      </w:ins>
      <w:r w:rsidRPr="003F395A">
        <w:rPr>
          <w:szCs w:val="24"/>
        </w:rPr>
        <w:t>extraídas</w:t>
      </w:r>
      <w:ins w:id="1610" w:author="Felipe Neiva Mundim" w:date="2020-10-29T19:47:00Z">
        <w:r w:rsidR="00B02032">
          <w:rPr>
            <w:szCs w:val="24"/>
          </w:rPr>
          <w:t xml:space="preserve"> </w:t>
        </w:r>
        <w:r w:rsidR="00B02032" w:rsidRPr="003F395A">
          <w:rPr>
            <w:szCs w:val="24"/>
          </w:rPr>
          <w:t>as séries</w:t>
        </w:r>
      </w:ins>
      <w:r w:rsidRPr="003F395A">
        <w:rPr>
          <w:szCs w:val="24"/>
        </w:rPr>
        <w:t xml:space="preserve"> do portal </w:t>
      </w:r>
      <w:proofErr w:type="spellStart"/>
      <w:r w:rsidRPr="003F395A">
        <w:rPr>
          <w:szCs w:val="24"/>
        </w:rPr>
        <w:t>Ipeadata</w:t>
      </w:r>
      <w:proofErr w:type="spellEnd"/>
      <w:r w:rsidRPr="003F395A">
        <w:rPr>
          <w:rStyle w:val="Refdenotaderodap"/>
          <w:szCs w:val="24"/>
        </w:rPr>
        <w:footnoteReference w:id="32"/>
      </w:r>
      <w:r w:rsidRPr="003F395A">
        <w:rPr>
          <w:szCs w:val="24"/>
        </w:rPr>
        <w:t xml:space="preserve"> por meio do pacote</w:t>
      </w:r>
      <w:del w:id="1611" w:author="Felipe Neiva Mundim" w:date="2020-10-29T19:47:00Z">
        <w:r w:rsidRPr="003F395A" w:rsidDel="00B02032">
          <w:rPr>
            <w:szCs w:val="24"/>
          </w:rPr>
          <w:delText>, também</w:delText>
        </w:r>
      </w:del>
      <w:r w:rsidRPr="003F395A">
        <w:rPr>
          <w:szCs w:val="24"/>
        </w:rPr>
        <w:t xml:space="preserve"> do R, </w:t>
      </w:r>
      <w:proofErr w:type="spellStart"/>
      <w:r w:rsidRPr="003F395A">
        <w:rPr>
          <w:i/>
          <w:iCs/>
          <w:szCs w:val="24"/>
        </w:rPr>
        <w:t>ipeadatar</w:t>
      </w:r>
      <w:proofErr w:type="spellEnd"/>
      <w:r w:rsidRPr="003F395A">
        <w:rPr>
          <w:rStyle w:val="Refdenotaderodap"/>
          <w:i/>
          <w:iCs/>
          <w:szCs w:val="24"/>
        </w:rPr>
        <w:footnoteReference w:id="33"/>
      </w:r>
      <w:r w:rsidRPr="003F395A">
        <w:rPr>
          <w:szCs w:val="24"/>
        </w:rPr>
        <w:t>:</w:t>
      </w:r>
    </w:p>
    <w:p w14:paraId="2759478A" w14:textId="77777777" w:rsidR="005F1105" w:rsidRPr="003F395A" w:rsidRDefault="005F1105" w:rsidP="00762947">
      <w:pPr>
        <w:pStyle w:val="PargrafodaLista"/>
        <w:numPr>
          <w:ilvl w:val="0"/>
          <w:numId w:val="11"/>
        </w:numPr>
        <w:spacing w:after="120" w:line="360" w:lineRule="auto"/>
        <w:ind w:left="0" w:firstLine="709"/>
        <w:rPr>
          <w:szCs w:val="24"/>
        </w:rPr>
      </w:pPr>
      <w:r w:rsidRPr="003F395A">
        <w:rPr>
          <w:szCs w:val="24"/>
        </w:rPr>
        <w:t>JPM366_EMBI366 - EMBI + Risco-Brasil, diária (a respeito da periodicidade, foi realizado o cálculo da média mensal), do JP Morgan.</w:t>
      </w:r>
    </w:p>
    <w:p w14:paraId="271A4928" w14:textId="54C5CD43" w:rsidR="005F1105" w:rsidRPr="003F395A" w:rsidRDefault="005F1105" w:rsidP="00B02032">
      <w:pPr>
        <w:pStyle w:val="PargrafodaLista"/>
        <w:numPr>
          <w:ilvl w:val="0"/>
          <w:numId w:val="11"/>
        </w:numPr>
        <w:spacing w:after="120" w:line="360" w:lineRule="auto"/>
        <w:rPr>
          <w:szCs w:val="24"/>
        </w:rPr>
      </w:pPr>
      <w:r w:rsidRPr="003F395A">
        <w:rPr>
          <w:szCs w:val="24"/>
        </w:rPr>
        <w:t xml:space="preserve">PNADC12_PO12 - Pessoas ocupadas, da </w:t>
      </w:r>
      <w:ins w:id="1612" w:author="Felipe Neiva Mundim" w:date="2020-10-29T19:48:00Z">
        <w:r w:rsidR="00B02032" w:rsidRPr="00B02032">
          <w:rPr>
            <w:szCs w:val="24"/>
          </w:rPr>
          <w:t xml:space="preserve">Pesquisa Nacional por Amostra de Domicílios </w:t>
        </w:r>
        <w:r w:rsidR="00B02032">
          <w:rPr>
            <w:szCs w:val="24"/>
          </w:rPr>
          <w:t>(</w:t>
        </w:r>
      </w:ins>
      <w:r w:rsidRPr="003F395A">
        <w:rPr>
          <w:szCs w:val="24"/>
        </w:rPr>
        <w:t>PNAD</w:t>
      </w:r>
      <w:ins w:id="1613" w:author="Felipe Neiva Mundim" w:date="2020-10-29T19:48:00Z">
        <w:r w:rsidR="00B02032">
          <w:rPr>
            <w:szCs w:val="24"/>
          </w:rPr>
          <w:t>)</w:t>
        </w:r>
      </w:ins>
      <w:r w:rsidRPr="003F395A">
        <w:rPr>
          <w:szCs w:val="24"/>
        </w:rPr>
        <w:t xml:space="preserve"> Contínua </w:t>
      </w:r>
      <w:del w:id="1614" w:author="Felipe Neiva Mundim" w:date="2020-10-29T19:48:00Z">
        <w:r w:rsidRPr="003F395A" w:rsidDel="00B02032">
          <w:rPr>
            <w:szCs w:val="24"/>
          </w:rPr>
          <w:delText xml:space="preserve">de </w:delText>
        </w:r>
      </w:del>
      <w:ins w:id="1615" w:author="Felipe Neiva Mundim" w:date="2020-10-29T19:48:00Z">
        <w:r w:rsidR="00B02032">
          <w:rPr>
            <w:szCs w:val="24"/>
          </w:rPr>
          <w:t>do</w:t>
        </w:r>
        <w:r w:rsidR="00B02032" w:rsidRPr="003F395A">
          <w:rPr>
            <w:szCs w:val="24"/>
          </w:rPr>
          <w:t xml:space="preserve"> </w:t>
        </w:r>
      </w:ins>
      <w:r w:rsidRPr="003F395A">
        <w:rPr>
          <w:szCs w:val="24"/>
        </w:rPr>
        <w:t>IBGE.</w:t>
      </w:r>
    </w:p>
    <w:p w14:paraId="36755D12" w14:textId="7EE74A28" w:rsidR="005F1105" w:rsidRPr="003F395A" w:rsidRDefault="005F1105" w:rsidP="00762947">
      <w:pPr>
        <w:spacing w:after="120" w:line="360" w:lineRule="auto"/>
        <w:ind w:firstLine="709"/>
        <w:rPr>
          <w:szCs w:val="24"/>
        </w:rPr>
      </w:pPr>
      <w:r w:rsidRPr="003F395A">
        <w:rPr>
          <w:szCs w:val="24"/>
        </w:rPr>
        <w:t xml:space="preserve">Ademais, tem-se a série mensal do índice Bovespa, obtida por meio do pacote </w:t>
      </w:r>
      <w:proofErr w:type="spellStart"/>
      <w:r w:rsidRPr="003F395A">
        <w:rPr>
          <w:i/>
          <w:szCs w:val="24"/>
        </w:rPr>
        <w:t>tseries</w:t>
      </w:r>
      <w:proofErr w:type="spellEnd"/>
      <w:r w:rsidRPr="003F395A">
        <w:rPr>
          <w:rStyle w:val="Refdenotaderodap"/>
          <w:i/>
          <w:szCs w:val="24"/>
        </w:rPr>
        <w:footnoteReference w:id="34"/>
      </w:r>
      <w:r w:rsidRPr="003F395A">
        <w:rPr>
          <w:szCs w:val="24"/>
        </w:rPr>
        <w:t xml:space="preserve"> do R. O pacote permite acessar a API disponibilizada pelo </w:t>
      </w:r>
      <w:r w:rsidRPr="003F395A">
        <w:rPr>
          <w:i/>
          <w:szCs w:val="24"/>
        </w:rPr>
        <w:t xml:space="preserve">Yahoo </w:t>
      </w:r>
      <w:proofErr w:type="spellStart"/>
      <w:r w:rsidRPr="003F395A">
        <w:rPr>
          <w:i/>
          <w:szCs w:val="24"/>
        </w:rPr>
        <w:t>Finance</w:t>
      </w:r>
      <w:proofErr w:type="spellEnd"/>
      <w:del w:id="1616" w:author="Felipe Neiva Mundim" w:date="2020-10-29T19:48:00Z">
        <w:r w:rsidRPr="003F395A" w:rsidDel="00B02032">
          <w:rPr>
            <w:szCs w:val="24"/>
          </w:rPr>
          <w:delText>.</w:delText>
        </w:r>
      </w:del>
      <w:ins w:id="1617" w:author="Felipe Neiva Mundim" w:date="2020-10-29T19:48:00Z">
        <w:r w:rsidR="00B02032">
          <w:rPr>
            <w:szCs w:val="24"/>
          </w:rPr>
          <w:t>:</w:t>
        </w:r>
      </w:ins>
    </w:p>
    <w:p w14:paraId="4F8057B3" w14:textId="77777777" w:rsidR="005F1105" w:rsidRPr="003F395A" w:rsidRDefault="005F1105" w:rsidP="00762947">
      <w:pPr>
        <w:pStyle w:val="PargrafodaLista"/>
        <w:numPr>
          <w:ilvl w:val="0"/>
          <w:numId w:val="11"/>
        </w:numPr>
        <w:spacing w:after="120" w:line="360" w:lineRule="auto"/>
        <w:ind w:left="0" w:firstLine="709"/>
        <w:rPr>
          <w:szCs w:val="24"/>
        </w:rPr>
      </w:pPr>
      <w:r w:rsidRPr="003F395A">
        <w:rPr>
          <w:szCs w:val="24"/>
        </w:rPr>
        <w:t>^BVSP - IBOVESPA</w:t>
      </w:r>
    </w:p>
    <w:p w14:paraId="09B157E8" w14:textId="5C7B6FBB" w:rsidR="005F1105" w:rsidRPr="003F395A" w:rsidRDefault="00937DCB" w:rsidP="00762947">
      <w:pPr>
        <w:spacing w:after="120" w:line="360" w:lineRule="auto"/>
        <w:ind w:firstLine="709"/>
        <w:rPr>
          <w:rFonts w:cstheme="minorHAnsi"/>
          <w:bCs/>
          <w:szCs w:val="24"/>
        </w:rPr>
      </w:pPr>
      <w:r w:rsidRPr="003F395A">
        <w:rPr>
          <w:rFonts w:cstheme="minorHAnsi"/>
          <w:bCs/>
          <w:szCs w:val="24"/>
        </w:rPr>
        <w:t xml:space="preserve">Por fim, </w:t>
      </w:r>
      <w:del w:id="1618" w:author="Felipe Neiva Mundim" w:date="2020-10-29T19:49:00Z">
        <w:r w:rsidRPr="003F395A" w:rsidDel="00B02032">
          <w:rPr>
            <w:rFonts w:cstheme="minorHAnsi"/>
            <w:bCs/>
            <w:szCs w:val="24"/>
          </w:rPr>
          <w:delText>a boa aparência das</w:delText>
        </w:r>
      </w:del>
      <w:ins w:id="1619" w:author="Felipe Neiva Mundim" w:date="2020-10-29T19:49:00Z">
        <w:r w:rsidR="00B02032">
          <w:rPr>
            <w:rFonts w:cstheme="minorHAnsi"/>
            <w:bCs/>
            <w:szCs w:val="24"/>
          </w:rPr>
          <w:t>as</w:t>
        </w:r>
      </w:ins>
      <w:r w:rsidRPr="003F395A">
        <w:rPr>
          <w:rFonts w:cstheme="minorHAnsi"/>
          <w:bCs/>
          <w:szCs w:val="24"/>
        </w:rPr>
        <w:t xml:space="preserve"> tabelas</w:t>
      </w:r>
      <w:r w:rsidR="00F34F59" w:rsidRPr="003F395A">
        <w:rPr>
          <w:rFonts w:cstheme="minorHAnsi"/>
          <w:bCs/>
          <w:szCs w:val="24"/>
        </w:rPr>
        <w:t xml:space="preserve"> resulta</w:t>
      </w:r>
      <w:ins w:id="1620" w:author="Felipe Neiva Mundim" w:date="2020-10-29T19:49:00Z">
        <w:r w:rsidR="00B02032">
          <w:rPr>
            <w:rFonts w:cstheme="minorHAnsi"/>
            <w:bCs/>
            <w:szCs w:val="24"/>
          </w:rPr>
          <w:t>m</w:t>
        </w:r>
      </w:ins>
      <w:r w:rsidR="00F34F59" w:rsidRPr="003F395A">
        <w:rPr>
          <w:rFonts w:cstheme="minorHAnsi"/>
          <w:bCs/>
          <w:szCs w:val="24"/>
        </w:rPr>
        <w:t xml:space="preserve"> da</w:t>
      </w:r>
      <w:r w:rsidRPr="003F395A">
        <w:rPr>
          <w:rFonts w:cstheme="minorHAnsi"/>
          <w:bCs/>
          <w:szCs w:val="24"/>
        </w:rPr>
        <w:t xml:space="preserve"> combinação do pacote </w:t>
      </w:r>
      <w:proofErr w:type="spellStart"/>
      <w:r w:rsidRPr="003F395A">
        <w:rPr>
          <w:rFonts w:cstheme="minorHAnsi"/>
          <w:bCs/>
          <w:i/>
          <w:iCs/>
          <w:szCs w:val="24"/>
        </w:rPr>
        <w:t>stargazer</w:t>
      </w:r>
      <w:proofErr w:type="spellEnd"/>
      <w:r w:rsidR="00F34F59" w:rsidRPr="003F395A">
        <w:rPr>
          <w:rFonts w:cstheme="minorHAnsi"/>
          <w:bCs/>
          <w:szCs w:val="24"/>
        </w:rPr>
        <w:t xml:space="preserve"> </w:t>
      </w:r>
      <w:r w:rsidRPr="003F395A">
        <w:rPr>
          <w:rFonts w:cstheme="minorHAnsi"/>
          <w:bCs/>
          <w:szCs w:val="24"/>
        </w:rPr>
        <w:t xml:space="preserve">do R e da plataforma </w:t>
      </w:r>
      <w:proofErr w:type="spellStart"/>
      <w:r w:rsidRPr="003F395A">
        <w:rPr>
          <w:rFonts w:cstheme="minorHAnsi"/>
          <w:bCs/>
          <w:i/>
          <w:iCs/>
          <w:szCs w:val="24"/>
        </w:rPr>
        <w:t>Overleaf</w:t>
      </w:r>
      <w:proofErr w:type="spellEnd"/>
      <w:r w:rsidR="00F34F59" w:rsidRPr="003F395A">
        <w:rPr>
          <w:rStyle w:val="Refdenotaderodap"/>
          <w:rFonts w:cstheme="minorHAnsi"/>
          <w:bCs/>
          <w:szCs w:val="24"/>
        </w:rPr>
        <w:footnoteReference w:id="35"/>
      </w:r>
      <w:r w:rsidR="00F34F59" w:rsidRPr="003F395A">
        <w:rPr>
          <w:rFonts w:cstheme="minorHAnsi"/>
          <w:bCs/>
          <w:szCs w:val="24"/>
        </w:rPr>
        <w:t xml:space="preserve">, um editor </w:t>
      </w:r>
      <w:proofErr w:type="spellStart"/>
      <w:r w:rsidR="00F34F59" w:rsidRPr="003F395A">
        <w:rPr>
          <w:rFonts w:cstheme="minorHAnsi"/>
          <w:bCs/>
          <w:szCs w:val="24"/>
        </w:rPr>
        <w:t>LaTex</w:t>
      </w:r>
      <w:proofErr w:type="spellEnd"/>
      <w:r w:rsidR="00F34F59" w:rsidRPr="003F395A">
        <w:rPr>
          <w:rFonts w:cstheme="minorHAnsi"/>
          <w:bCs/>
          <w:szCs w:val="24"/>
        </w:rPr>
        <w:t xml:space="preserve"> online.</w:t>
      </w:r>
    </w:p>
    <w:p w14:paraId="7776A960" w14:textId="77777777" w:rsidR="00F011CA" w:rsidRPr="003F395A" w:rsidRDefault="00F011CA" w:rsidP="00762947">
      <w:pPr>
        <w:spacing w:after="120" w:line="360" w:lineRule="auto"/>
        <w:ind w:firstLine="709"/>
        <w:rPr>
          <w:rFonts w:cstheme="minorHAnsi"/>
          <w:bCs/>
          <w:szCs w:val="24"/>
        </w:rPr>
      </w:pPr>
    </w:p>
    <w:p w14:paraId="16528832" w14:textId="1FC8C707" w:rsidR="005F1105" w:rsidRPr="003F395A" w:rsidRDefault="00B82A98" w:rsidP="00C9677A">
      <w:pPr>
        <w:pStyle w:val="Ttulo1"/>
        <w:numPr>
          <w:ilvl w:val="0"/>
          <w:numId w:val="25"/>
        </w:numPr>
        <w:ind w:hanging="720"/>
      </w:pPr>
      <w:bookmarkStart w:id="1621" w:name="_Toc49960138"/>
      <w:bookmarkStart w:id="1622" w:name="_Toc49960139"/>
      <w:bookmarkStart w:id="1623" w:name="_Toc49960140"/>
      <w:bookmarkStart w:id="1624" w:name="_Toc49960141"/>
      <w:bookmarkStart w:id="1625" w:name="_Toc49960142"/>
      <w:bookmarkStart w:id="1626" w:name="_Toc49960143"/>
      <w:bookmarkStart w:id="1627" w:name="_Toc49960144"/>
      <w:bookmarkStart w:id="1628" w:name="_Toc49960145"/>
      <w:bookmarkStart w:id="1629" w:name="_Toc49960146"/>
      <w:bookmarkStart w:id="1630" w:name="_Toc49960147"/>
      <w:bookmarkStart w:id="1631" w:name="_Toc49960148"/>
      <w:bookmarkStart w:id="1632" w:name="_Toc49960149"/>
      <w:bookmarkStart w:id="1633" w:name="_Toc49960150"/>
      <w:bookmarkStart w:id="1634" w:name="_Toc49960151"/>
      <w:bookmarkStart w:id="1635" w:name="_Toc49960152"/>
      <w:bookmarkStart w:id="1636" w:name="_Toc49960153"/>
      <w:bookmarkStart w:id="1637" w:name="_Toc49960154"/>
      <w:bookmarkStart w:id="1638" w:name="_Toc49960155"/>
      <w:bookmarkStart w:id="1639" w:name="_Toc49960156"/>
      <w:bookmarkStart w:id="1640" w:name="_Toc49960157"/>
      <w:bookmarkStart w:id="1641" w:name="_Toc49960158"/>
      <w:bookmarkStart w:id="1642" w:name="_Toc49960159"/>
      <w:bookmarkStart w:id="1643" w:name="_Toc49960160"/>
      <w:bookmarkStart w:id="1644" w:name="_Toc49960161"/>
      <w:bookmarkStart w:id="1645" w:name="_Toc49960162"/>
      <w:bookmarkStart w:id="1646" w:name="_Toc49960163"/>
      <w:bookmarkStart w:id="1647" w:name="_Toc49960164"/>
      <w:bookmarkStart w:id="1648" w:name="_Toc49960165"/>
      <w:bookmarkStart w:id="1649" w:name="_Toc49960166"/>
      <w:bookmarkStart w:id="1650" w:name="_Toc49960167"/>
      <w:bookmarkStart w:id="1651" w:name="_Toc49960168"/>
      <w:bookmarkStart w:id="1652" w:name="_Toc49960169"/>
      <w:bookmarkStart w:id="1653" w:name="_Toc49960170"/>
      <w:bookmarkStart w:id="1654" w:name="_Toc49960171"/>
      <w:bookmarkStart w:id="1655" w:name="_Toc49960172"/>
      <w:bookmarkStart w:id="1656" w:name="_Toc49960173"/>
      <w:bookmarkStart w:id="1657" w:name="_Toc49960174"/>
      <w:bookmarkStart w:id="1658" w:name="_Toc49960175"/>
      <w:bookmarkStart w:id="1659" w:name="_Toc49960176"/>
      <w:bookmarkStart w:id="1660" w:name="_Toc49960177"/>
      <w:bookmarkStart w:id="1661" w:name="_Toc49960178"/>
      <w:bookmarkStart w:id="1662" w:name="_Toc49960179"/>
      <w:bookmarkStart w:id="1663" w:name="_Toc49960180"/>
      <w:bookmarkStart w:id="1664" w:name="_Toc49960181"/>
      <w:bookmarkStart w:id="1665" w:name="_Toc49960182"/>
      <w:bookmarkStart w:id="1666" w:name="_Toc49960183"/>
      <w:bookmarkStart w:id="1667" w:name="_Toc49960184"/>
      <w:bookmarkStart w:id="1668" w:name="_Toc49960185"/>
      <w:bookmarkStart w:id="1669" w:name="_Toc49960186"/>
      <w:bookmarkStart w:id="1670" w:name="_Toc49960187"/>
      <w:bookmarkStart w:id="1671" w:name="_Toc49960188"/>
      <w:bookmarkStart w:id="1672" w:name="_Toc49960189"/>
      <w:bookmarkStart w:id="1673" w:name="_Toc49960190"/>
      <w:bookmarkStart w:id="1674" w:name="_Toc49960191"/>
      <w:bookmarkStart w:id="1675" w:name="_Toc49960192"/>
      <w:bookmarkStart w:id="1676" w:name="_Toc49960193"/>
      <w:bookmarkStart w:id="1677" w:name="_Toc49960194"/>
      <w:bookmarkStart w:id="1678" w:name="_Toc49960195"/>
      <w:bookmarkStart w:id="1679" w:name="_Toc49960196"/>
      <w:bookmarkStart w:id="1680" w:name="_Toc49960197"/>
      <w:bookmarkStart w:id="1681" w:name="_Toc49960198"/>
      <w:bookmarkStart w:id="1682" w:name="_Toc49960199"/>
      <w:bookmarkStart w:id="1683" w:name="_Toc49960200"/>
      <w:bookmarkStart w:id="1684" w:name="_Toc49960201"/>
      <w:bookmarkStart w:id="1685" w:name="_Toc49960202"/>
      <w:bookmarkStart w:id="1686" w:name="_Toc49960203"/>
      <w:bookmarkStart w:id="1687" w:name="_Toc49960204"/>
      <w:bookmarkStart w:id="1688" w:name="_Toc49960205"/>
      <w:bookmarkStart w:id="1689" w:name="_Toc49960206"/>
      <w:bookmarkStart w:id="1690" w:name="_Toc49960207"/>
      <w:bookmarkStart w:id="1691" w:name="_Toc49960208"/>
      <w:bookmarkStart w:id="1692" w:name="_Toc49960209"/>
      <w:bookmarkStart w:id="1693" w:name="_Toc49960210"/>
      <w:bookmarkStart w:id="1694" w:name="_Toc49960211"/>
      <w:bookmarkStart w:id="1695" w:name="_Toc49960212"/>
      <w:bookmarkStart w:id="1696" w:name="_Toc49960213"/>
      <w:bookmarkStart w:id="1697" w:name="_Toc49960214"/>
      <w:bookmarkStart w:id="1698" w:name="_Toc49960215"/>
      <w:bookmarkStart w:id="1699" w:name="_Toc49960216"/>
      <w:bookmarkStart w:id="1700" w:name="_Toc49960217"/>
      <w:bookmarkStart w:id="1701" w:name="_Toc49960218"/>
      <w:bookmarkStart w:id="1702" w:name="_Toc49960219"/>
      <w:bookmarkStart w:id="1703" w:name="_Toc49960220"/>
      <w:bookmarkStart w:id="1704" w:name="_Toc49960221"/>
      <w:bookmarkStart w:id="1705" w:name="_Toc49960222"/>
      <w:bookmarkStart w:id="1706" w:name="_Toc49960223"/>
      <w:bookmarkStart w:id="1707" w:name="_Toc49960224"/>
      <w:bookmarkStart w:id="1708" w:name="_Toc49960225"/>
      <w:bookmarkStart w:id="1709" w:name="_Toc49960226"/>
      <w:bookmarkStart w:id="1710" w:name="_Toc49960227"/>
      <w:bookmarkStart w:id="1711" w:name="_Toc49960228"/>
      <w:bookmarkStart w:id="1712" w:name="_Toc49960229"/>
      <w:bookmarkStart w:id="1713" w:name="_Toc49960230"/>
      <w:bookmarkStart w:id="1714" w:name="_Toc49960231"/>
      <w:bookmarkStart w:id="1715" w:name="_Toc49960232"/>
      <w:bookmarkStart w:id="1716" w:name="_Toc49960233"/>
      <w:bookmarkStart w:id="1717" w:name="_Toc49960234"/>
      <w:bookmarkStart w:id="1718" w:name="_Toc49960235"/>
      <w:bookmarkStart w:id="1719" w:name="_Toc49960236"/>
      <w:bookmarkStart w:id="1720" w:name="_Toc49960237"/>
      <w:bookmarkStart w:id="1721" w:name="_Toc49960238"/>
      <w:bookmarkStart w:id="1722" w:name="_Toc49960239"/>
      <w:bookmarkStart w:id="1723" w:name="_Toc49960240"/>
      <w:bookmarkStart w:id="1724" w:name="_Toc49960241"/>
      <w:bookmarkStart w:id="1725" w:name="_Toc49960242"/>
      <w:bookmarkStart w:id="1726" w:name="_Toc49960243"/>
      <w:bookmarkStart w:id="1727" w:name="_Toc49960244"/>
      <w:bookmarkStart w:id="1728" w:name="_Toc49960245"/>
      <w:bookmarkStart w:id="1729" w:name="_Toc49960246"/>
      <w:bookmarkStart w:id="1730" w:name="_Toc49960247"/>
      <w:bookmarkStart w:id="1731" w:name="_Toc49960248"/>
      <w:bookmarkStart w:id="1732" w:name="_Toc49960249"/>
      <w:bookmarkStart w:id="1733" w:name="_Toc49960250"/>
      <w:bookmarkStart w:id="1734" w:name="_Toc49960251"/>
      <w:bookmarkStart w:id="1735" w:name="_Toc49960252"/>
      <w:bookmarkStart w:id="1736" w:name="_Toc49960253"/>
      <w:bookmarkStart w:id="1737" w:name="_Toc49960254"/>
      <w:bookmarkStart w:id="1738" w:name="_Toc49960255"/>
      <w:bookmarkStart w:id="1739" w:name="_Toc49960256"/>
      <w:bookmarkStart w:id="1740" w:name="_Toc49960257"/>
      <w:bookmarkStart w:id="1741" w:name="_Toc49960258"/>
      <w:bookmarkStart w:id="1742" w:name="_Toc49960259"/>
      <w:bookmarkStart w:id="1743" w:name="_Toc49960260"/>
      <w:bookmarkStart w:id="1744" w:name="_Toc49960261"/>
      <w:bookmarkStart w:id="1745" w:name="_Toc49960262"/>
      <w:bookmarkStart w:id="1746" w:name="_Toc49960263"/>
      <w:bookmarkStart w:id="1747" w:name="_Toc49960264"/>
      <w:bookmarkStart w:id="1748" w:name="_Toc49960265"/>
      <w:bookmarkStart w:id="1749" w:name="_Toc49960266"/>
      <w:bookmarkStart w:id="1750" w:name="_Toc49960267"/>
      <w:bookmarkStart w:id="1751" w:name="_Toc49960268"/>
      <w:bookmarkStart w:id="1752" w:name="_Toc49960269"/>
      <w:bookmarkStart w:id="1753" w:name="_Toc49960270"/>
      <w:bookmarkStart w:id="1754" w:name="_Toc49960271"/>
      <w:bookmarkStart w:id="1755" w:name="_Toc49960272"/>
      <w:bookmarkStart w:id="1756" w:name="_Toc49960273"/>
      <w:bookmarkStart w:id="1757" w:name="_Toc49960274"/>
      <w:bookmarkStart w:id="1758" w:name="_Toc49960275"/>
      <w:bookmarkStart w:id="1759" w:name="_Toc49960276"/>
      <w:bookmarkStart w:id="1760" w:name="_Toc49960277"/>
      <w:bookmarkStart w:id="1761" w:name="_Toc49960278"/>
      <w:bookmarkStart w:id="1762" w:name="_Toc49960279"/>
      <w:bookmarkStart w:id="1763" w:name="_Toc49960280"/>
      <w:bookmarkStart w:id="1764" w:name="_Toc49960281"/>
      <w:bookmarkStart w:id="1765" w:name="_Toc49960282"/>
      <w:bookmarkStart w:id="1766" w:name="_Toc49960283"/>
      <w:bookmarkStart w:id="1767" w:name="_Toc49960284"/>
      <w:bookmarkStart w:id="1768" w:name="_Toc49960285"/>
      <w:bookmarkStart w:id="1769" w:name="_Toc49960286"/>
      <w:bookmarkStart w:id="1770" w:name="_Toc49960287"/>
      <w:bookmarkStart w:id="1771" w:name="_Toc49960288"/>
      <w:bookmarkStart w:id="1772" w:name="_Toc49960289"/>
      <w:bookmarkStart w:id="1773" w:name="_Toc49960290"/>
      <w:bookmarkStart w:id="1774" w:name="_Toc49960291"/>
      <w:bookmarkStart w:id="1775" w:name="_Toc49960292"/>
      <w:bookmarkStart w:id="1776" w:name="_Toc49960293"/>
      <w:bookmarkStart w:id="1777" w:name="_Toc49960294"/>
      <w:bookmarkStart w:id="1778" w:name="_Toc49960295"/>
      <w:bookmarkStart w:id="1779" w:name="_Toc49960296"/>
      <w:bookmarkStart w:id="1780" w:name="_Toc49960297"/>
      <w:bookmarkStart w:id="1781" w:name="_Toc49960298"/>
      <w:bookmarkStart w:id="1782" w:name="_Toc49960299"/>
      <w:bookmarkStart w:id="1783" w:name="_Toc49960300"/>
      <w:bookmarkStart w:id="1784" w:name="_Toc49960301"/>
      <w:bookmarkStart w:id="1785" w:name="_Toc49960302"/>
      <w:bookmarkStart w:id="1786" w:name="_Toc49960303"/>
      <w:bookmarkStart w:id="1787" w:name="_Toc54797213"/>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r w:rsidRPr="003F395A">
        <w:t>RESULTADOS</w:t>
      </w:r>
      <w:bookmarkEnd w:id="1786"/>
      <w:bookmarkEnd w:id="1787"/>
    </w:p>
    <w:p w14:paraId="773FABFF" w14:textId="03D96929" w:rsidR="005F1105" w:rsidRPr="003F395A" w:rsidRDefault="005F1105" w:rsidP="00762947">
      <w:pPr>
        <w:spacing w:after="120" w:line="360" w:lineRule="auto"/>
        <w:ind w:firstLine="709"/>
        <w:rPr>
          <w:szCs w:val="24"/>
        </w:rPr>
      </w:pPr>
      <w:r w:rsidRPr="003F395A">
        <w:rPr>
          <w:szCs w:val="24"/>
        </w:rPr>
        <w:t xml:space="preserve">A avaliação da </w:t>
      </w:r>
      <w:proofErr w:type="spellStart"/>
      <w:r w:rsidRPr="003F395A">
        <w:rPr>
          <w:szCs w:val="24"/>
        </w:rPr>
        <w:t>estacionariedade</w:t>
      </w:r>
      <w:proofErr w:type="spellEnd"/>
      <w:r w:rsidRPr="003F395A">
        <w:rPr>
          <w:szCs w:val="24"/>
        </w:rPr>
        <w:t xml:space="preserve"> das séries </w:t>
      </w:r>
      <w:del w:id="1788" w:author="Felipe Neiva Mundim" w:date="2020-10-29T20:14:00Z">
        <w:r w:rsidRPr="003F395A" w:rsidDel="00073A55">
          <w:rPr>
            <w:szCs w:val="24"/>
          </w:rPr>
          <w:delText xml:space="preserve">apresentadas na seção que trata das fontes de dados </w:delText>
        </w:r>
      </w:del>
      <w:r w:rsidRPr="003F395A">
        <w:rPr>
          <w:szCs w:val="24"/>
        </w:rPr>
        <w:t>constitui passo anterior à formação dos modelos. O grau de integração da série que representa a variável dependente é determinante, pois</w:t>
      </w:r>
      <w:ins w:id="1789" w:author="Felipe Neiva Mundim" w:date="2020-10-29T20:14:00Z">
        <w:r w:rsidR="00073A55">
          <w:rPr>
            <w:szCs w:val="24"/>
          </w:rPr>
          <w:t>,</w:t>
        </w:r>
      </w:ins>
      <w:r w:rsidRPr="003F395A">
        <w:rPr>
          <w:szCs w:val="24"/>
        </w:rPr>
        <w:t xml:space="preserve"> trata-se de referência para as demais séries que para serem adicionadas aos modelos devem ter o mesmo grau de integração.</w:t>
      </w:r>
    </w:p>
    <w:p w14:paraId="60B63A90" w14:textId="208C0BF5" w:rsidR="005F1105" w:rsidRDefault="00B1471E" w:rsidP="00762947">
      <w:pPr>
        <w:spacing w:after="120" w:line="360" w:lineRule="auto"/>
        <w:ind w:firstLine="709"/>
        <w:rPr>
          <w:ins w:id="1790" w:author="Felipe Neiva Mundim" w:date="2020-10-27T17:10:00Z"/>
          <w:szCs w:val="24"/>
        </w:rPr>
      </w:pPr>
      <w:r>
        <w:rPr>
          <w:szCs w:val="24"/>
        </w:rPr>
        <w:t>A Tabela 5</w:t>
      </w:r>
      <w:r w:rsidR="005F1105" w:rsidRPr="003F395A">
        <w:rPr>
          <w:szCs w:val="24"/>
        </w:rPr>
        <w:t xml:space="preserve"> apresenta o resultado do </w:t>
      </w:r>
      <w:proofErr w:type="spellStart"/>
      <w:r w:rsidR="005F1105" w:rsidRPr="003F395A">
        <w:rPr>
          <w:szCs w:val="24"/>
        </w:rPr>
        <w:t>Dickey-Fuller</w:t>
      </w:r>
      <w:proofErr w:type="spellEnd"/>
      <w:r w:rsidR="005F1105" w:rsidRPr="003F395A">
        <w:rPr>
          <w:szCs w:val="24"/>
        </w:rPr>
        <w:t xml:space="preserve"> Aumentado para série de notificações de </w:t>
      </w:r>
      <w:del w:id="1791" w:author="Felipe Neiva Mundim" w:date="2020-10-29T20:14:00Z">
        <w:r w:rsidR="005F1105" w:rsidRPr="003F395A" w:rsidDel="00073A55">
          <w:rPr>
            <w:szCs w:val="24"/>
          </w:rPr>
          <w:delText>atos de concentração (</w:delText>
        </w:r>
      </w:del>
      <w:r w:rsidR="005F1105" w:rsidRPr="003F395A">
        <w:rPr>
          <w:szCs w:val="24"/>
        </w:rPr>
        <w:t>AC</w:t>
      </w:r>
      <w:del w:id="1792" w:author="Felipe Neiva Mundim" w:date="2020-10-29T20:13:00Z">
        <w:r w:rsidR="005F1105" w:rsidRPr="003F395A" w:rsidDel="00073A55">
          <w:rPr>
            <w:szCs w:val="24"/>
          </w:rPr>
          <w:delText>s)</w:delText>
        </w:r>
      </w:del>
      <w:r w:rsidR="005F1105" w:rsidRPr="003F395A">
        <w:rPr>
          <w:szCs w:val="24"/>
        </w:rPr>
        <w:t xml:space="preserve"> mensais com </w:t>
      </w:r>
      <w:proofErr w:type="spellStart"/>
      <w:r w:rsidR="005F1105" w:rsidRPr="003F395A">
        <w:rPr>
          <w:i/>
          <w:iCs/>
          <w:szCs w:val="24"/>
        </w:rPr>
        <w:t>drift</w:t>
      </w:r>
      <w:proofErr w:type="spellEnd"/>
      <w:r w:rsidR="005F1105" w:rsidRPr="003F395A">
        <w:rPr>
          <w:szCs w:val="24"/>
        </w:rPr>
        <w:t xml:space="preserve">, tendência e nenhuma defasagem. Pelo resultado em </w:t>
      </w:r>
      <m:oMath>
        <m:r>
          <m:rPr>
            <m:sty m:val="p"/>
          </m:rPr>
          <w:rPr>
            <w:rFonts w:ascii="Cambria Math" w:hAnsi="Cambria Math"/>
            <w:szCs w:val="24"/>
          </w:rPr>
          <m:t>Γ</m:t>
        </m:r>
      </m:oMath>
      <w:r w:rsidR="005F1105" w:rsidRPr="003F395A">
        <w:rPr>
          <w:szCs w:val="24"/>
        </w:rPr>
        <w:t xml:space="preserve"> (</w:t>
      </w:r>
      <w:proofErr w:type="spellStart"/>
      <w:r w:rsidR="005F1105" w:rsidRPr="003F395A">
        <w:rPr>
          <w:i/>
          <w:iCs/>
          <w:szCs w:val="24"/>
        </w:rPr>
        <w:t>Gamma</w:t>
      </w:r>
      <w:proofErr w:type="spellEnd"/>
      <w:r w:rsidR="005F1105" w:rsidRPr="003F395A">
        <w:rPr>
          <w:szCs w:val="24"/>
        </w:rPr>
        <w:t xml:space="preserve">) vê-se que a hipótese nula foi rejeitada, o que significa a não rejeição da </w:t>
      </w:r>
      <w:proofErr w:type="spellStart"/>
      <w:r w:rsidR="005F1105" w:rsidRPr="003F395A">
        <w:rPr>
          <w:szCs w:val="24"/>
        </w:rPr>
        <w:t>estacionariedade</w:t>
      </w:r>
      <w:proofErr w:type="spellEnd"/>
      <w:r w:rsidR="005F1105" w:rsidRPr="003F395A">
        <w:rPr>
          <w:szCs w:val="24"/>
        </w:rPr>
        <w:t xml:space="preserve"> da série.</w:t>
      </w:r>
    </w:p>
    <w:p w14:paraId="5E93C085" w14:textId="77777777" w:rsidR="00762947" w:rsidRPr="003F395A" w:rsidRDefault="00762947" w:rsidP="00762947">
      <w:pPr>
        <w:spacing w:after="120" w:line="360" w:lineRule="auto"/>
        <w:ind w:firstLine="709"/>
        <w:rPr>
          <w:szCs w:val="24"/>
        </w:rPr>
      </w:pPr>
    </w:p>
    <w:p w14:paraId="49F199ED" w14:textId="137DCA6A" w:rsidR="005F1105" w:rsidRPr="00B1471E" w:rsidDel="00762947" w:rsidRDefault="00B1471E" w:rsidP="00762947">
      <w:pPr>
        <w:spacing w:after="120" w:line="360" w:lineRule="auto"/>
        <w:rPr>
          <w:del w:id="1793" w:author="Felipe Neiva Mundim" w:date="2020-10-27T17:10:00Z"/>
          <w:sz w:val="20"/>
          <w:szCs w:val="24"/>
        </w:rPr>
      </w:pPr>
      <w:del w:id="1794" w:author="Felipe Neiva Mundim" w:date="2020-10-27T17:10:00Z">
        <w:r w:rsidRPr="00B1471E" w:rsidDel="00762947">
          <w:rPr>
            <w:sz w:val="20"/>
            <w:szCs w:val="24"/>
          </w:rPr>
          <w:lastRenderedPageBreak/>
          <w:delText xml:space="preserve">Tabela 5: Dickey-Fuller Aumentado – ACs mensais </w:delText>
        </w:r>
      </w:del>
    </w:p>
    <w:p w14:paraId="51BD608E" w14:textId="74845BE6" w:rsidR="00762947" w:rsidRPr="00762947" w:rsidRDefault="00762947" w:rsidP="00762947">
      <w:pPr>
        <w:pStyle w:val="Legenda"/>
        <w:keepNext/>
        <w:jc w:val="center"/>
        <w:rPr>
          <w:ins w:id="1795" w:author="Felipe Neiva Mundim" w:date="2020-10-27T17:10:00Z"/>
          <w:b/>
          <w:i w:val="0"/>
          <w:color w:val="auto"/>
          <w:sz w:val="24"/>
        </w:rPr>
      </w:pPr>
      <w:bookmarkStart w:id="1796" w:name="_Toc54948779"/>
      <w:ins w:id="1797" w:author="Felipe Neiva Mundim" w:date="2020-10-27T17:10:00Z">
        <w:r w:rsidRPr="00762947">
          <w:rPr>
            <w:b/>
            <w:i w:val="0"/>
            <w:color w:val="auto"/>
            <w:sz w:val="24"/>
          </w:rPr>
          <w:t xml:space="preserve">Tabela </w:t>
        </w:r>
        <w:r w:rsidRPr="00762947">
          <w:rPr>
            <w:b/>
            <w:i w:val="0"/>
            <w:color w:val="auto"/>
            <w:sz w:val="24"/>
          </w:rPr>
          <w:fldChar w:fldCharType="begin"/>
        </w:r>
        <w:r w:rsidRPr="00762947">
          <w:rPr>
            <w:b/>
            <w:i w:val="0"/>
            <w:color w:val="auto"/>
            <w:sz w:val="24"/>
          </w:rPr>
          <w:instrText xml:space="preserve"> SEQ Tabela \* ARABIC </w:instrText>
        </w:r>
      </w:ins>
      <w:r w:rsidRPr="00762947">
        <w:rPr>
          <w:b/>
          <w:i w:val="0"/>
          <w:color w:val="auto"/>
          <w:sz w:val="24"/>
        </w:rPr>
        <w:fldChar w:fldCharType="separate"/>
      </w:r>
      <w:ins w:id="1798" w:author="Felipe Neiva Mundim" w:date="2020-10-27T17:21:00Z">
        <w:r w:rsidR="00EF5F5D">
          <w:rPr>
            <w:b/>
            <w:i w:val="0"/>
            <w:noProof/>
            <w:color w:val="auto"/>
            <w:sz w:val="24"/>
          </w:rPr>
          <w:t>5</w:t>
        </w:r>
      </w:ins>
      <w:ins w:id="1799" w:author="Felipe Neiva Mundim" w:date="2020-10-27T17:10:00Z">
        <w:r w:rsidRPr="00762947">
          <w:rPr>
            <w:b/>
            <w:i w:val="0"/>
            <w:color w:val="auto"/>
            <w:sz w:val="24"/>
          </w:rPr>
          <w:fldChar w:fldCharType="end"/>
        </w:r>
        <w:r w:rsidRPr="00762947">
          <w:rPr>
            <w:b/>
            <w:i w:val="0"/>
            <w:color w:val="auto"/>
            <w:sz w:val="24"/>
          </w:rPr>
          <w:t xml:space="preserve"> - </w:t>
        </w:r>
        <w:proofErr w:type="spellStart"/>
        <w:r w:rsidRPr="00762947">
          <w:rPr>
            <w:b/>
            <w:i w:val="0"/>
            <w:color w:val="auto"/>
            <w:sz w:val="24"/>
          </w:rPr>
          <w:t>Dickey-Fuller</w:t>
        </w:r>
        <w:proofErr w:type="spellEnd"/>
        <w:r w:rsidRPr="00762947">
          <w:rPr>
            <w:b/>
            <w:i w:val="0"/>
            <w:color w:val="auto"/>
            <w:sz w:val="24"/>
          </w:rPr>
          <w:t xml:space="preserve"> Aumentado – AC </w:t>
        </w:r>
        <w:commentRangeStart w:id="1800"/>
        <w:r w:rsidRPr="00762947">
          <w:rPr>
            <w:b/>
            <w:i w:val="0"/>
            <w:color w:val="auto"/>
            <w:sz w:val="24"/>
          </w:rPr>
          <w:t>mensais</w:t>
        </w:r>
      </w:ins>
      <w:bookmarkEnd w:id="1796"/>
      <w:commentRangeEnd w:id="1800"/>
      <w:r w:rsidR="008E0618">
        <w:rPr>
          <w:rStyle w:val="Refdecomentrio"/>
          <w:i w:val="0"/>
          <w:iCs w:val="0"/>
          <w:color w:val="auto"/>
        </w:rPr>
        <w:commentReference w:id="1800"/>
      </w:r>
    </w:p>
    <w:p w14:paraId="54AAFD5A" w14:textId="70A77960" w:rsidR="005F1105" w:rsidRDefault="005F1105" w:rsidP="00EF5F5D">
      <w:pPr>
        <w:spacing w:after="0" w:line="360" w:lineRule="auto"/>
        <w:jc w:val="center"/>
        <w:rPr>
          <w:szCs w:val="24"/>
        </w:rPr>
      </w:pPr>
      <w:del w:id="1801" w:author="João Isidio Martins" w:date="2020-10-31T21:24:00Z">
        <w:r w:rsidRPr="003F395A" w:rsidDel="00CD71C1">
          <w:rPr>
            <w:noProof/>
            <w:szCs w:val="24"/>
            <w:lang w:eastAsia="pt-BR"/>
          </w:rPr>
          <w:drawing>
            <wp:inline distT="0" distB="0" distL="0" distR="0" wp14:anchorId="5AE7E8D9" wp14:editId="5A7D0465">
              <wp:extent cx="4679008" cy="3309582"/>
              <wp:effectExtent l="0" t="0" r="7620" b="5715"/>
              <wp:docPr id="25" name="Imagem 2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elular com publicação numa rede social&#10;&#10;Descrição gerada automaticamente"/>
                      <pic:cNvPicPr/>
                    </pic:nvPicPr>
                    <pic:blipFill rotWithShape="1">
                      <a:blip r:embed="rId18">
                        <a:extLst>
                          <a:ext uri="{28A0092B-C50C-407E-A947-70E740481C1C}">
                            <a14:useLocalDpi xmlns:a14="http://schemas.microsoft.com/office/drawing/2010/main" val="0"/>
                          </a:ext>
                        </a:extLst>
                      </a:blip>
                      <a:srcRect t="6797" b="4104"/>
                      <a:stretch/>
                    </pic:blipFill>
                    <pic:spPr bwMode="auto">
                      <a:xfrm>
                        <a:off x="0" y="0"/>
                        <a:ext cx="4680000" cy="3310284"/>
                      </a:xfrm>
                      <a:prstGeom prst="rect">
                        <a:avLst/>
                      </a:prstGeom>
                      <a:ln>
                        <a:noFill/>
                      </a:ln>
                      <a:extLst>
                        <a:ext uri="{53640926-AAD7-44D8-BBD7-CCE9431645EC}">
                          <a14:shadowObscured xmlns:a14="http://schemas.microsoft.com/office/drawing/2010/main"/>
                        </a:ext>
                      </a:extLst>
                    </pic:spPr>
                  </pic:pic>
                </a:graphicData>
              </a:graphic>
            </wp:inline>
          </w:drawing>
        </w:r>
      </w:del>
      <w:ins w:id="1802" w:author="João Isidio Martins" w:date="2020-10-31T21:24:00Z">
        <w:r w:rsidR="00CD71C1">
          <w:rPr>
            <w:noProof/>
            <w:szCs w:val="24"/>
          </w:rPr>
          <w:drawing>
            <wp:inline distT="0" distB="0" distL="0" distR="0" wp14:anchorId="63E85574" wp14:editId="475525D7">
              <wp:extent cx="5438140" cy="3600450"/>
              <wp:effectExtent l="0" t="0" r="0" b="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rotWithShape="1">
                      <a:blip r:embed="rId19">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rcRect t="8824" b="5646"/>
                      <a:stretch/>
                    </pic:blipFill>
                    <pic:spPr bwMode="auto">
                      <a:xfrm>
                        <a:off x="0" y="0"/>
                        <a:ext cx="5439534" cy="3601373"/>
                      </a:xfrm>
                      <a:prstGeom prst="rect">
                        <a:avLst/>
                      </a:prstGeom>
                      <a:ln>
                        <a:noFill/>
                      </a:ln>
                      <a:extLst>
                        <a:ext uri="{53640926-AAD7-44D8-BBD7-CCE9431645EC}">
                          <a14:shadowObscured xmlns:a14="http://schemas.microsoft.com/office/drawing/2010/main"/>
                        </a:ext>
                      </a:extLst>
                    </pic:spPr>
                  </pic:pic>
                </a:graphicData>
              </a:graphic>
            </wp:inline>
          </w:drawing>
        </w:r>
      </w:ins>
    </w:p>
    <w:p w14:paraId="1F6E2606" w14:textId="6CB868E8" w:rsidR="00B1471E" w:rsidRPr="00B1471E" w:rsidRDefault="00B1471E" w:rsidP="00560CCB">
      <w:pPr>
        <w:spacing w:after="0" w:line="360" w:lineRule="auto"/>
        <w:jc w:val="left"/>
        <w:rPr>
          <w:sz w:val="20"/>
          <w:szCs w:val="24"/>
        </w:rPr>
      </w:pPr>
      <w:r w:rsidRPr="00B1471E">
        <w:rPr>
          <w:sz w:val="20"/>
          <w:szCs w:val="24"/>
        </w:rPr>
        <w:t xml:space="preserve">Fonte: </w:t>
      </w:r>
      <w:r>
        <w:rPr>
          <w:sz w:val="20"/>
          <w:szCs w:val="24"/>
        </w:rPr>
        <w:t>Elaboração própria.</w:t>
      </w:r>
    </w:p>
    <w:p w14:paraId="0833CC50" w14:textId="77777777" w:rsidR="00762947" w:rsidRDefault="00762947" w:rsidP="00762947">
      <w:pPr>
        <w:spacing w:after="120" w:line="360" w:lineRule="auto"/>
        <w:ind w:firstLine="709"/>
        <w:rPr>
          <w:szCs w:val="24"/>
        </w:rPr>
      </w:pPr>
    </w:p>
    <w:p w14:paraId="3EC640E2" w14:textId="11DD5078" w:rsidR="005F1105" w:rsidRPr="003F395A" w:rsidDel="00A15FDE" w:rsidRDefault="005F1105" w:rsidP="00762947">
      <w:pPr>
        <w:spacing w:after="120" w:line="360" w:lineRule="auto"/>
        <w:ind w:firstLine="709"/>
        <w:rPr>
          <w:del w:id="1803" w:author="Felipe Neiva Mundim" w:date="2020-10-29T20:17:00Z"/>
          <w:szCs w:val="24"/>
        </w:rPr>
      </w:pPr>
      <w:r w:rsidRPr="003F395A">
        <w:rPr>
          <w:szCs w:val="24"/>
        </w:rPr>
        <w:t xml:space="preserve">O teste </w:t>
      </w:r>
      <w:del w:id="1804" w:author="Felipe Neiva Mundim" w:date="2020-10-30T11:02:00Z">
        <w:r w:rsidRPr="003F395A" w:rsidDel="00CB057B">
          <w:rPr>
            <w:szCs w:val="24"/>
          </w:rPr>
          <w:delText>LM</w:delText>
        </w:r>
      </w:del>
      <w:ins w:id="1805" w:author="Felipe Neiva Mundim" w:date="2020-10-30T11:02:00Z">
        <w:r w:rsidR="00CB057B">
          <w:rPr>
            <w:szCs w:val="24"/>
          </w:rPr>
          <w:t>BG</w:t>
        </w:r>
      </w:ins>
      <w:ins w:id="1806" w:author="Felipe Neiva Mundim" w:date="2020-10-29T20:15:00Z">
        <w:r w:rsidR="00073A55">
          <w:rPr>
            <w:szCs w:val="24"/>
          </w:rPr>
          <w:t>,</w:t>
        </w:r>
      </w:ins>
      <w:r w:rsidRPr="003F395A">
        <w:rPr>
          <w:szCs w:val="24"/>
        </w:rPr>
        <w:t xml:space="preserve"> também</w:t>
      </w:r>
      <w:ins w:id="1807" w:author="Felipe Neiva Mundim" w:date="2020-10-29T20:15:00Z">
        <w:r w:rsidR="00073A55">
          <w:rPr>
            <w:szCs w:val="24"/>
          </w:rPr>
          <w:t>,</w:t>
        </w:r>
      </w:ins>
      <w:r w:rsidRPr="003F395A">
        <w:rPr>
          <w:szCs w:val="24"/>
        </w:rPr>
        <w:t xml:space="preserve"> foi realizado para autocorrelação de ordem 1, e o p-valor de 0.86 indica que a hipótese de não haver autocorrelação não deve ser rejeitada.</w:t>
      </w:r>
    </w:p>
    <w:p w14:paraId="56B3FA1D" w14:textId="768FB7C0" w:rsidR="005F1105" w:rsidRPr="003F395A" w:rsidRDefault="00A15FDE" w:rsidP="00762947">
      <w:pPr>
        <w:spacing w:after="120" w:line="360" w:lineRule="auto"/>
        <w:ind w:firstLine="709"/>
        <w:rPr>
          <w:szCs w:val="24"/>
        </w:rPr>
      </w:pPr>
      <w:ins w:id="1808" w:author="Felipe Neiva Mundim" w:date="2020-10-29T20:17:00Z">
        <w:r>
          <w:rPr>
            <w:szCs w:val="24"/>
          </w:rPr>
          <w:t xml:space="preserve"> </w:t>
        </w:r>
      </w:ins>
      <w:r w:rsidR="005F1105" w:rsidRPr="003F395A">
        <w:rPr>
          <w:szCs w:val="24"/>
        </w:rPr>
        <w:t>Portanto</w:t>
      </w:r>
      <w:ins w:id="1809" w:author="Felipe Neiva Mundim" w:date="2020-10-29T20:15:00Z">
        <w:r w:rsidR="00073A55">
          <w:rPr>
            <w:szCs w:val="24"/>
          </w:rPr>
          <w:t>,</w:t>
        </w:r>
      </w:ins>
      <w:r w:rsidR="005F1105" w:rsidRPr="003F395A">
        <w:rPr>
          <w:szCs w:val="24"/>
        </w:rPr>
        <w:t xml:space="preserve"> a série de AC</w:t>
      </w:r>
      <w:del w:id="1810" w:author="Felipe Neiva Mundim" w:date="2020-10-29T20:16:00Z">
        <w:r w:rsidR="005F1105" w:rsidRPr="003F395A" w:rsidDel="00073A55">
          <w:rPr>
            <w:szCs w:val="24"/>
          </w:rPr>
          <w:delText>s</w:delText>
        </w:r>
      </w:del>
      <w:r w:rsidR="005F1105" w:rsidRPr="003F395A">
        <w:rPr>
          <w:szCs w:val="24"/>
        </w:rPr>
        <w:t xml:space="preserve"> é estacionária em nível, ou </w:t>
      </w:r>
      <w:proofErr w:type="gramStart"/>
      <w:r w:rsidR="005F1105" w:rsidRPr="003F395A">
        <w:rPr>
          <w:szCs w:val="24"/>
        </w:rPr>
        <w:t>I(</w:t>
      </w:r>
      <w:proofErr w:type="gramEnd"/>
      <w:r w:rsidR="005F1105" w:rsidRPr="003F395A">
        <w:rPr>
          <w:szCs w:val="24"/>
        </w:rPr>
        <w:t>0), que deve ser o mesmo grau de integração das séries a serem consideradas nos modelos.</w:t>
      </w:r>
    </w:p>
    <w:p w14:paraId="518F0679" w14:textId="30CBAC60" w:rsidR="005F1105" w:rsidRPr="003F395A" w:rsidRDefault="005F1105" w:rsidP="00762947">
      <w:pPr>
        <w:spacing w:after="120" w:line="360" w:lineRule="auto"/>
        <w:ind w:firstLine="709"/>
        <w:rPr>
          <w:szCs w:val="24"/>
        </w:rPr>
      </w:pPr>
      <w:r w:rsidRPr="003F395A">
        <w:rPr>
          <w:szCs w:val="24"/>
        </w:rPr>
        <w:t>O</w:t>
      </w:r>
      <w:r w:rsidR="00F011CA" w:rsidRPr="003F395A">
        <w:rPr>
          <w:szCs w:val="24"/>
        </w:rPr>
        <w:t>s</w:t>
      </w:r>
      <w:r w:rsidRPr="003F395A">
        <w:rPr>
          <w:szCs w:val="24"/>
        </w:rPr>
        <w:t xml:space="preserve"> resultados dos testes </w:t>
      </w:r>
      <w:del w:id="1811" w:author="Felipe Neiva Mundim" w:date="2020-10-29T20:17:00Z">
        <w:r w:rsidRPr="003F395A" w:rsidDel="00073A55">
          <w:rPr>
            <w:szCs w:val="24"/>
          </w:rPr>
          <w:delText>Dickey-Fuller Aumentado</w:delText>
        </w:r>
      </w:del>
      <w:ins w:id="1812" w:author="Felipe Neiva Mundim" w:date="2020-10-29T20:17:00Z">
        <w:r w:rsidR="00073A55">
          <w:rPr>
            <w:szCs w:val="24"/>
          </w:rPr>
          <w:t>ADF</w:t>
        </w:r>
      </w:ins>
      <w:r w:rsidRPr="003F395A">
        <w:rPr>
          <w:szCs w:val="24"/>
        </w:rPr>
        <w:t xml:space="preserve"> para as variáveis macroeconômicas são apresentados</w:t>
      </w:r>
      <w:r w:rsidR="00B1471E">
        <w:rPr>
          <w:szCs w:val="24"/>
        </w:rPr>
        <w:t xml:space="preserve"> de forma sumarizada na Tabela 6</w:t>
      </w:r>
      <w:ins w:id="1813" w:author="Felipe Neiva Mundim" w:date="2020-10-29T20:17:00Z">
        <w:r w:rsidR="00A15FDE">
          <w:rPr>
            <w:szCs w:val="24"/>
          </w:rPr>
          <w:t>,</w:t>
        </w:r>
      </w:ins>
      <w:r w:rsidRPr="003F395A">
        <w:rPr>
          <w:szCs w:val="24"/>
        </w:rPr>
        <w:t xml:space="preserve"> </w:t>
      </w:r>
      <w:del w:id="1814" w:author="Felipe Neiva Mundim" w:date="2020-10-29T20:17:00Z">
        <w:r w:rsidRPr="003F395A" w:rsidDel="00A15FDE">
          <w:rPr>
            <w:szCs w:val="24"/>
          </w:rPr>
          <w:delText>adiante</w:delText>
        </w:r>
      </w:del>
      <w:ins w:id="1815" w:author="Felipe Neiva Mundim" w:date="2020-10-29T20:17:00Z">
        <w:r w:rsidR="00A15FDE">
          <w:rPr>
            <w:szCs w:val="24"/>
          </w:rPr>
          <w:t>a seguir</w:t>
        </w:r>
      </w:ins>
      <w:r w:rsidRPr="003F395A">
        <w:rPr>
          <w:szCs w:val="24"/>
        </w:rPr>
        <w:t>.</w:t>
      </w:r>
    </w:p>
    <w:p w14:paraId="76F824EC" w14:textId="77777777" w:rsidR="005F1105" w:rsidRPr="003F395A" w:rsidRDefault="005F1105" w:rsidP="00762947">
      <w:pPr>
        <w:spacing w:after="120" w:line="360" w:lineRule="auto"/>
        <w:ind w:firstLine="709"/>
        <w:rPr>
          <w:szCs w:val="24"/>
        </w:rPr>
        <w:sectPr w:rsidR="005F1105" w:rsidRPr="003F395A" w:rsidSect="00CB057B">
          <w:headerReference w:type="default" r:id="rId21"/>
          <w:pgSz w:w="11906" w:h="16838"/>
          <w:pgMar w:top="1418" w:right="1418" w:bottom="1418" w:left="1418" w:header="1134" w:footer="709" w:gutter="0"/>
          <w:pgNumType w:start="11"/>
          <w:cols w:space="708"/>
          <w:docGrid w:linePitch="360"/>
        </w:sectPr>
      </w:pPr>
    </w:p>
    <w:p w14:paraId="74C2D425" w14:textId="3C3D273F" w:rsidR="00B1471E" w:rsidDel="00762947" w:rsidRDefault="00B1471E" w:rsidP="003F395A">
      <w:pPr>
        <w:spacing w:line="360" w:lineRule="auto"/>
        <w:jc w:val="center"/>
        <w:rPr>
          <w:del w:id="1816" w:author="Felipe Neiva Mundim" w:date="2020-10-27T17:12:00Z"/>
          <w:noProof/>
          <w:szCs w:val="24"/>
          <w:lang w:eastAsia="pt-BR"/>
        </w:rPr>
      </w:pPr>
      <w:del w:id="1817" w:author="Felipe Neiva Mundim" w:date="2020-10-27T17:12:00Z">
        <w:r w:rsidDel="00762947">
          <w:rPr>
            <w:noProof/>
            <w:szCs w:val="24"/>
            <w:lang w:eastAsia="pt-BR"/>
          </w:rPr>
          <w:lastRenderedPageBreak/>
          <w:delText>Tabela 6: Significância dos testes de raiz unitária e autocorrelação dos resíduos para as variáveis amcroecocômicas consideradas</w:delText>
        </w:r>
      </w:del>
    </w:p>
    <w:p w14:paraId="5534B951" w14:textId="5AA2BEE9" w:rsidR="00762947" w:rsidRPr="00762947" w:rsidRDefault="00762947" w:rsidP="00762947">
      <w:pPr>
        <w:pStyle w:val="Legenda"/>
        <w:keepNext/>
        <w:jc w:val="center"/>
        <w:rPr>
          <w:ins w:id="1818" w:author="Felipe Neiva Mundim" w:date="2020-10-27T17:11:00Z"/>
          <w:b/>
          <w:i w:val="0"/>
          <w:color w:val="auto"/>
          <w:sz w:val="24"/>
        </w:rPr>
      </w:pPr>
      <w:bookmarkStart w:id="1819" w:name="_Toc54948780"/>
      <w:ins w:id="1820" w:author="Felipe Neiva Mundim" w:date="2020-10-27T17:11:00Z">
        <w:r w:rsidRPr="00762947">
          <w:rPr>
            <w:b/>
            <w:i w:val="0"/>
            <w:color w:val="auto"/>
            <w:sz w:val="24"/>
          </w:rPr>
          <w:t xml:space="preserve">Tabela </w:t>
        </w:r>
        <w:r w:rsidRPr="00762947">
          <w:rPr>
            <w:b/>
            <w:i w:val="0"/>
            <w:color w:val="auto"/>
            <w:sz w:val="24"/>
          </w:rPr>
          <w:fldChar w:fldCharType="begin"/>
        </w:r>
        <w:r w:rsidRPr="00762947">
          <w:rPr>
            <w:b/>
            <w:i w:val="0"/>
            <w:color w:val="auto"/>
            <w:sz w:val="24"/>
          </w:rPr>
          <w:instrText xml:space="preserve"> SEQ Tabela \* ARABIC </w:instrText>
        </w:r>
      </w:ins>
      <w:r w:rsidRPr="00762947">
        <w:rPr>
          <w:b/>
          <w:i w:val="0"/>
          <w:color w:val="auto"/>
          <w:sz w:val="24"/>
        </w:rPr>
        <w:fldChar w:fldCharType="separate"/>
      </w:r>
      <w:ins w:id="1821" w:author="Felipe Neiva Mundim" w:date="2020-10-27T17:21:00Z">
        <w:r w:rsidR="00EF5F5D">
          <w:rPr>
            <w:b/>
            <w:i w:val="0"/>
            <w:noProof/>
            <w:color w:val="auto"/>
            <w:sz w:val="24"/>
          </w:rPr>
          <w:t>6</w:t>
        </w:r>
      </w:ins>
      <w:ins w:id="1822" w:author="Felipe Neiva Mundim" w:date="2020-10-27T17:11:00Z">
        <w:r w:rsidRPr="00762947">
          <w:rPr>
            <w:b/>
            <w:i w:val="0"/>
            <w:color w:val="auto"/>
            <w:sz w:val="24"/>
          </w:rPr>
          <w:fldChar w:fldCharType="end"/>
        </w:r>
        <w:r w:rsidRPr="00762947">
          <w:rPr>
            <w:b/>
            <w:i w:val="0"/>
            <w:color w:val="auto"/>
            <w:sz w:val="24"/>
          </w:rPr>
          <w:t xml:space="preserve"> - Significância dos testes de raiz unitária e autocorrelação dos resíduos para as variáveis </w:t>
        </w:r>
      </w:ins>
      <w:ins w:id="1823" w:author="Felipe Neiva Mundim" w:date="2020-10-27T17:12:00Z">
        <w:r w:rsidRPr="00762947">
          <w:rPr>
            <w:b/>
            <w:i w:val="0"/>
            <w:color w:val="auto"/>
            <w:sz w:val="24"/>
          </w:rPr>
          <w:t>macroeconômicas</w:t>
        </w:r>
      </w:ins>
      <w:ins w:id="1824" w:author="Felipe Neiva Mundim" w:date="2020-10-27T17:11:00Z">
        <w:r w:rsidRPr="00762947">
          <w:rPr>
            <w:b/>
            <w:i w:val="0"/>
            <w:color w:val="auto"/>
            <w:sz w:val="24"/>
          </w:rPr>
          <w:t xml:space="preserve"> consideradas</w:t>
        </w:r>
        <w:bookmarkEnd w:id="1819"/>
      </w:ins>
    </w:p>
    <w:p w14:paraId="28AD7130" w14:textId="3DC9760E" w:rsidR="005F1105" w:rsidRPr="003F395A" w:rsidRDefault="005F1105" w:rsidP="00EF5F5D">
      <w:pPr>
        <w:spacing w:after="0" w:line="360" w:lineRule="auto"/>
        <w:jc w:val="center"/>
        <w:rPr>
          <w:szCs w:val="24"/>
        </w:rPr>
      </w:pPr>
      <w:r w:rsidRPr="003F395A">
        <w:rPr>
          <w:noProof/>
          <w:szCs w:val="24"/>
          <w:lang w:eastAsia="pt-BR"/>
        </w:rPr>
        <w:drawing>
          <wp:inline distT="0" distB="0" distL="0" distR="0" wp14:anchorId="652F4370" wp14:editId="6D7DFF4E">
            <wp:extent cx="8892279" cy="3426490"/>
            <wp:effectExtent l="0" t="0" r="4445" b="2540"/>
            <wp:docPr id="32" name="Imagem 3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la de computador com texto preto sobre fundo branco&#10;&#10;Descrição gerada automaticamente"/>
                    <pic:cNvPicPr/>
                  </pic:nvPicPr>
                  <pic:blipFill rotWithShape="1">
                    <a:blip r:embed="rId22">
                      <a:extLst>
                        <a:ext uri="{28A0092B-C50C-407E-A947-70E740481C1C}">
                          <a14:useLocalDpi xmlns:a14="http://schemas.microsoft.com/office/drawing/2010/main" val="0"/>
                        </a:ext>
                      </a:extLst>
                    </a:blip>
                    <a:srcRect t="10048"/>
                    <a:stretch/>
                  </pic:blipFill>
                  <pic:spPr bwMode="auto">
                    <a:xfrm>
                      <a:off x="0" y="0"/>
                      <a:ext cx="8892540" cy="3426591"/>
                    </a:xfrm>
                    <a:prstGeom prst="rect">
                      <a:avLst/>
                    </a:prstGeom>
                    <a:ln>
                      <a:noFill/>
                    </a:ln>
                    <a:extLst>
                      <a:ext uri="{53640926-AAD7-44D8-BBD7-CCE9431645EC}">
                        <a14:shadowObscured xmlns:a14="http://schemas.microsoft.com/office/drawing/2010/main"/>
                      </a:ext>
                    </a:extLst>
                  </pic:spPr>
                </pic:pic>
              </a:graphicData>
            </a:graphic>
          </wp:inline>
        </w:drawing>
      </w:r>
    </w:p>
    <w:p w14:paraId="10D293CA" w14:textId="140F8744" w:rsidR="00BF3153" w:rsidRPr="00BF3153" w:rsidRDefault="00BF3153" w:rsidP="00560CCB">
      <w:pPr>
        <w:pStyle w:val="PargrafodaLista"/>
        <w:spacing w:after="0" w:line="240" w:lineRule="auto"/>
        <w:ind w:left="714"/>
        <w:rPr>
          <w:sz w:val="20"/>
          <w:szCs w:val="24"/>
        </w:rPr>
      </w:pPr>
      <w:r w:rsidRPr="00BF3153">
        <w:rPr>
          <w:sz w:val="20"/>
          <w:szCs w:val="24"/>
        </w:rPr>
        <w:t>Fonte: Elaboração própria.</w:t>
      </w:r>
    </w:p>
    <w:p w14:paraId="32C4EE5B" w14:textId="77777777" w:rsidR="00BF3153" w:rsidRPr="00BF3153" w:rsidRDefault="00BF3153" w:rsidP="00BF3153">
      <w:pPr>
        <w:pStyle w:val="PargrafodaLista"/>
        <w:spacing w:after="200" w:line="240" w:lineRule="auto"/>
        <w:ind w:left="714"/>
        <w:rPr>
          <w:szCs w:val="24"/>
        </w:rPr>
      </w:pPr>
    </w:p>
    <w:p w14:paraId="3673EF47" w14:textId="6493AFF7" w:rsidR="005F1105" w:rsidRPr="003F395A" w:rsidRDefault="005F1105" w:rsidP="00762947">
      <w:pPr>
        <w:pStyle w:val="PargrafodaLista"/>
        <w:numPr>
          <w:ilvl w:val="0"/>
          <w:numId w:val="15"/>
        </w:numPr>
        <w:spacing w:after="120" w:line="240" w:lineRule="auto"/>
        <w:ind w:left="0" w:firstLine="709"/>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sem </w:t>
      </w:r>
      <w:proofErr w:type="spellStart"/>
      <w:r w:rsidRPr="003F395A">
        <w:rPr>
          <w:rFonts w:eastAsiaTheme="minorEastAsia"/>
          <w:i/>
          <w:szCs w:val="24"/>
        </w:rPr>
        <w:t>drift</w:t>
      </w:r>
      <w:proofErr w:type="spellEnd"/>
      <w:r w:rsidRPr="003F395A">
        <w:rPr>
          <w:rStyle w:val="Refdenotaderodap"/>
          <w:szCs w:val="24"/>
        </w:rPr>
        <w:footnoteReference w:id="36"/>
      </w:r>
      <w:r w:rsidRPr="003F395A">
        <w:rPr>
          <w:rFonts w:eastAsiaTheme="minorEastAsia"/>
          <w:szCs w:val="24"/>
        </w:rPr>
        <w:t xml:space="preserve"> ou tendência</w:t>
      </w:r>
    </w:p>
    <w:p w14:paraId="18AF3D27" w14:textId="77777777" w:rsidR="005F1105" w:rsidRPr="003F395A" w:rsidRDefault="005F1105" w:rsidP="00762947">
      <w:pPr>
        <w:pStyle w:val="PargrafodaLista"/>
        <w:numPr>
          <w:ilvl w:val="0"/>
          <w:numId w:val="15"/>
        </w:numPr>
        <w:spacing w:after="120" w:line="240" w:lineRule="auto"/>
        <w:ind w:left="0" w:firstLine="709"/>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proofErr w:type="spellStart"/>
      <w:r w:rsidRPr="003F395A">
        <w:rPr>
          <w:rFonts w:eastAsiaTheme="minorEastAsia"/>
          <w:i/>
          <w:szCs w:val="24"/>
        </w:rPr>
        <w:t>drift</w:t>
      </w:r>
      <w:proofErr w:type="spellEnd"/>
      <w:r w:rsidRPr="003F395A">
        <w:rPr>
          <w:rFonts w:eastAsiaTheme="minorEastAsia"/>
          <w:szCs w:val="24"/>
        </w:rPr>
        <w:t xml:space="preserve"> e sem tendência</w:t>
      </w:r>
    </w:p>
    <w:p w14:paraId="15C9CA27" w14:textId="77777777" w:rsidR="005F1105" w:rsidRPr="003F395A" w:rsidRDefault="005F1105" w:rsidP="00762947">
      <w:pPr>
        <w:pStyle w:val="PargrafodaLista"/>
        <w:numPr>
          <w:ilvl w:val="0"/>
          <w:numId w:val="15"/>
        </w:numPr>
        <w:spacing w:after="120" w:line="240" w:lineRule="auto"/>
        <w:ind w:left="0" w:firstLine="709"/>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proofErr w:type="spellStart"/>
      <w:r w:rsidRPr="003F395A">
        <w:rPr>
          <w:rFonts w:eastAsiaTheme="minorEastAsia"/>
          <w:i/>
          <w:szCs w:val="24"/>
        </w:rPr>
        <w:t>drift</w:t>
      </w:r>
      <w:proofErr w:type="spellEnd"/>
      <w:r w:rsidRPr="003F395A">
        <w:rPr>
          <w:rFonts w:eastAsiaTheme="minorEastAsia"/>
          <w:szCs w:val="24"/>
        </w:rPr>
        <w:t xml:space="preserve"> e tendência</w:t>
      </w:r>
    </w:p>
    <w:p w14:paraId="795CEA7E" w14:textId="77777777" w:rsidR="005F1105" w:rsidRPr="003F395A" w:rsidRDefault="005F1105" w:rsidP="003F395A">
      <w:pPr>
        <w:spacing w:line="360" w:lineRule="auto"/>
        <w:rPr>
          <w:rFonts w:cstheme="minorHAnsi"/>
          <w:szCs w:val="24"/>
        </w:rPr>
        <w:sectPr w:rsidR="005F1105" w:rsidRPr="003F395A" w:rsidSect="005E1FCA">
          <w:pgSz w:w="16838" w:h="11906" w:orient="landscape"/>
          <w:pgMar w:top="1701" w:right="1417" w:bottom="1701" w:left="1417" w:header="708" w:footer="708" w:gutter="0"/>
          <w:cols w:space="708"/>
          <w:docGrid w:linePitch="360"/>
        </w:sectPr>
      </w:pPr>
    </w:p>
    <w:p w14:paraId="7C9CEA0B" w14:textId="70E0FAA0" w:rsidR="005F1105" w:rsidRPr="003F395A" w:rsidRDefault="005F1105" w:rsidP="00762947">
      <w:pPr>
        <w:spacing w:after="120" w:line="360" w:lineRule="auto"/>
        <w:ind w:firstLine="709"/>
        <w:rPr>
          <w:szCs w:val="24"/>
        </w:rPr>
      </w:pPr>
      <w:r w:rsidRPr="003F395A">
        <w:rPr>
          <w:rFonts w:cstheme="minorHAnsi"/>
          <w:szCs w:val="24"/>
        </w:rPr>
        <w:lastRenderedPageBreak/>
        <w:t xml:space="preserve">Para cada uma das séries foram testadas as três formas do teste </w:t>
      </w:r>
      <w:proofErr w:type="spellStart"/>
      <w:r w:rsidRPr="003F395A">
        <w:rPr>
          <w:szCs w:val="24"/>
        </w:rPr>
        <w:t>Dickey-Fuller</w:t>
      </w:r>
      <w:proofErr w:type="spellEnd"/>
      <w:r w:rsidRPr="003F395A">
        <w:rPr>
          <w:szCs w:val="24"/>
        </w:rPr>
        <w:t xml:space="preserve">. </w:t>
      </w:r>
      <w:del w:id="1825" w:author="Felipe Neiva Mundim" w:date="2020-10-29T20:22:00Z">
        <w:r w:rsidRPr="003F395A" w:rsidDel="00A15FDE">
          <w:rPr>
            <w:szCs w:val="24"/>
          </w:rPr>
          <w:delText>Para cada uma das formas testou-se</w:delText>
        </w:r>
      </w:del>
      <w:ins w:id="1826" w:author="Felipe Neiva Mundim" w:date="2020-10-29T20:22:00Z">
        <w:r w:rsidR="00A15FDE">
          <w:rPr>
            <w:szCs w:val="24"/>
          </w:rPr>
          <w:t>Em cada uma das formas foi testado</w:t>
        </w:r>
      </w:ins>
      <w:r w:rsidRPr="003F395A">
        <w:rPr>
          <w:szCs w:val="24"/>
        </w:rPr>
        <w:t xml:space="preserve"> o comportamento do processo gerador com até 12 defasagens. </w:t>
      </w:r>
    </w:p>
    <w:p w14:paraId="2ACB9505" w14:textId="50265F7C" w:rsidR="005F1105" w:rsidRPr="003F395A" w:rsidRDefault="005F1105" w:rsidP="00762947">
      <w:pPr>
        <w:spacing w:after="120" w:line="360" w:lineRule="auto"/>
        <w:ind w:firstLine="709"/>
        <w:rPr>
          <w:rFonts w:cstheme="minorHAnsi"/>
          <w:szCs w:val="24"/>
        </w:rPr>
      </w:pPr>
      <w:r w:rsidRPr="003F395A">
        <w:rPr>
          <w:szCs w:val="24"/>
        </w:rPr>
        <w:t xml:space="preserve">A menor defasagem em que se foi possível atestar </w:t>
      </w:r>
      <w:proofErr w:type="spellStart"/>
      <w:r w:rsidRPr="003F395A">
        <w:rPr>
          <w:szCs w:val="24"/>
        </w:rPr>
        <w:t>estacionariedade</w:t>
      </w:r>
      <w:proofErr w:type="spellEnd"/>
      <w:r w:rsidRPr="003F395A">
        <w:rPr>
          <w:szCs w:val="24"/>
        </w:rPr>
        <w:t xml:space="preserve"> e não autocorrelação dos resíduos, simultaneamente, é apresentada na coluna “Número de defasagens” da T</w:t>
      </w:r>
      <w:r w:rsidRPr="003F395A">
        <w:rPr>
          <w:rFonts w:cstheme="minorHAnsi"/>
          <w:szCs w:val="24"/>
        </w:rPr>
        <w:t xml:space="preserve">abela </w:t>
      </w:r>
      <w:del w:id="1827" w:author="Felipe Neiva Mundim" w:date="2020-10-29T20:18:00Z">
        <w:r w:rsidRPr="003F395A" w:rsidDel="00A15FDE">
          <w:rPr>
            <w:rFonts w:cstheme="minorHAnsi"/>
            <w:szCs w:val="24"/>
          </w:rPr>
          <w:delText>3</w:delText>
        </w:r>
      </w:del>
      <w:ins w:id="1828" w:author="Felipe Neiva Mundim" w:date="2020-10-29T20:18:00Z">
        <w:r w:rsidR="00A15FDE">
          <w:rPr>
            <w:rFonts w:cstheme="minorHAnsi"/>
            <w:szCs w:val="24"/>
          </w:rPr>
          <w:t>6</w:t>
        </w:r>
      </w:ins>
      <w:r w:rsidRPr="003F395A">
        <w:rPr>
          <w:rFonts w:cstheme="minorHAnsi"/>
          <w:szCs w:val="24"/>
        </w:rPr>
        <w:t xml:space="preserve">. Quando </w:t>
      </w:r>
      <w:proofErr w:type="gramStart"/>
      <w:r w:rsidRPr="003F395A">
        <w:rPr>
          <w:rFonts w:cstheme="minorHAnsi"/>
          <w:szCs w:val="24"/>
        </w:rPr>
        <w:t>ambas condições</w:t>
      </w:r>
      <w:proofErr w:type="gramEnd"/>
      <w:r w:rsidRPr="003F395A">
        <w:rPr>
          <w:rFonts w:cstheme="minorHAnsi"/>
          <w:szCs w:val="24"/>
        </w:rPr>
        <w:t xml:space="preserve"> não foram satisfeitas em nenhuma situação, tem-se uma linha em branco para aquela variável.</w:t>
      </w:r>
    </w:p>
    <w:p w14:paraId="5F209F61" w14:textId="0322E863" w:rsidR="005F1105" w:rsidRPr="003F395A" w:rsidRDefault="005F1105" w:rsidP="00762947">
      <w:pPr>
        <w:spacing w:after="120" w:line="360" w:lineRule="auto"/>
        <w:ind w:firstLine="709"/>
        <w:rPr>
          <w:rFonts w:cstheme="minorHAnsi"/>
          <w:szCs w:val="24"/>
        </w:rPr>
      </w:pPr>
      <w:r w:rsidRPr="003F395A">
        <w:rPr>
          <w:rFonts w:cstheme="minorHAnsi"/>
          <w:szCs w:val="24"/>
        </w:rPr>
        <w:t xml:space="preserve">Os </w:t>
      </w:r>
      <w:del w:id="1829" w:author="Felipe Neiva Mundim" w:date="2020-10-29T20:19:00Z">
        <w:r w:rsidRPr="003F395A" w:rsidDel="00A15FDE">
          <w:rPr>
            <w:rFonts w:cstheme="minorHAnsi"/>
            <w:szCs w:val="24"/>
          </w:rPr>
          <w:delText>hífens</w:delText>
        </w:r>
      </w:del>
      <w:ins w:id="1830" w:author="Felipe Neiva Mundim" w:date="2020-10-29T20:19:00Z">
        <w:r w:rsidR="00A15FDE" w:rsidRPr="003F395A">
          <w:rPr>
            <w:rFonts w:cstheme="minorHAnsi"/>
            <w:szCs w:val="24"/>
          </w:rPr>
          <w:t>hifens</w:t>
        </w:r>
      </w:ins>
      <w:r w:rsidRPr="003F395A">
        <w:rPr>
          <w:rFonts w:cstheme="minorHAnsi"/>
          <w:szCs w:val="24"/>
        </w:rPr>
        <w:t xml:space="preserve"> </w:t>
      </w:r>
      <w:del w:id="1831" w:author="Felipe Neiva Mundim" w:date="2020-10-29T20:19:00Z">
        <w:r w:rsidRPr="003F395A" w:rsidDel="00A15FDE">
          <w:rPr>
            <w:rFonts w:cstheme="minorHAnsi"/>
            <w:szCs w:val="24"/>
          </w:rPr>
          <w:delText xml:space="preserve">(“-“) </w:delText>
        </w:r>
      </w:del>
      <w:r w:rsidRPr="003F395A">
        <w:rPr>
          <w:rFonts w:cstheme="minorHAnsi"/>
          <w:szCs w:val="24"/>
        </w:rPr>
        <w:t xml:space="preserve">na Tabela </w:t>
      </w:r>
      <w:del w:id="1832" w:author="Felipe Neiva Mundim" w:date="2020-10-29T20:19:00Z">
        <w:r w:rsidRPr="003F395A" w:rsidDel="00A15FDE">
          <w:rPr>
            <w:rFonts w:cstheme="minorHAnsi"/>
            <w:szCs w:val="24"/>
          </w:rPr>
          <w:delText xml:space="preserve">3 </w:delText>
        </w:r>
      </w:del>
      <w:ins w:id="1833" w:author="Felipe Neiva Mundim" w:date="2020-10-29T20:19:00Z">
        <w:r w:rsidR="00A15FDE">
          <w:rPr>
            <w:rFonts w:cstheme="minorHAnsi"/>
            <w:szCs w:val="24"/>
          </w:rPr>
          <w:t>6</w:t>
        </w:r>
        <w:r w:rsidR="00A15FDE" w:rsidRPr="003F395A">
          <w:rPr>
            <w:rFonts w:cstheme="minorHAnsi"/>
            <w:szCs w:val="24"/>
          </w:rPr>
          <w:t xml:space="preserve"> </w:t>
        </w:r>
      </w:ins>
      <w:r w:rsidRPr="003F395A">
        <w:rPr>
          <w:rFonts w:cstheme="minorHAnsi"/>
          <w:szCs w:val="24"/>
        </w:rPr>
        <w:t xml:space="preserve">indicam que a hipótese nula não foi rejeitada. Os </w:t>
      </w:r>
      <w:ins w:id="1834" w:author="Felipe Neiva Mundim" w:date="2020-10-29T20:20:00Z">
        <w:r w:rsidR="00A15FDE">
          <w:rPr>
            <w:rFonts w:cstheme="minorHAnsi"/>
            <w:szCs w:val="24"/>
          </w:rPr>
          <w:t xml:space="preserve">valores </w:t>
        </w:r>
      </w:ins>
      <w:r w:rsidRPr="003F395A">
        <w:rPr>
          <w:rFonts w:cstheme="minorHAnsi"/>
          <w:szCs w:val="24"/>
        </w:rPr>
        <w:t xml:space="preserve">“5%” e “1%” indicam o nível de significância </w:t>
      </w:r>
      <w:del w:id="1835" w:author="Felipe Neiva Mundim" w:date="2020-10-29T20:20:00Z">
        <w:r w:rsidRPr="003F395A" w:rsidDel="00A15FDE">
          <w:rPr>
            <w:rFonts w:cstheme="minorHAnsi"/>
            <w:szCs w:val="24"/>
          </w:rPr>
          <w:delText xml:space="preserve">com </w:delText>
        </w:r>
      </w:del>
      <w:ins w:id="1836" w:author="Felipe Neiva Mundim" w:date="2020-10-29T20:20:00Z">
        <w:r w:rsidR="00A15FDE">
          <w:rPr>
            <w:rFonts w:cstheme="minorHAnsi"/>
            <w:szCs w:val="24"/>
          </w:rPr>
          <w:t>em</w:t>
        </w:r>
        <w:r w:rsidR="00A15FDE" w:rsidRPr="003F395A">
          <w:rPr>
            <w:rFonts w:cstheme="minorHAnsi"/>
            <w:szCs w:val="24"/>
          </w:rPr>
          <w:t xml:space="preserve"> </w:t>
        </w:r>
      </w:ins>
      <w:r w:rsidRPr="003F395A">
        <w:rPr>
          <w:rFonts w:cstheme="minorHAnsi"/>
          <w:szCs w:val="24"/>
        </w:rPr>
        <w:t>que aquelas hipóteses foram rejeitadas.</w:t>
      </w:r>
    </w:p>
    <w:p w14:paraId="018F3FC8" w14:textId="77777777" w:rsidR="005F1105" w:rsidRPr="003F395A" w:rsidRDefault="005F1105" w:rsidP="00762947">
      <w:pPr>
        <w:tabs>
          <w:tab w:val="left" w:pos="7534"/>
        </w:tabs>
        <w:spacing w:after="120" w:line="360" w:lineRule="auto"/>
        <w:ind w:firstLine="709"/>
        <w:rPr>
          <w:szCs w:val="24"/>
        </w:rPr>
      </w:pPr>
      <w:r w:rsidRPr="003F395A">
        <w:rPr>
          <w:szCs w:val="24"/>
        </w:rPr>
        <w:t>Dessa forma, apenas as seguintes séries serão adicionadas às regressões:</w:t>
      </w:r>
      <w:r w:rsidRPr="003F395A">
        <w:rPr>
          <w:szCs w:val="24"/>
        </w:rPr>
        <w:tab/>
      </w:r>
    </w:p>
    <w:p w14:paraId="6F8E9293" w14:textId="77777777"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4380 - PIB mensal - Valores correntes (R$ milhões)</w:t>
      </w:r>
    </w:p>
    <w:p w14:paraId="4B9A1713" w14:textId="2EC75A01"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 xml:space="preserve">24363 - </w:t>
      </w:r>
      <w:del w:id="1837" w:author="Felipe Neiva Mundim" w:date="2020-10-29T20:21:00Z">
        <w:r w:rsidRPr="003F395A" w:rsidDel="00A15FDE">
          <w:rPr>
            <w:szCs w:val="24"/>
          </w:rPr>
          <w:delText xml:space="preserve">Índice de Atividade Econômica do Banco Central </w:delText>
        </w:r>
      </w:del>
      <w:del w:id="1838" w:author="Felipe Neiva Mundim" w:date="2020-10-29T20:20:00Z">
        <w:r w:rsidRPr="003F395A" w:rsidDel="00A15FDE">
          <w:rPr>
            <w:szCs w:val="24"/>
          </w:rPr>
          <w:delText xml:space="preserve">- </w:delText>
        </w:r>
      </w:del>
      <w:r w:rsidRPr="003F395A">
        <w:rPr>
          <w:szCs w:val="24"/>
        </w:rPr>
        <w:t>IBC-Br</w:t>
      </w:r>
    </w:p>
    <w:p w14:paraId="71741B13" w14:textId="77777777"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4189 - Taxa de juros - Selic acumulada no mês anualizada base 252</w:t>
      </w:r>
    </w:p>
    <w:p w14:paraId="0E3FACAE" w14:textId="4E509BB4" w:rsidR="005F1105" w:rsidRPr="003F395A" w:rsidRDefault="005F1105" w:rsidP="00762947">
      <w:pPr>
        <w:pStyle w:val="PargrafodaLista"/>
        <w:numPr>
          <w:ilvl w:val="0"/>
          <w:numId w:val="8"/>
        </w:numPr>
        <w:spacing w:after="120" w:line="360" w:lineRule="auto"/>
        <w:ind w:left="0" w:firstLine="709"/>
        <w:rPr>
          <w:szCs w:val="24"/>
        </w:rPr>
      </w:pPr>
      <w:r w:rsidRPr="003F395A">
        <w:rPr>
          <w:szCs w:val="24"/>
        </w:rPr>
        <w:t xml:space="preserve">433 - </w:t>
      </w:r>
      <w:del w:id="1839" w:author="Felipe Neiva Mundim" w:date="2020-10-29T20:21:00Z">
        <w:r w:rsidRPr="003F395A" w:rsidDel="00A15FDE">
          <w:rPr>
            <w:szCs w:val="24"/>
          </w:rPr>
          <w:delText xml:space="preserve">Índice </w:delText>
        </w:r>
        <w:r w:rsidR="00A15FDE" w:rsidRPr="003F395A" w:rsidDel="00A15FDE">
          <w:rPr>
            <w:szCs w:val="24"/>
          </w:rPr>
          <w:delText xml:space="preserve">Nacional </w:delText>
        </w:r>
        <w:r w:rsidRPr="003F395A" w:rsidDel="00A15FDE">
          <w:rPr>
            <w:szCs w:val="24"/>
          </w:rPr>
          <w:delText xml:space="preserve">de </w:delText>
        </w:r>
        <w:r w:rsidR="00A15FDE" w:rsidRPr="003F395A" w:rsidDel="00A15FDE">
          <w:rPr>
            <w:szCs w:val="24"/>
          </w:rPr>
          <w:delText xml:space="preserve">Preços </w:delText>
        </w:r>
        <w:r w:rsidRPr="003F395A" w:rsidDel="00A15FDE">
          <w:rPr>
            <w:szCs w:val="24"/>
          </w:rPr>
          <w:delText xml:space="preserve">ao </w:delText>
        </w:r>
        <w:r w:rsidR="00A15FDE" w:rsidRPr="003F395A" w:rsidDel="00A15FDE">
          <w:rPr>
            <w:szCs w:val="24"/>
          </w:rPr>
          <w:delText>Consumidor</w:delText>
        </w:r>
        <w:r w:rsidRPr="003F395A" w:rsidDel="00A15FDE">
          <w:rPr>
            <w:szCs w:val="24"/>
          </w:rPr>
          <w:delText>-</w:delText>
        </w:r>
        <w:r w:rsidR="00A15FDE" w:rsidRPr="003F395A" w:rsidDel="00A15FDE">
          <w:rPr>
            <w:szCs w:val="24"/>
          </w:rPr>
          <w:delText xml:space="preserve">Amplo </w:delText>
        </w:r>
        <w:r w:rsidRPr="003F395A" w:rsidDel="00A15FDE">
          <w:rPr>
            <w:szCs w:val="24"/>
          </w:rPr>
          <w:delText>(</w:delText>
        </w:r>
      </w:del>
      <w:r w:rsidRPr="003F395A">
        <w:rPr>
          <w:szCs w:val="24"/>
        </w:rPr>
        <w:t>IPCA</w:t>
      </w:r>
      <w:del w:id="1840" w:author="Felipe Neiva Mundim" w:date="2020-10-29T20:21:00Z">
        <w:r w:rsidRPr="003F395A" w:rsidDel="00A15FDE">
          <w:rPr>
            <w:szCs w:val="24"/>
          </w:rPr>
          <w:delText>)</w:delText>
        </w:r>
      </w:del>
      <w:r w:rsidRPr="003F395A">
        <w:rPr>
          <w:szCs w:val="24"/>
        </w:rPr>
        <w:t xml:space="preserve"> do </w:t>
      </w:r>
      <w:del w:id="1841" w:author="Felipe Neiva Mundim" w:date="2020-10-29T20:21:00Z">
        <w:r w:rsidRPr="003F395A" w:rsidDel="00A15FDE">
          <w:rPr>
            <w:szCs w:val="24"/>
          </w:rPr>
          <w:delText>Instituto Brasileiro de Geografia e Estatística (</w:delText>
        </w:r>
      </w:del>
      <w:r w:rsidRPr="003F395A">
        <w:rPr>
          <w:szCs w:val="24"/>
        </w:rPr>
        <w:t>IBGE</w:t>
      </w:r>
      <w:del w:id="1842" w:author="Felipe Neiva Mundim" w:date="2020-10-29T20:21:00Z">
        <w:r w:rsidRPr="003F395A" w:rsidDel="00A15FDE">
          <w:rPr>
            <w:szCs w:val="24"/>
          </w:rPr>
          <w:delText>)</w:delText>
        </w:r>
      </w:del>
    </w:p>
    <w:p w14:paraId="3BD03D98" w14:textId="3B23A40B" w:rsidR="005F1105" w:rsidRPr="003F395A" w:rsidRDefault="005F1105" w:rsidP="00762947">
      <w:pPr>
        <w:spacing w:after="120" w:line="360" w:lineRule="auto"/>
        <w:ind w:firstLine="709"/>
        <w:rPr>
          <w:rFonts w:cstheme="minorHAnsi"/>
          <w:szCs w:val="24"/>
        </w:rPr>
      </w:pPr>
      <w:r w:rsidRPr="003F395A">
        <w:rPr>
          <w:rFonts w:cstheme="minorHAnsi"/>
          <w:szCs w:val="24"/>
        </w:rPr>
        <w:t xml:space="preserve">Como </w:t>
      </w:r>
      <w:del w:id="1843" w:author="Felipe Neiva Mundim" w:date="2020-10-29T20:22:00Z">
        <w:r w:rsidRPr="003F395A" w:rsidDel="00A15FDE">
          <w:rPr>
            <w:rFonts w:cstheme="minorHAnsi"/>
            <w:szCs w:val="24"/>
          </w:rPr>
          <w:delText xml:space="preserve">estas </w:delText>
        </w:r>
      </w:del>
      <w:ins w:id="1844" w:author="Felipe Neiva Mundim" w:date="2020-10-29T20:22:00Z">
        <w:r w:rsidR="00A15FDE">
          <w:rPr>
            <w:rFonts w:cstheme="minorHAnsi"/>
            <w:szCs w:val="24"/>
          </w:rPr>
          <w:t>essas</w:t>
        </w:r>
        <w:r w:rsidR="00A15FDE" w:rsidRPr="003F395A">
          <w:rPr>
            <w:rFonts w:cstheme="minorHAnsi"/>
            <w:szCs w:val="24"/>
          </w:rPr>
          <w:t xml:space="preserve"> </w:t>
        </w:r>
      </w:ins>
      <w:r w:rsidRPr="003F395A">
        <w:rPr>
          <w:rFonts w:cstheme="minorHAnsi"/>
          <w:szCs w:val="24"/>
        </w:rPr>
        <w:t xml:space="preserve">séries são estacionárias em nível, se diz que são </w:t>
      </w:r>
      <w:proofErr w:type="gramStart"/>
      <w:r w:rsidRPr="003F395A">
        <w:rPr>
          <w:rFonts w:cstheme="minorHAnsi"/>
          <w:szCs w:val="24"/>
        </w:rPr>
        <w:t>I(</w:t>
      </w:r>
      <w:proofErr w:type="gramEnd"/>
      <w:r w:rsidRPr="003F395A">
        <w:rPr>
          <w:rFonts w:cstheme="minorHAnsi"/>
          <w:szCs w:val="24"/>
        </w:rPr>
        <w:t>0), assim como a série de AC</w:t>
      </w:r>
      <w:del w:id="1845" w:author="Felipe Neiva Mundim" w:date="2020-10-29T20:22:00Z">
        <w:r w:rsidRPr="003F395A" w:rsidDel="00A15FDE">
          <w:rPr>
            <w:rFonts w:cstheme="minorHAnsi"/>
            <w:szCs w:val="24"/>
          </w:rPr>
          <w:delText>s</w:delText>
        </w:r>
      </w:del>
      <w:r w:rsidRPr="003F395A">
        <w:rPr>
          <w:rFonts w:cstheme="minorHAnsi"/>
          <w:szCs w:val="24"/>
        </w:rPr>
        <w:t>.</w:t>
      </w:r>
    </w:p>
    <w:p w14:paraId="3ED7B467" w14:textId="7BB86792" w:rsidR="005F1105" w:rsidRPr="003F395A" w:rsidRDefault="005F1105" w:rsidP="00762947">
      <w:pPr>
        <w:spacing w:after="120" w:line="360" w:lineRule="auto"/>
        <w:ind w:firstLine="709"/>
        <w:rPr>
          <w:rFonts w:eastAsiaTheme="minorEastAsia" w:cstheme="minorHAnsi"/>
          <w:szCs w:val="24"/>
        </w:rPr>
      </w:pPr>
      <w:del w:id="1846" w:author="Felipe Neiva Mundim" w:date="2020-10-29T20:22:00Z">
        <w:r w:rsidRPr="003F395A" w:rsidDel="00A15FDE">
          <w:rPr>
            <w:rFonts w:cstheme="minorHAnsi"/>
            <w:szCs w:val="24"/>
          </w:rPr>
          <w:delText>Com apenas</w:delText>
        </w:r>
      </w:del>
      <w:ins w:id="1847" w:author="Felipe Neiva Mundim" w:date="2020-10-29T20:22:00Z">
        <w:r w:rsidR="00A15FDE">
          <w:rPr>
            <w:rFonts w:cstheme="minorHAnsi"/>
            <w:szCs w:val="24"/>
          </w:rPr>
          <w:t>A partir de</w:t>
        </w:r>
      </w:ins>
      <w:r w:rsidRPr="003F395A">
        <w:rPr>
          <w:rFonts w:cstheme="minorHAnsi"/>
          <w:szCs w:val="24"/>
        </w:rPr>
        <w:t xml:space="preserve"> quatro séries macroeconômicas, efeitos fixos de mês</w:t>
      </w:r>
      <w:del w:id="1848" w:author="Felipe Neiva Mundim" w:date="2020-10-29T20:23:00Z">
        <w:r w:rsidRPr="003F395A" w:rsidDel="00A15FDE">
          <w:rPr>
            <w:rFonts w:cstheme="minorHAnsi"/>
            <w:szCs w:val="24"/>
          </w:rPr>
          <w:delText>,</w:delText>
        </w:r>
      </w:del>
      <w:r w:rsidRPr="003F395A">
        <w:rPr>
          <w:rFonts w:cstheme="minorHAnsi"/>
          <w:szCs w:val="24"/>
        </w:rPr>
        <w:t xml:space="preserve"> e um </w:t>
      </w:r>
      <m:oMath>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0</m:t>
            </m:r>
          </m:sub>
        </m:sSub>
      </m:oMath>
      <w:r w:rsidRPr="003F395A">
        <w:rPr>
          <w:rFonts w:eastAsiaTheme="minorEastAsia" w:cstheme="minorHAnsi"/>
          <w:szCs w:val="24"/>
        </w:rPr>
        <w:t>, o número de modelos possíveis de serem constituídos são calculados pela seguinte equação.</w:t>
      </w:r>
    </w:p>
    <w:p w14:paraId="7430B87E" w14:textId="32ABBA35" w:rsidR="005F1105" w:rsidRPr="003F395A" w:rsidRDefault="006371BF" w:rsidP="00CB057B">
      <w:pPr>
        <w:spacing w:before="360" w:after="360" w:line="360" w:lineRule="auto"/>
        <w:jc w:val="right"/>
        <w:rPr>
          <w:rFonts w:eastAsiaTheme="minorEastAsia" w:cstheme="minorHAnsi"/>
          <w:szCs w:val="24"/>
        </w:rPr>
      </w:pPr>
      <m:oMath>
        <m:sSub>
          <m:sSubPr>
            <m:ctrlPr>
              <w:rPr>
                <w:rFonts w:ascii="Cambria Math" w:hAnsi="Cambria Math" w:cstheme="minorHAnsi"/>
                <w:i/>
                <w:szCs w:val="24"/>
              </w:rPr>
            </m:ctrlPr>
          </m:sSubPr>
          <m:e>
            <m:r>
              <w:rPr>
                <w:rFonts w:ascii="Cambria Math" w:hAnsi="Cambria Math" w:cstheme="minorHAnsi"/>
                <w:szCs w:val="24"/>
              </w:rPr>
              <m:t>N</m:t>
            </m:r>
          </m:e>
          <m:sub>
            <m:r>
              <w:rPr>
                <w:rFonts w:ascii="Cambria Math" w:hAnsi="Cambria Math" w:cstheme="minorHAnsi"/>
                <w:szCs w:val="24"/>
              </w:rPr>
              <m:t>m</m:t>
            </m:r>
          </m:sub>
        </m:sSub>
        <m:r>
          <w:rPr>
            <w:rFonts w:ascii="Cambria Math" w:hAnsi="Cambria Math" w:cstheme="minorHAnsi"/>
            <w:szCs w:val="24"/>
          </w:rPr>
          <m:t>=1+</m:t>
        </m:r>
        <m:nary>
          <m:naryPr>
            <m:chr m:val="∑"/>
            <m:limLoc m:val="undOvr"/>
            <m:ctrlPr>
              <w:rPr>
                <w:rFonts w:ascii="Cambria Math" w:hAnsi="Cambria Math" w:cstheme="minorHAnsi"/>
                <w:i/>
                <w:szCs w:val="24"/>
              </w:rPr>
            </m:ctrlPr>
          </m:naryPr>
          <m:sub>
            <m:r>
              <w:rPr>
                <w:rFonts w:ascii="Cambria Math" w:hAnsi="Cambria Math" w:cstheme="minorHAnsi"/>
                <w:szCs w:val="24"/>
              </w:rPr>
              <m:t>p=1</m:t>
            </m:r>
          </m:sub>
          <m:sup>
            <m:r>
              <w:rPr>
                <w:rFonts w:ascii="Cambria Math" w:hAnsi="Cambria Math" w:cstheme="minorHAnsi"/>
                <w:szCs w:val="24"/>
              </w:rPr>
              <m:t>5</m:t>
            </m:r>
          </m:sup>
          <m:e>
            <m:sSub>
              <m:sSubPr>
                <m:ctrlPr>
                  <w:rPr>
                    <w:rFonts w:ascii="Cambria Math" w:hAnsi="Cambria Math" w:cstheme="minorHAnsi"/>
                    <w:i/>
                    <w:szCs w:val="24"/>
                  </w:rPr>
                </m:ctrlPr>
              </m:sSubPr>
              <m:e>
                <m:r>
                  <w:rPr>
                    <w:rFonts w:ascii="Cambria Math" w:hAnsi="Cambria Math" w:cstheme="minorHAnsi"/>
                    <w:szCs w:val="24"/>
                  </w:rPr>
                  <m:t>C</m:t>
                </m:r>
              </m:e>
              <m:sub>
                <m:r>
                  <w:rPr>
                    <w:rFonts w:ascii="Cambria Math" w:hAnsi="Cambria Math" w:cstheme="minorHAnsi"/>
                    <w:szCs w:val="24"/>
                  </w:rPr>
                  <m:t>5,p</m:t>
                </m:r>
              </m:sub>
            </m:sSub>
          </m:e>
        </m:nary>
        <m:r>
          <w:rPr>
            <w:rFonts w:ascii="Cambria Math" w:hAnsi="Cambria Math" w:cstheme="minorHAnsi"/>
            <w:szCs w:val="24"/>
          </w:rPr>
          <m:t>=1+</m:t>
        </m:r>
        <m:nary>
          <m:naryPr>
            <m:chr m:val="∑"/>
            <m:limLoc m:val="undOvr"/>
            <m:ctrlPr>
              <w:rPr>
                <w:rFonts w:ascii="Cambria Math" w:hAnsi="Cambria Math" w:cstheme="minorHAnsi"/>
                <w:i/>
                <w:szCs w:val="24"/>
              </w:rPr>
            </m:ctrlPr>
          </m:naryPr>
          <m:sub>
            <m:r>
              <w:rPr>
                <w:rFonts w:ascii="Cambria Math" w:hAnsi="Cambria Math" w:cstheme="minorHAnsi"/>
                <w:szCs w:val="24"/>
              </w:rPr>
              <m:t>p=1</m:t>
            </m:r>
          </m:sub>
          <m:sup>
            <m:r>
              <w:rPr>
                <w:rFonts w:ascii="Cambria Math" w:hAnsi="Cambria Math" w:cstheme="minorHAnsi"/>
                <w:szCs w:val="24"/>
              </w:rPr>
              <m:t>5</m:t>
            </m:r>
          </m:sup>
          <m:e>
            <m:f>
              <m:fPr>
                <m:ctrlPr>
                  <w:rPr>
                    <w:rFonts w:ascii="Cambria Math" w:hAnsi="Cambria Math" w:cstheme="minorHAnsi"/>
                    <w:i/>
                    <w:szCs w:val="24"/>
                  </w:rPr>
                </m:ctrlPr>
              </m:fPr>
              <m:num>
                <m:r>
                  <w:rPr>
                    <w:rFonts w:ascii="Cambria Math" w:hAnsi="Cambria Math" w:cstheme="minorHAnsi"/>
                    <w:szCs w:val="24"/>
                  </w:rPr>
                  <m:t>5!</m:t>
                </m:r>
              </m:num>
              <m:den>
                <m:r>
                  <w:rPr>
                    <w:rFonts w:ascii="Cambria Math" w:hAnsi="Cambria Math" w:cstheme="minorHAnsi"/>
                    <w:szCs w:val="24"/>
                  </w:rPr>
                  <m:t>p!</m:t>
                </m:r>
                <m:d>
                  <m:dPr>
                    <m:ctrlPr>
                      <w:rPr>
                        <w:rFonts w:ascii="Cambria Math" w:hAnsi="Cambria Math" w:cstheme="minorHAnsi"/>
                        <w:i/>
                        <w:szCs w:val="24"/>
                      </w:rPr>
                    </m:ctrlPr>
                  </m:dPr>
                  <m:e>
                    <m:r>
                      <w:rPr>
                        <w:rFonts w:ascii="Cambria Math" w:hAnsi="Cambria Math" w:cstheme="minorHAnsi"/>
                        <w:szCs w:val="24"/>
                      </w:rPr>
                      <m:t>5-p</m:t>
                    </m:r>
                  </m:e>
                </m:d>
                <m:r>
                  <w:rPr>
                    <w:rFonts w:ascii="Cambria Math" w:hAnsi="Cambria Math" w:cstheme="minorHAnsi"/>
                    <w:szCs w:val="24"/>
                  </w:rPr>
                  <m:t>!</m:t>
                </m:r>
              </m:den>
            </m:f>
          </m:e>
        </m:nary>
        <m:r>
          <w:rPr>
            <w:rFonts w:ascii="Cambria Math" w:eastAsiaTheme="minorEastAsia" w:hAnsi="Cambria Math" w:cstheme="minorHAnsi"/>
            <w:szCs w:val="24"/>
          </w:rPr>
          <m:t>=32</m:t>
        </m:r>
      </m:oMath>
      <w:ins w:id="1849" w:author="Felipe Neiva Mundim" w:date="2020-10-29T20:23:00Z">
        <w:r w:rsidR="00A15FDE">
          <w:rPr>
            <w:rFonts w:eastAsiaTheme="minorEastAsia" w:cstheme="minorHAnsi"/>
            <w:szCs w:val="24"/>
          </w:rPr>
          <w:t xml:space="preserve"> </w:t>
        </w:r>
        <w:r w:rsidR="00A15FDE">
          <w:rPr>
            <w:rFonts w:eastAsiaTheme="minorEastAsia" w:cstheme="minorHAnsi"/>
            <w:szCs w:val="24"/>
          </w:rPr>
          <w:tab/>
        </w:r>
        <w:r w:rsidR="00A15FDE">
          <w:rPr>
            <w:rFonts w:eastAsiaTheme="minorEastAsia" w:cstheme="minorHAnsi"/>
            <w:szCs w:val="24"/>
          </w:rPr>
          <w:tab/>
        </w:r>
        <w:r w:rsidR="00A15FDE">
          <w:rPr>
            <w:rFonts w:eastAsiaTheme="minorEastAsia" w:cstheme="minorHAnsi"/>
            <w:szCs w:val="24"/>
          </w:rPr>
          <w:tab/>
        </w:r>
        <w:r w:rsidR="00A15FDE">
          <w:rPr>
            <w:rFonts w:eastAsiaTheme="minorEastAsia" w:cstheme="minorHAnsi"/>
            <w:szCs w:val="24"/>
          </w:rPr>
          <w:tab/>
        </w:r>
        <w:r w:rsidR="00A15FDE">
          <w:rPr>
            <w:rFonts w:eastAsiaTheme="minorEastAsia" w:cstheme="minorHAnsi"/>
            <w:szCs w:val="24"/>
          </w:rPr>
          <w:tab/>
          <w:t>(35)</w:t>
        </w:r>
      </w:ins>
    </w:p>
    <w:p w14:paraId="0C22BB41" w14:textId="33CDC70E" w:rsidR="005F1105" w:rsidRPr="003F395A" w:rsidRDefault="005F1105" w:rsidP="00762947">
      <w:pPr>
        <w:spacing w:after="120" w:line="360" w:lineRule="auto"/>
        <w:ind w:firstLine="709"/>
        <w:rPr>
          <w:rFonts w:eastAsiaTheme="minorEastAsia" w:cstheme="minorHAnsi"/>
          <w:szCs w:val="24"/>
        </w:rPr>
      </w:pPr>
      <w:r w:rsidRPr="003F395A">
        <w:rPr>
          <w:rFonts w:eastAsiaTheme="minorEastAsia" w:cstheme="minorHAnsi"/>
          <w:szCs w:val="24"/>
        </w:rPr>
        <w:t>Onde</w:t>
      </w:r>
      <w:ins w:id="1850" w:author="Felipe Neiva Mundim" w:date="2020-10-29T20:24:00Z">
        <w:r w:rsidR="00A15FDE">
          <w:rPr>
            <w:rFonts w:eastAsiaTheme="minorEastAsia" w:cstheme="minorHAnsi"/>
            <w:szCs w:val="24"/>
          </w:rPr>
          <w:t>,</w:t>
        </w:r>
      </w:ins>
      <w:r w:rsidRPr="003F395A">
        <w:rPr>
          <w:rFonts w:eastAsiaTheme="minorEastAsia" w:cstheme="minorHAnsi"/>
          <w:szCs w:val="24"/>
        </w:rPr>
        <w:t xml:space="preserve">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N</m:t>
            </m:r>
          </m:e>
          <m:sub>
            <m:r>
              <w:rPr>
                <w:rFonts w:ascii="Cambria Math" w:eastAsiaTheme="minorEastAsia" w:hAnsi="Cambria Math" w:cstheme="minorHAnsi"/>
                <w:szCs w:val="24"/>
              </w:rPr>
              <m:t>m</m:t>
            </m:r>
          </m:sub>
        </m:sSub>
      </m:oMath>
      <w:r w:rsidRPr="003F395A">
        <w:rPr>
          <w:rFonts w:eastAsiaTheme="minorEastAsia" w:cstheme="minorHAnsi"/>
          <w:szCs w:val="24"/>
        </w:rPr>
        <w:t xml:space="preserve"> é o número de modelos, </w:t>
      </w:r>
      <m:oMath>
        <m:sSub>
          <m:sSubPr>
            <m:ctrlPr>
              <w:rPr>
                <w:rFonts w:ascii="Cambria Math" w:hAnsi="Cambria Math" w:cstheme="minorHAnsi"/>
                <w:i/>
                <w:szCs w:val="24"/>
              </w:rPr>
            </m:ctrlPr>
          </m:sSubPr>
          <m:e>
            <m:r>
              <w:rPr>
                <w:rFonts w:ascii="Cambria Math" w:hAnsi="Cambria Math" w:cstheme="minorHAnsi"/>
                <w:szCs w:val="24"/>
              </w:rPr>
              <m:t>C</m:t>
            </m:r>
          </m:e>
          <m:sub>
            <m:r>
              <w:rPr>
                <w:rFonts w:ascii="Cambria Math" w:hAnsi="Cambria Math" w:cstheme="minorHAnsi"/>
                <w:szCs w:val="24"/>
              </w:rPr>
              <m:t>n,p</m:t>
            </m:r>
          </m:sub>
        </m:sSub>
      </m:oMath>
      <w:r w:rsidRPr="003F395A">
        <w:rPr>
          <w:rFonts w:eastAsiaTheme="minorEastAsia" w:cstheme="minorHAnsi"/>
          <w:szCs w:val="24"/>
        </w:rPr>
        <w:t xml:space="preserve"> o número de combinações possíveis de </w:t>
      </w:r>
      <m:oMath>
        <m:r>
          <w:rPr>
            <w:rFonts w:ascii="Cambria Math" w:eastAsiaTheme="minorEastAsia" w:hAnsi="Cambria Math" w:cstheme="minorHAnsi"/>
            <w:szCs w:val="24"/>
          </w:rPr>
          <m:t>n</m:t>
        </m:r>
      </m:oMath>
      <w:r w:rsidRPr="003F395A">
        <w:rPr>
          <w:rFonts w:eastAsiaTheme="minorEastAsia" w:cstheme="minorHAnsi"/>
          <w:szCs w:val="24"/>
        </w:rPr>
        <w:t xml:space="preserve"> elementos em grupos de </w:t>
      </w:r>
      <m:oMath>
        <m:r>
          <w:rPr>
            <w:rFonts w:ascii="Cambria Math" w:eastAsiaTheme="minorEastAsia" w:hAnsi="Cambria Math" w:cstheme="minorHAnsi"/>
            <w:szCs w:val="24"/>
          </w:rPr>
          <m:t>p</m:t>
        </m:r>
      </m:oMath>
      <w:r w:rsidRPr="003F395A">
        <w:rPr>
          <w:rFonts w:eastAsiaTheme="minorEastAsia" w:cstheme="minorHAnsi"/>
          <w:szCs w:val="24"/>
        </w:rPr>
        <w:t xml:space="preserve"> e o </w:t>
      </w:r>
      <w:ins w:id="1851" w:author="Felipe Neiva Mundim" w:date="2020-10-29T20:24:00Z">
        <w:r w:rsidR="00A15FDE">
          <w:rPr>
            <w:rFonts w:eastAsiaTheme="minorEastAsia" w:cstheme="minorHAnsi"/>
            <w:szCs w:val="24"/>
          </w:rPr>
          <w:t xml:space="preserve">valor </w:t>
        </w:r>
      </w:ins>
      <w:r w:rsidRPr="003F395A">
        <w:rPr>
          <w:rFonts w:eastAsiaTheme="minorEastAsia" w:cstheme="minorHAnsi"/>
          <w:szCs w:val="24"/>
        </w:rPr>
        <w:t>“1”</w:t>
      </w:r>
      <w:ins w:id="1852" w:author="Felipe Neiva Mundim" w:date="2020-10-29T20:24:00Z">
        <w:r w:rsidR="00A15FDE">
          <w:rPr>
            <w:rFonts w:eastAsiaTheme="minorEastAsia" w:cstheme="minorHAnsi"/>
            <w:szCs w:val="24"/>
          </w:rPr>
          <w:t xml:space="preserve"> </w:t>
        </w:r>
      </w:ins>
      <w:r w:rsidRPr="003F395A">
        <w:rPr>
          <w:rFonts w:eastAsiaTheme="minorEastAsia" w:cstheme="minorHAnsi"/>
          <w:szCs w:val="24"/>
        </w:rPr>
        <w:t xml:space="preserve">(um) adicionado </w:t>
      </w:r>
      <w:ins w:id="1853" w:author="Felipe Neiva Mundim" w:date="2020-10-29T20:25:00Z">
        <w:r w:rsidR="00A15FDE">
          <w:rPr>
            <w:rFonts w:eastAsiaTheme="minorEastAsia" w:cstheme="minorHAnsi"/>
            <w:szCs w:val="24"/>
          </w:rPr>
          <w:t>a</w:t>
        </w:r>
      </w:ins>
      <w:r w:rsidRPr="003F395A">
        <w:rPr>
          <w:rFonts w:eastAsiaTheme="minorEastAsia" w:cstheme="minorHAnsi"/>
          <w:szCs w:val="24"/>
        </w:rPr>
        <w:t xml:space="preserve">o modelo com apenas </w:t>
      </w:r>
      <m:oMath>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0</m:t>
            </m:r>
          </m:sub>
        </m:sSub>
      </m:oMath>
      <w:r w:rsidRPr="003F395A">
        <w:rPr>
          <w:rFonts w:eastAsiaTheme="minorEastAsia" w:cstheme="minorHAnsi"/>
          <w:szCs w:val="24"/>
        </w:rPr>
        <w:t xml:space="preserve"> (que é o modelo que explica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Y</m:t>
            </m:r>
          </m:e>
          <m:sub>
            <m:r>
              <w:rPr>
                <w:rFonts w:ascii="Cambria Math" w:eastAsiaTheme="minorEastAsia" w:hAnsi="Cambria Math" w:cstheme="minorHAnsi"/>
                <w:szCs w:val="24"/>
              </w:rPr>
              <m:t>t</m:t>
            </m:r>
          </m:sub>
        </m:sSub>
      </m:oMath>
      <w:r w:rsidRPr="003F395A">
        <w:rPr>
          <w:rFonts w:eastAsiaTheme="minorEastAsia" w:cstheme="minorHAnsi"/>
          <w:szCs w:val="24"/>
        </w:rPr>
        <w:t xml:space="preserve">  por sua média histórica).</w:t>
      </w:r>
    </w:p>
    <w:p w14:paraId="2B765B4C" w14:textId="566E8F04" w:rsidR="005F1105" w:rsidRPr="003F395A" w:rsidRDefault="005F1105" w:rsidP="00762947">
      <w:pPr>
        <w:spacing w:after="120" w:line="360" w:lineRule="auto"/>
        <w:ind w:firstLine="709"/>
        <w:rPr>
          <w:szCs w:val="24"/>
        </w:rPr>
      </w:pPr>
      <w:r w:rsidRPr="003F395A">
        <w:rPr>
          <w:rFonts w:cstheme="minorHAnsi"/>
          <w:szCs w:val="24"/>
        </w:rPr>
        <w:t xml:space="preserve">Portanto, </w:t>
      </w:r>
      <w:ins w:id="1854" w:author="Felipe Neiva Mundim" w:date="2020-10-29T20:25:00Z">
        <w:r w:rsidR="00A15FDE">
          <w:rPr>
            <w:rFonts w:cstheme="minorHAnsi"/>
            <w:szCs w:val="24"/>
          </w:rPr>
          <w:t xml:space="preserve">no presente trabalho </w:t>
        </w:r>
      </w:ins>
      <w:r w:rsidRPr="003F395A">
        <w:rPr>
          <w:rFonts w:cstheme="minorHAnsi"/>
          <w:szCs w:val="24"/>
        </w:rPr>
        <w:t xml:space="preserve">32 modelos distintos serão avaliados por </w:t>
      </w:r>
      <w:r w:rsidRPr="003F395A">
        <w:rPr>
          <w:i/>
          <w:iCs/>
          <w:szCs w:val="24"/>
        </w:rPr>
        <w:t xml:space="preserve">time series </w:t>
      </w:r>
      <w:proofErr w:type="spellStart"/>
      <w:r w:rsidRPr="003F395A">
        <w:rPr>
          <w:i/>
          <w:iCs/>
          <w:szCs w:val="24"/>
        </w:rPr>
        <w:t>cross-validation</w:t>
      </w:r>
      <w:proofErr w:type="spellEnd"/>
      <w:r w:rsidRPr="003F395A">
        <w:rPr>
          <w:szCs w:val="24"/>
        </w:rPr>
        <w:t>.</w:t>
      </w:r>
    </w:p>
    <w:p w14:paraId="76992C4D" w14:textId="77777777" w:rsidR="005F1105" w:rsidRPr="003F395A" w:rsidRDefault="005F1105" w:rsidP="00762947">
      <w:pPr>
        <w:tabs>
          <w:tab w:val="left" w:pos="2638"/>
        </w:tabs>
        <w:spacing w:after="120" w:line="360" w:lineRule="auto"/>
        <w:ind w:firstLine="709"/>
        <w:rPr>
          <w:rFonts w:eastAsiaTheme="minorEastAsia" w:cstheme="minorHAnsi"/>
          <w:szCs w:val="24"/>
        </w:rPr>
      </w:pPr>
      <w:r w:rsidRPr="003F395A">
        <w:rPr>
          <w:rFonts w:cstheme="minorHAnsi"/>
          <w:szCs w:val="24"/>
        </w:rPr>
        <w:t xml:space="preserve">Algumas decisões operacionais do trabalho têm a capacidade de afetar seu resultado. Particularmente, a decisão de qual seria o primeiro </w:t>
      </w:r>
      <m:oMath>
        <m:acc>
          <m:accPr>
            <m:chr m:val="̅"/>
            <m:ctrlPr>
              <w:rPr>
                <w:rFonts w:ascii="Cambria Math" w:hAnsi="Cambria Math" w:cstheme="minorHAnsi"/>
                <w:i/>
                <w:szCs w:val="24"/>
              </w:rPr>
            </m:ctrlPr>
          </m:accPr>
          <m:e>
            <m:r>
              <w:rPr>
                <w:rFonts w:ascii="Cambria Math" w:hAnsi="Cambria Math" w:cstheme="minorHAnsi"/>
                <w:szCs w:val="24"/>
              </w:rPr>
              <m:t>t</m:t>
            </m:r>
          </m:e>
        </m:acc>
      </m:oMath>
      <w:r w:rsidRPr="003F395A">
        <w:rPr>
          <w:rFonts w:eastAsiaTheme="minorEastAsia" w:cstheme="minorHAnsi"/>
          <w:szCs w:val="24"/>
        </w:rPr>
        <w:t xml:space="preserve"> (que definiria o último período da primeira base de treino).</w:t>
      </w:r>
    </w:p>
    <w:p w14:paraId="6D4580ED" w14:textId="77777777" w:rsidR="005F1105" w:rsidRPr="003F395A" w:rsidRDefault="005F1105" w:rsidP="00762947">
      <w:pPr>
        <w:tabs>
          <w:tab w:val="left" w:pos="2638"/>
        </w:tabs>
        <w:spacing w:after="120" w:line="360" w:lineRule="auto"/>
        <w:ind w:firstLine="709"/>
        <w:rPr>
          <w:rFonts w:cstheme="minorHAnsi"/>
          <w:szCs w:val="24"/>
        </w:rPr>
      </w:pPr>
      <w:r w:rsidRPr="003F395A">
        <w:rPr>
          <w:rFonts w:eastAsiaTheme="minorEastAsia" w:cstheme="minorHAnsi"/>
          <w:szCs w:val="24"/>
        </w:rPr>
        <w:t>Aqui, optou-se por realizar a primeira cisão em dezembro de 2017, de forma a garantir uma amostra mínima de 36 elementos para cada regressão (apesar de a série começar em janeiro de 2014, uma diferença de 48 períodos, há de se descontar as 12 defasagens).</w:t>
      </w:r>
    </w:p>
    <w:p w14:paraId="1E700726" w14:textId="7041503E" w:rsidR="005F1105" w:rsidRPr="003F395A" w:rsidRDefault="005F1105" w:rsidP="00762947">
      <w:pPr>
        <w:tabs>
          <w:tab w:val="left" w:pos="2638"/>
        </w:tabs>
        <w:spacing w:after="120" w:line="360" w:lineRule="auto"/>
        <w:ind w:firstLine="709"/>
        <w:rPr>
          <w:rFonts w:cstheme="minorHAnsi"/>
          <w:szCs w:val="24"/>
        </w:rPr>
      </w:pPr>
      <w:r w:rsidRPr="003F395A">
        <w:rPr>
          <w:rFonts w:cstheme="minorHAnsi"/>
          <w:szCs w:val="24"/>
        </w:rPr>
        <w:lastRenderedPageBreak/>
        <w:t xml:space="preserve">Existe um </w:t>
      </w:r>
      <w:proofErr w:type="spellStart"/>
      <w:r w:rsidRPr="003F395A">
        <w:rPr>
          <w:rFonts w:cstheme="minorHAnsi"/>
          <w:i/>
          <w:iCs/>
          <w:szCs w:val="24"/>
        </w:rPr>
        <w:t>tradeoff</w:t>
      </w:r>
      <w:proofErr w:type="spellEnd"/>
      <w:r w:rsidRPr="003F395A">
        <w:rPr>
          <w:rFonts w:cstheme="minorHAnsi"/>
          <w:szCs w:val="24"/>
        </w:rPr>
        <w:t xml:space="preserve"> claro em definir a amostra mínima</w:t>
      </w:r>
      <w:del w:id="1855" w:author="Felipe Neiva Mundim" w:date="2020-10-29T20:27:00Z">
        <w:r w:rsidRPr="003F395A" w:rsidDel="00D523B8">
          <w:rPr>
            <w:rFonts w:cstheme="minorHAnsi"/>
            <w:szCs w:val="24"/>
          </w:rPr>
          <w:delText xml:space="preserve">: </w:delText>
        </w:r>
      </w:del>
      <w:ins w:id="1856" w:author="Felipe Neiva Mundim" w:date="2020-10-29T20:27:00Z">
        <w:r w:rsidR="00D523B8">
          <w:rPr>
            <w:rFonts w:cstheme="minorHAnsi"/>
            <w:szCs w:val="24"/>
          </w:rPr>
          <w:t>,</w:t>
        </w:r>
        <w:r w:rsidR="00D523B8" w:rsidRPr="003F395A">
          <w:rPr>
            <w:rFonts w:cstheme="minorHAnsi"/>
            <w:szCs w:val="24"/>
          </w:rPr>
          <w:t xml:space="preserve"> </w:t>
        </w:r>
      </w:ins>
      <w:r w:rsidRPr="003F395A">
        <w:rPr>
          <w:rFonts w:cstheme="minorHAnsi"/>
          <w:szCs w:val="24"/>
        </w:rPr>
        <w:t xml:space="preserve">para uma amostra menor, maior seria o número de experimentações do modelo, ao custo de assumir no cálculo do </w:t>
      </w: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oMath>
      <w:r w:rsidRPr="003F395A">
        <w:rPr>
          <w:rFonts w:cstheme="minorHAnsi"/>
          <w:szCs w:val="24"/>
        </w:rPr>
        <w:t xml:space="preserve"> previsões de estimativas com largo intervalo de confiança. Enquanto</w:t>
      </w:r>
      <w:ins w:id="1857" w:author="Felipe Neiva Mundim" w:date="2020-10-29T20:27:00Z">
        <w:r w:rsidR="00D523B8">
          <w:rPr>
            <w:rFonts w:cstheme="minorHAnsi"/>
            <w:szCs w:val="24"/>
          </w:rPr>
          <w:t>,</w:t>
        </w:r>
      </w:ins>
      <w:r w:rsidRPr="003F395A">
        <w:rPr>
          <w:rFonts w:cstheme="minorHAnsi"/>
          <w:szCs w:val="24"/>
        </w:rPr>
        <w:t xml:space="preserve"> para uma amostra maior, o que se observa </w:t>
      </w:r>
      <w:ins w:id="1858" w:author="Felipe Neiva Mundim" w:date="2020-10-29T20:27:00Z">
        <w:r w:rsidR="00D523B8">
          <w:rPr>
            <w:rFonts w:cstheme="minorHAnsi"/>
            <w:szCs w:val="24"/>
          </w:rPr>
          <w:t xml:space="preserve">seria </w:t>
        </w:r>
      </w:ins>
      <w:r w:rsidRPr="003F395A">
        <w:rPr>
          <w:rFonts w:cstheme="minorHAnsi"/>
          <w:szCs w:val="24"/>
        </w:rPr>
        <w:t>exatamente o contrário.</w:t>
      </w:r>
    </w:p>
    <w:p w14:paraId="4ACF0ACE" w14:textId="37951FB2" w:rsidR="005F1105" w:rsidRPr="003F395A" w:rsidRDefault="005F1105" w:rsidP="00762947">
      <w:pPr>
        <w:tabs>
          <w:tab w:val="left" w:pos="2638"/>
        </w:tabs>
        <w:spacing w:after="120" w:line="360" w:lineRule="auto"/>
        <w:ind w:firstLine="709"/>
        <w:rPr>
          <w:rFonts w:cstheme="minorHAnsi"/>
          <w:szCs w:val="24"/>
        </w:rPr>
      </w:pPr>
      <w:r w:rsidRPr="003F395A">
        <w:rPr>
          <w:rFonts w:cstheme="minorHAnsi"/>
          <w:szCs w:val="24"/>
        </w:rPr>
        <w:t>Portanto</w:t>
      </w:r>
      <w:ins w:id="1859" w:author="Felipe Neiva Mundim" w:date="2020-10-29T20:28:00Z">
        <w:r w:rsidR="00D523B8">
          <w:rPr>
            <w:rFonts w:cstheme="minorHAnsi"/>
            <w:szCs w:val="24"/>
          </w:rPr>
          <w:t>,</w:t>
        </w:r>
      </w:ins>
      <w:r w:rsidRPr="003F395A">
        <w:rPr>
          <w:rFonts w:cstheme="minorHAnsi"/>
          <w:szCs w:val="24"/>
        </w:rPr>
        <w:t xml:space="preserve"> o conjunto dos </w:t>
      </w:r>
      <m:oMath>
        <m:acc>
          <m:accPr>
            <m:chr m:val="̅"/>
            <m:ctrlPr>
              <w:rPr>
                <w:rFonts w:ascii="Cambria Math" w:hAnsi="Cambria Math" w:cstheme="minorHAnsi"/>
                <w:i/>
                <w:szCs w:val="24"/>
              </w:rPr>
            </m:ctrlPr>
          </m:accPr>
          <m:e>
            <m:r>
              <w:rPr>
                <w:rFonts w:ascii="Cambria Math" w:hAnsi="Cambria Math" w:cstheme="minorHAnsi"/>
                <w:szCs w:val="24"/>
              </w:rPr>
              <m:t>t</m:t>
            </m:r>
          </m:e>
        </m:acc>
      </m:oMath>
      <w:r w:rsidRPr="003F395A">
        <w:rPr>
          <w:rFonts w:eastAsiaTheme="minorEastAsia" w:cstheme="minorHAnsi"/>
          <w:szCs w:val="24"/>
        </w:rPr>
        <w:t xml:space="preserve"> está assim definido em 31 períodos:</w:t>
      </w:r>
    </w:p>
    <w:p w14:paraId="03DE5E0D" w14:textId="1FB7B97B" w:rsidR="005F1105" w:rsidRPr="003F395A" w:rsidRDefault="006371BF" w:rsidP="00CB057B">
      <w:pPr>
        <w:tabs>
          <w:tab w:val="left" w:pos="2638"/>
        </w:tabs>
        <w:spacing w:before="360" w:after="360" w:line="360" w:lineRule="auto"/>
        <w:jc w:val="right"/>
        <w:rPr>
          <w:rFonts w:cstheme="minorHAnsi"/>
          <w:szCs w:val="24"/>
        </w:rPr>
      </w:pPr>
      <m:oMath>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t</m:t>
                </m:r>
              </m:e>
            </m:acc>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12/2017,…,06/2020</m:t>
            </m:r>
            <m:r>
              <w:rPr>
                <w:rStyle w:val="Refdenotaderodap"/>
                <w:rFonts w:ascii="Cambria Math" w:hAnsi="Cambria Math"/>
                <w:i/>
                <w:szCs w:val="24"/>
              </w:rPr>
              <w:footnoteReference w:id="37"/>
            </m:r>
          </m:e>
        </m:d>
      </m:oMath>
      <w:ins w:id="1860" w:author="Felipe Neiva Mundim" w:date="2020-10-29T20:28:00Z">
        <w:r w:rsidR="00D523B8">
          <w:rPr>
            <w:rFonts w:eastAsiaTheme="minorEastAsia" w:cstheme="minorHAnsi"/>
            <w:szCs w:val="24"/>
          </w:rPr>
          <w:t xml:space="preserve"> </w:t>
        </w:r>
        <w:r w:rsidR="00D523B8">
          <w:rPr>
            <w:rFonts w:eastAsiaTheme="minorEastAsia" w:cstheme="minorHAnsi"/>
            <w:szCs w:val="24"/>
          </w:rPr>
          <w:tab/>
        </w:r>
        <w:r w:rsidR="00D523B8">
          <w:rPr>
            <w:rFonts w:eastAsiaTheme="minorEastAsia" w:cstheme="minorHAnsi"/>
            <w:szCs w:val="24"/>
          </w:rPr>
          <w:tab/>
        </w:r>
        <w:r w:rsidR="00D523B8">
          <w:rPr>
            <w:rFonts w:eastAsiaTheme="minorEastAsia" w:cstheme="minorHAnsi"/>
            <w:szCs w:val="24"/>
          </w:rPr>
          <w:tab/>
        </w:r>
        <w:r w:rsidR="00D523B8">
          <w:rPr>
            <w:rFonts w:eastAsiaTheme="minorEastAsia" w:cstheme="minorHAnsi"/>
            <w:szCs w:val="24"/>
          </w:rPr>
          <w:tab/>
        </w:r>
        <w:r w:rsidR="00D523B8">
          <w:rPr>
            <w:rFonts w:eastAsiaTheme="minorEastAsia" w:cstheme="minorHAnsi"/>
            <w:szCs w:val="24"/>
          </w:rPr>
          <w:tab/>
        </w:r>
        <w:r w:rsidR="00D523B8">
          <w:rPr>
            <w:rFonts w:eastAsiaTheme="minorEastAsia" w:cstheme="minorHAnsi"/>
            <w:szCs w:val="24"/>
          </w:rPr>
          <w:tab/>
        </w:r>
        <w:r w:rsidR="00D523B8">
          <w:rPr>
            <w:rFonts w:eastAsiaTheme="minorEastAsia" w:cstheme="minorHAnsi"/>
            <w:szCs w:val="24"/>
          </w:rPr>
          <w:tab/>
          <w:t>(36)</w:t>
        </w:r>
      </w:ins>
    </w:p>
    <w:p w14:paraId="04CACAB4" w14:textId="2BC488F6" w:rsidR="005F1105" w:rsidRDefault="005F1105" w:rsidP="00A15FDE">
      <w:pPr>
        <w:tabs>
          <w:tab w:val="left" w:pos="2638"/>
        </w:tabs>
        <w:spacing w:after="120" w:line="360" w:lineRule="auto"/>
        <w:ind w:firstLine="709"/>
        <w:rPr>
          <w:rFonts w:cstheme="minorHAnsi"/>
          <w:szCs w:val="24"/>
        </w:rPr>
      </w:pPr>
      <w:r w:rsidRPr="003F395A">
        <w:rPr>
          <w:rFonts w:cstheme="minorHAnsi"/>
          <w:szCs w:val="24"/>
        </w:rPr>
        <w:t>Seguindo a cronologia apresentada na metodologia</w:t>
      </w:r>
      <w:ins w:id="1861" w:author="Felipe Neiva Mundim" w:date="2020-10-29T20:28:00Z">
        <w:r w:rsidR="00D523B8">
          <w:rPr>
            <w:rFonts w:cstheme="minorHAnsi"/>
            <w:szCs w:val="24"/>
          </w:rPr>
          <w:t>,</w:t>
        </w:r>
      </w:ins>
      <w:r w:rsidRPr="003F395A">
        <w:rPr>
          <w:rFonts w:cstheme="minorHAnsi"/>
          <w:szCs w:val="24"/>
        </w:rPr>
        <w:t xml:space="preserve"> realiza-se para um modelo </w:t>
      </w:r>
      <m:oMath>
        <m:r>
          <w:rPr>
            <w:rFonts w:ascii="Cambria Math" w:hAnsi="Cambria Math" w:cstheme="minorHAnsi"/>
            <w:szCs w:val="24"/>
          </w:rPr>
          <m:t>j</m:t>
        </m:r>
      </m:oMath>
      <w:r w:rsidRPr="003F395A">
        <w:rPr>
          <w:rFonts w:cstheme="minorHAnsi"/>
          <w:szCs w:val="24"/>
        </w:rPr>
        <w:t>, na base de treino que termina em dezembro de 2017, as previsões dos doze meses subsequentes. A título de e</w:t>
      </w:r>
      <w:r w:rsidR="00BF3153">
        <w:rPr>
          <w:rFonts w:cstheme="minorHAnsi"/>
          <w:szCs w:val="24"/>
        </w:rPr>
        <w:t>xemplo, apresenta-se na Tabela 7 o resultado para o modelo</w:t>
      </w:r>
      <w:r w:rsidRPr="003F395A">
        <w:rPr>
          <w:rFonts w:cstheme="minorHAnsi"/>
          <w:szCs w:val="24"/>
        </w:rPr>
        <w:t xml:space="preserve"> apenas </w:t>
      </w:r>
      <w:r w:rsidR="00BF3153">
        <w:rPr>
          <w:rFonts w:cstheme="minorHAnsi"/>
          <w:szCs w:val="24"/>
        </w:rPr>
        <w:t xml:space="preserve">com </w:t>
      </w:r>
      <w:r w:rsidRPr="003F395A">
        <w:rPr>
          <w:rFonts w:cstheme="minorHAnsi"/>
          <w:szCs w:val="24"/>
        </w:rPr>
        <w:t>o intercepto.</w:t>
      </w:r>
    </w:p>
    <w:p w14:paraId="13A891F7" w14:textId="77777777" w:rsidR="00762947" w:rsidRDefault="00762947" w:rsidP="00762947">
      <w:pPr>
        <w:tabs>
          <w:tab w:val="left" w:pos="2638"/>
        </w:tabs>
        <w:spacing w:after="120" w:line="360" w:lineRule="auto"/>
        <w:ind w:firstLine="2637"/>
        <w:rPr>
          <w:rFonts w:cstheme="minorHAnsi"/>
          <w:szCs w:val="24"/>
        </w:rPr>
      </w:pPr>
    </w:p>
    <w:p w14:paraId="0692BF2A" w14:textId="55E8F388" w:rsidR="00BF3153" w:rsidRPr="00BF3153" w:rsidDel="00762947" w:rsidRDefault="00BF3153" w:rsidP="003F395A">
      <w:pPr>
        <w:tabs>
          <w:tab w:val="left" w:pos="2638"/>
        </w:tabs>
        <w:spacing w:before="120" w:after="240" w:line="360" w:lineRule="auto"/>
        <w:rPr>
          <w:del w:id="1862" w:author="Felipe Neiva Mundim" w:date="2020-10-27T17:15:00Z"/>
          <w:rFonts w:cstheme="minorHAnsi"/>
          <w:sz w:val="20"/>
          <w:szCs w:val="24"/>
        </w:rPr>
      </w:pPr>
      <w:del w:id="1863" w:author="Felipe Neiva Mundim" w:date="2020-10-27T17:15:00Z">
        <w:r w:rsidRPr="00BF3153" w:rsidDel="00762947">
          <w:rPr>
            <w:rFonts w:cstheme="minorHAnsi"/>
            <w:sz w:val="20"/>
            <w:szCs w:val="24"/>
          </w:rPr>
          <w:delText>Tabela 7: Atos de concentração previstos e realizados para o modelo de intercepto – base de treino até dezembro de 2017.</w:delText>
        </w:r>
      </w:del>
    </w:p>
    <w:p w14:paraId="6851BA43" w14:textId="3CDE10DA" w:rsidR="00762947" w:rsidRPr="00762947" w:rsidRDefault="00762947" w:rsidP="00D523B8">
      <w:pPr>
        <w:tabs>
          <w:tab w:val="left" w:pos="2638"/>
        </w:tabs>
        <w:spacing w:after="200" w:line="360" w:lineRule="auto"/>
        <w:jc w:val="center"/>
        <w:rPr>
          <w:ins w:id="1864" w:author="Felipe Neiva Mundim" w:date="2020-10-27T17:15:00Z"/>
          <w:b/>
        </w:rPr>
      </w:pPr>
      <w:bookmarkStart w:id="1865" w:name="_Toc54948781"/>
      <w:ins w:id="1866" w:author="Felipe Neiva Mundim" w:date="2020-10-27T17:15:00Z">
        <w:r w:rsidRPr="00762947">
          <w:rPr>
            <w:b/>
          </w:rPr>
          <w:t xml:space="preserve">Tabela </w:t>
        </w:r>
        <w:r w:rsidRPr="00762947">
          <w:rPr>
            <w:b/>
          </w:rPr>
          <w:fldChar w:fldCharType="begin"/>
        </w:r>
        <w:r w:rsidRPr="00762947">
          <w:rPr>
            <w:b/>
          </w:rPr>
          <w:instrText xml:space="preserve"> SEQ Tabela \* ARABIC </w:instrText>
        </w:r>
      </w:ins>
      <w:r w:rsidRPr="00762947">
        <w:rPr>
          <w:b/>
        </w:rPr>
        <w:fldChar w:fldCharType="separate"/>
      </w:r>
      <w:ins w:id="1867" w:author="Felipe Neiva Mundim" w:date="2020-10-27T17:21:00Z">
        <w:r w:rsidR="00EF5F5D">
          <w:rPr>
            <w:b/>
            <w:noProof/>
          </w:rPr>
          <w:t>7</w:t>
        </w:r>
      </w:ins>
      <w:ins w:id="1868" w:author="Felipe Neiva Mundim" w:date="2020-10-27T17:15:00Z">
        <w:r w:rsidRPr="00762947">
          <w:rPr>
            <w:b/>
          </w:rPr>
          <w:fldChar w:fldCharType="end"/>
        </w:r>
        <w:r w:rsidRPr="00762947">
          <w:rPr>
            <w:b/>
          </w:rPr>
          <w:t xml:space="preserve"> - Atos de concentração previstos e realizados para o modelo de intercepto – base de treino até dezembro de 2017</w:t>
        </w:r>
        <w:bookmarkEnd w:id="1865"/>
      </w:ins>
    </w:p>
    <w:p w14:paraId="72CF14C8" w14:textId="3106CEF2" w:rsidR="005F1105" w:rsidRDefault="005F1105" w:rsidP="00EF5F5D">
      <w:pPr>
        <w:tabs>
          <w:tab w:val="left" w:pos="2638"/>
        </w:tabs>
        <w:spacing w:after="0" w:line="360" w:lineRule="auto"/>
        <w:jc w:val="center"/>
        <w:rPr>
          <w:rFonts w:cstheme="minorHAnsi"/>
          <w:szCs w:val="24"/>
        </w:rPr>
      </w:pPr>
      <w:r w:rsidRPr="003F395A">
        <w:rPr>
          <w:rFonts w:cstheme="minorHAnsi"/>
          <w:noProof/>
          <w:szCs w:val="24"/>
          <w:lang w:eastAsia="pt-BR"/>
        </w:rPr>
        <w:drawing>
          <wp:inline distT="0" distB="0" distL="0" distR="0" wp14:anchorId="32B97138" wp14:editId="36930FFA">
            <wp:extent cx="3598752" cy="2530549"/>
            <wp:effectExtent l="0" t="0" r="1905" b="3175"/>
            <wp:docPr id="12" name="Imagem 12"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elular com texto preto sobre fundo branco&#10;&#10;Descrição gerada automaticamente"/>
                    <pic:cNvPicPr/>
                  </pic:nvPicPr>
                  <pic:blipFill rotWithShape="1">
                    <a:blip r:embed="rId23">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t="17015" b="11176"/>
                    <a:stretch/>
                  </pic:blipFill>
                  <pic:spPr bwMode="auto">
                    <a:xfrm>
                      <a:off x="0" y="0"/>
                      <a:ext cx="3600000" cy="2531427"/>
                    </a:xfrm>
                    <a:prstGeom prst="rect">
                      <a:avLst/>
                    </a:prstGeom>
                    <a:ln>
                      <a:noFill/>
                    </a:ln>
                    <a:extLst>
                      <a:ext uri="{53640926-AAD7-44D8-BBD7-CCE9431645EC}">
                        <a14:shadowObscured xmlns:a14="http://schemas.microsoft.com/office/drawing/2010/main"/>
                      </a:ext>
                    </a:extLst>
                  </pic:spPr>
                </pic:pic>
              </a:graphicData>
            </a:graphic>
          </wp:inline>
        </w:drawing>
      </w:r>
    </w:p>
    <w:p w14:paraId="6D3DF5D9" w14:textId="432A7A96" w:rsidR="00BF3153" w:rsidRPr="00BF3153" w:rsidRDefault="00BF3153" w:rsidP="00560CCB">
      <w:pPr>
        <w:tabs>
          <w:tab w:val="left" w:pos="2638"/>
        </w:tabs>
        <w:spacing w:after="0" w:line="360" w:lineRule="auto"/>
        <w:jc w:val="left"/>
        <w:rPr>
          <w:rFonts w:cstheme="minorHAnsi"/>
          <w:sz w:val="20"/>
          <w:szCs w:val="24"/>
        </w:rPr>
      </w:pPr>
      <w:r w:rsidRPr="00BF3153">
        <w:rPr>
          <w:rFonts w:cstheme="minorHAnsi"/>
          <w:sz w:val="20"/>
          <w:szCs w:val="24"/>
        </w:rPr>
        <w:t>Fonte: Elaboração própria.</w:t>
      </w:r>
    </w:p>
    <w:p w14:paraId="612E03E6" w14:textId="77777777" w:rsidR="00762947" w:rsidRDefault="00762947" w:rsidP="00560CCB">
      <w:pPr>
        <w:tabs>
          <w:tab w:val="left" w:pos="2638"/>
        </w:tabs>
        <w:spacing w:after="120" w:line="360" w:lineRule="auto"/>
        <w:rPr>
          <w:rFonts w:cstheme="minorHAnsi"/>
          <w:szCs w:val="24"/>
        </w:rPr>
      </w:pPr>
    </w:p>
    <w:p w14:paraId="0D5D421B" w14:textId="0DD432A0" w:rsidR="005F1105" w:rsidRPr="00762947" w:rsidRDefault="00BF3153" w:rsidP="00762947">
      <w:pPr>
        <w:tabs>
          <w:tab w:val="left" w:pos="2638"/>
        </w:tabs>
        <w:spacing w:after="120" w:line="360" w:lineRule="auto"/>
        <w:ind w:firstLine="709"/>
        <w:rPr>
          <w:rFonts w:cs="Times New Roman"/>
          <w:szCs w:val="24"/>
        </w:rPr>
      </w:pPr>
      <w:r w:rsidRPr="00762947">
        <w:rPr>
          <w:rFonts w:cs="Times New Roman"/>
          <w:szCs w:val="24"/>
        </w:rPr>
        <w:t>Resultados como o da Tabela 7</w:t>
      </w:r>
      <w:r w:rsidR="005F1105" w:rsidRPr="00762947">
        <w:rPr>
          <w:rFonts w:cs="Times New Roman"/>
          <w:szCs w:val="24"/>
        </w:rPr>
        <w:t xml:space="preserve"> foram produzidos para cada um dos 32 modelos e 31 períodos aqui descritos, o que tornou possível o cálculo do </w:t>
      </w:r>
      <m:oMath>
        <m:sSup>
          <m:sSupPr>
            <m:ctrlPr>
              <w:rPr>
                <w:rFonts w:ascii="Cambria Math" w:hAnsi="Cambria Math" w:cs="Times New Roman"/>
                <w:i/>
                <w:szCs w:val="24"/>
              </w:rPr>
            </m:ctrlPr>
          </m:sSupPr>
          <m:e>
            <m:r>
              <w:rPr>
                <w:rFonts w:ascii="Cambria Math" w:hAnsi="Cambria Math" w:cs="Times New Roman"/>
                <w:szCs w:val="24"/>
              </w:rPr>
              <m:t>RMSE</m:t>
            </m:r>
          </m:e>
          <m:sup>
            <m:r>
              <w:rPr>
                <w:rFonts w:ascii="Cambria Math" w:hAnsi="Cambria Math" w:cs="Times New Roman"/>
                <w:szCs w:val="24"/>
              </w:rPr>
              <m:t>j,</m:t>
            </m:r>
            <m:acc>
              <m:accPr>
                <m:chr m:val="̅"/>
                <m:ctrlPr>
                  <w:rPr>
                    <w:rFonts w:ascii="Cambria Math" w:hAnsi="Cambria Math" w:cs="Times New Roman"/>
                    <w:i/>
                    <w:szCs w:val="24"/>
                  </w:rPr>
                </m:ctrlPr>
              </m:accPr>
              <m:e>
                <m:r>
                  <w:rPr>
                    <w:rFonts w:ascii="Cambria Math" w:hAnsi="Cambria Math" w:cs="Times New Roman"/>
                    <w:szCs w:val="24"/>
                  </w:rPr>
                  <m:t>t</m:t>
                </m:r>
              </m:e>
            </m:acc>
          </m:sup>
        </m:sSup>
      </m:oMath>
      <w:r w:rsidR="005F1105" w:rsidRPr="00762947">
        <w:rPr>
          <w:rFonts w:eastAsiaTheme="minorEastAsia" w:cs="Times New Roman"/>
          <w:szCs w:val="24"/>
        </w:rPr>
        <w:t xml:space="preserve"> em cada um deles. Para o exemplo da Tabela </w:t>
      </w:r>
      <w:del w:id="1869" w:author="João Isidio Martins" w:date="2020-10-31T21:03:00Z">
        <w:r w:rsidR="005F1105" w:rsidRPr="00762947" w:rsidDel="00B722F2">
          <w:rPr>
            <w:rFonts w:eastAsiaTheme="minorEastAsia" w:cs="Times New Roman"/>
            <w:szCs w:val="24"/>
          </w:rPr>
          <w:delText>4</w:delText>
        </w:r>
      </w:del>
      <w:ins w:id="1870" w:author="João Isidio Martins" w:date="2020-10-31T21:03:00Z">
        <w:r w:rsidR="00B722F2">
          <w:rPr>
            <w:rFonts w:eastAsiaTheme="minorEastAsia" w:cs="Times New Roman"/>
            <w:szCs w:val="24"/>
          </w:rPr>
          <w:t>7</w:t>
        </w:r>
      </w:ins>
      <w:r w:rsidR="005F1105" w:rsidRPr="00762947">
        <w:rPr>
          <w:rFonts w:eastAsiaTheme="minorEastAsia" w:cs="Times New Roman"/>
          <w:szCs w:val="24"/>
        </w:rPr>
        <w:t xml:space="preserve">, o </w:t>
      </w:r>
      <m:oMath>
        <m:sSup>
          <m:sSupPr>
            <m:ctrlPr>
              <w:rPr>
                <w:rFonts w:ascii="Cambria Math" w:hAnsi="Cambria Math" w:cs="Times New Roman"/>
                <w:i/>
                <w:szCs w:val="24"/>
              </w:rPr>
            </m:ctrlPr>
          </m:sSupPr>
          <m:e>
            <m:r>
              <w:rPr>
                <w:rFonts w:ascii="Cambria Math" w:hAnsi="Cambria Math" w:cs="Times New Roman"/>
                <w:szCs w:val="24"/>
              </w:rPr>
              <m:t>RMSE</m:t>
            </m:r>
          </m:e>
          <m:sup>
            <m:r>
              <w:rPr>
                <w:rFonts w:ascii="Cambria Math" w:hAnsi="Cambria Math" w:cs="Times New Roman"/>
                <w:szCs w:val="24"/>
              </w:rPr>
              <m:t>1,12/17</m:t>
            </m:r>
          </m:sup>
        </m:sSup>
      </m:oMath>
      <w:r w:rsidR="005F1105" w:rsidRPr="00762947">
        <w:rPr>
          <w:rFonts w:eastAsiaTheme="minorEastAsia" w:cs="Times New Roman"/>
          <w:szCs w:val="24"/>
        </w:rPr>
        <w:t xml:space="preserve"> foi de </w:t>
      </w:r>
      <m:oMath>
        <m:r>
          <w:rPr>
            <w:rFonts w:ascii="Cambria Math" w:hAnsi="Cambria Math" w:cs="Times New Roman"/>
            <w:szCs w:val="24"/>
          </w:rPr>
          <m:t>5,153508</m:t>
        </m:r>
      </m:oMath>
      <w:r w:rsidR="005F1105" w:rsidRPr="00762947">
        <w:rPr>
          <w:rFonts w:eastAsiaTheme="minorEastAsia" w:cs="Times New Roman"/>
          <w:szCs w:val="24"/>
        </w:rPr>
        <w:t>.</w:t>
      </w:r>
    </w:p>
    <w:p w14:paraId="4DBDCC9E" w14:textId="22807298" w:rsidR="005F1105" w:rsidRDefault="005F1105" w:rsidP="00762947">
      <w:pPr>
        <w:tabs>
          <w:tab w:val="left" w:pos="967"/>
        </w:tabs>
        <w:spacing w:after="120" w:line="360" w:lineRule="auto"/>
        <w:ind w:firstLine="709"/>
        <w:rPr>
          <w:rFonts w:eastAsiaTheme="minorEastAsia" w:cs="Times New Roman"/>
          <w:szCs w:val="24"/>
        </w:rPr>
      </w:pPr>
      <w:r w:rsidRPr="00762947">
        <w:rPr>
          <w:rFonts w:cs="Times New Roman"/>
          <w:szCs w:val="24"/>
        </w:rPr>
        <w:lastRenderedPageBreak/>
        <w:t xml:space="preserve">O Gráfico 2 mostra as séries de </w:t>
      </w:r>
      <m:oMath>
        <m:sSup>
          <m:sSupPr>
            <m:ctrlPr>
              <w:rPr>
                <w:rFonts w:ascii="Cambria Math" w:hAnsi="Cambria Math" w:cs="Times New Roman"/>
                <w:i/>
                <w:szCs w:val="24"/>
              </w:rPr>
            </m:ctrlPr>
          </m:sSupPr>
          <m:e>
            <m:r>
              <w:rPr>
                <w:rFonts w:ascii="Cambria Math" w:hAnsi="Cambria Math" w:cs="Times New Roman"/>
                <w:szCs w:val="24"/>
              </w:rPr>
              <m:t>RMSE</m:t>
            </m:r>
          </m:e>
          <m:sup>
            <m:r>
              <w:rPr>
                <w:rFonts w:ascii="Cambria Math" w:hAnsi="Cambria Math" w:cs="Times New Roman"/>
                <w:szCs w:val="24"/>
              </w:rPr>
              <m:t>j,</m:t>
            </m:r>
            <m:acc>
              <m:accPr>
                <m:chr m:val="̅"/>
                <m:ctrlPr>
                  <w:rPr>
                    <w:rFonts w:ascii="Cambria Math" w:hAnsi="Cambria Math" w:cs="Times New Roman"/>
                    <w:i/>
                    <w:szCs w:val="24"/>
                  </w:rPr>
                </m:ctrlPr>
              </m:accPr>
              <m:e>
                <m:r>
                  <w:rPr>
                    <w:rFonts w:ascii="Cambria Math" w:hAnsi="Cambria Math" w:cs="Times New Roman"/>
                    <w:szCs w:val="24"/>
                  </w:rPr>
                  <m:t>t</m:t>
                </m:r>
              </m:e>
            </m:acc>
          </m:sup>
        </m:sSup>
      </m:oMath>
      <w:r w:rsidRPr="00762947">
        <w:rPr>
          <w:rFonts w:eastAsiaTheme="minorEastAsia" w:cs="Times New Roman"/>
          <w:szCs w:val="24"/>
        </w:rPr>
        <w:t xml:space="preserve"> para cada modelo em cada uma das cisões da base, onde o modelo que mais interessa é aquele que produz os menores valores.</w:t>
      </w:r>
    </w:p>
    <w:p w14:paraId="34B8F87A" w14:textId="77777777" w:rsidR="00762947" w:rsidRPr="00762947" w:rsidRDefault="00762947" w:rsidP="00762947">
      <w:pPr>
        <w:tabs>
          <w:tab w:val="left" w:pos="967"/>
        </w:tabs>
        <w:spacing w:after="120" w:line="360" w:lineRule="auto"/>
        <w:ind w:firstLine="709"/>
        <w:rPr>
          <w:rFonts w:eastAsiaTheme="minorEastAsia" w:cs="Times New Roman"/>
          <w:szCs w:val="24"/>
        </w:rPr>
      </w:pPr>
    </w:p>
    <w:p w14:paraId="5C536BEF" w14:textId="48F72016" w:rsidR="00762947" w:rsidRPr="00762947" w:rsidRDefault="00762947" w:rsidP="00762947">
      <w:pPr>
        <w:pStyle w:val="Legenda"/>
        <w:keepNext/>
        <w:jc w:val="center"/>
        <w:rPr>
          <w:ins w:id="1871" w:author="Felipe Neiva Mundim" w:date="2020-10-27T17:17:00Z"/>
          <w:b/>
          <w:i w:val="0"/>
          <w:color w:val="auto"/>
          <w:sz w:val="24"/>
        </w:rPr>
      </w:pPr>
      <w:bookmarkStart w:id="1872" w:name="_Toc54948848"/>
      <w:ins w:id="1873" w:author="Felipe Neiva Mundim" w:date="2020-10-27T17:17:00Z">
        <w:r w:rsidRPr="00762947">
          <w:rPr>
            <w:b/>
            <w:i w:val="0"/>
            <w:color w:val="auto"/>
            <w:sz w:val="24"/>
          </w:rPr>
          <w:t xml:space="preserve">Gráfico </w:t>
        </w:r>
        <w:r w:rsidRPr="00762947">
          <w:rPr>
            <w:b/>
            <w:i w:val="0"/>
            <w:color w:val="auto"/>
            <w:sz w:val="24"/>
          </w:rPr>
          <w:fldChar w:fldCharType="begin"/>
        </w:r>
        <w:r w:rsidRPr="00762947">
          <w:rPr>
            <w:b/>
            <w:i w:val="0"/>
            <w:color w:val="auto"/>
            <w:sz w:val="24"/>
          </w:rPr>
          <w:instrText xml:space="preserve"> SEQ Gráfico \* ARABIC </w:instrText>
        </w:r>
      </w:ins>
      <w:r w:rsidRPr="00762947">
        <w:rPr>
          <w:b/>
          <w:i w:val="0"/>
          <w:color w:val="auto"/>
          <w:sz w:val="24"/>
        </w:rPr>
        <w:fldChar w:fldCharType="separate"/>
      </w:r>
      <w:ins w:id="1874" w:author="Felipe Neiva Mundim" w:date="2020-10-27T17:24:00Z">
        <w:r w:rsidR="00EF5F5D">
          <w:rPr>
            <w:b/>
            <w:i w:val="0"/>
            <w:noProof/>
            <w:color w:val="auto"/>
            <w:sz w:val="24"/>
          </w:rPr>
          <w:t>2</w:t>
        </w:r>
      </w:ins>
      <w:ins w:id="1875" w:author="Felipe Neiva Mundim" w:date="2020-10-27T17:17:00Z">
        <w:r w:rsidRPr="00762947">
          <w:rPr>
            <w:b/>
            <w:i w:val="0"/>
            <w:color w:val="auto"/>
            <w:sz w:val="24"/>
          </w:rPr>
          <w:fldChar w:fldCharType="end"/>
        </w:r>
        <w:r w:rsidRPr="00762947">
          <w:rPr>
            <w:b/>
            <w:i w:val="0"/>
            <w:color w:val="auto"/>
            <w:sz w:val="24"/>
          </w:rPr>
          <w:t xml:space="preserve"> - RMSE</w:t>
        </w:r>
      </w:ins>
      <w:ins w:id="1876" w:author="Felipe Neiva Mundim" w:date="2020-10-29T20:45:00Z">
        <w:r w:rsidR="000C5882">
          <w:rPr>
            <w:b/>
            <w:i w:val="0"/>
            <w:color w:val="auto"/>
            <w:sz w:val="24"/>
          </w:rPr>
          <w:t xml:space="preserve"> (Dez/2017 a </w:t>
        </w:r>
        <w:proofErr w:type="spellStart"/>
        <w:r w:rsidR="000C5882">
          <w:rPr>
            <w:b/>
            <w:i w:val="0"/>
            <w:color w:val="auto"/>
            <w:sz w:val="24"/>
          </w:rPr>
          <w:t>Jun</w:t>
        </w:r>
        <w:proofErr w:type="spellEnd"/>
        <w:r w:rsidR="000C5882">
          <w:rPr>
            <w:b/>
            <w:i w:val="0"/>
            <w:color w:val="auto"/>
            <w:sz w:val="24"/>
          </w:rPr>
          <w:t>/2020)</w:t>
        </w:r>
      </w:ins>
      <w:bookmarkEnd w:id="1872"/>
    </w:p>
    <w:p w14:paraId="055F95D4" w14:textId="77777777" w:rsidR="005F1105" w:rsidRPr="003F395A" w:rsidRDefault="005F1105" w:rsidP="00EF5F5D">
      <w:pPr>
        <w:tabs>
          <w:tab w:val="left" w:pos="967"/>
        </w:tabs>
        <w:spacing w:after="0" w:line="360" w:lineRule="auto"/>
        <w:rPr>
          <w:rFonts w:eastAsiaTheme="minorEastAsia" w:cstheme="minorHAnsi"/>
          <w:szCs w:val="24"/>
        </w:rPr>
      </w:pPr>
      <w:commentRangeStart w:id="1877"/>
      <w:commentRangeStart w:id="1878"/>
      <w:r w:rsidRPr="003F395A">
        <w:rPr>
          <w:rFonts w:eastAsiaTheme="minorEastAsia" w:cstheme="minorHAnsi"/>
          <w:noProof/>
          <w:szCs w:val="24"/>
          <w:lang w:eastAsia="pt-BR"/>
        </w:rPr>
        <w:drawing>
          <wp:inline distT="0" distB="0" distL="0" distR="0" wp14:anchorId="22540F47" wp14:editId="0DDAD24A">
            <wp:extent cx="5400040" cy="3333750"/>
            <wp:effectExtent l="0" t="0" r="0" b="0"/>
            <wp:docPr id="34" name="Imagem 34"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Mapa colorido com texto preto sobre fundo branc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commentRangeEnd w:id="1877"/>
      <w:r w:rsidR="000C5882">
        <w:rPr>
          <w:rStyle w:val="Refdecomentrio"/>
        </w:rPr>
        <w:commentReference w:id="1877"/>
      </w:r>
      <w:commentRangeEnd w:id="1878"/>
      <w:r w:rsidR="00B722F2">
        <w:rPr>
          <w:rStyle w:val="Refdecomentrio"/>
        </w:rPr>
        <w:commentReference w:id="1878"/>
      </w:r>
    </w:p>
    <w:p w14:paraId="2A9D6533" w14:textId="77777777" w:rsidR="00D523B8" w:rsidRPr="00BF3153" w:rsidRDefault="00D523B8" w:rsidP="00D523B8">
      <w:pPr>
        <w:tabs>
          <w:tab w:val="left" w:pos="2638"/>
        </w:tabs>
        <w:spacing w:after="0" w:line="360" w:lineRule="auto"/>
        <w:jc w:val="left"/>
        <w:rPr>
          <w:ins w:id="1879" w:author="Felipe Neiva Mundim" w:date="2020-10-29T20:32:00Z"/>
          <w:rFonts w:cstheme="minorHAnsi"/>
          <w:sz w:val="20"/>
          <w:szCs w:val="24"/>
        </w:rPr>
      </w:pPr>
      <w:ins w:id="1880" w:author="Felipe Neiva Mundim" w:date="2020-10-29T20:32:00Z">
        <w:r w:rsidRPr="00BF3153">
          <w:rPr>
            <w:rFonts w:cstheme="minorHAnsi"/>
            <w:sz w:val="20"/>
            <w:szCs w:val="24"/>
          </w:rPr>
          <w:t>Fonte: Elaboração própria.</w:t>
        </w:r>
      </w:ins>
    </w:p>
    <w:p w14:paraId="68083CC0" w14:textId="77777777" w:rsidR="00EF5F5D" w:rsidRDefault="00EF5F5D" w:rsidP="00EF5F5D">
      <w:pPr>
        <w:tabs>
          <w:tab w:val="left" w:pos="967"/>
        </w:tabs>
        <w:spacing w:after="120" w:line="360" w:lineRule="auto"/>
        <w:ind w:firstLine="709"/>
        <w:rPr>
          <w:rFonts w:eastAsiaTheme="minorEastAsia" w:cs="Times New Roman"/>
          <w:szCs w:val="24"/>
        </w:rPr>
      </w:pPr>
    </w:p>
    <w:p w14:paraId="3F03A3FB" w14:textId="20A6D667" w:rsidR="005F1105" w:rsidRPr="00762947" w:rsidRDefault="005F1105" w:rsidP="00EF5F5D">
      <w:pPr>
        <w:tabs>
          <w:tab w:val="left" w:pos="967"/>
        </w:tabs>
        <w:spacing w:after="120" w:line="360" w:lineRule="auto"/>
        <w:ind w:firstLine="709"/>
        <w:rPr>
          <w:rFonts w:eastAsiaTheme="minorEastAsia" w:cs="Times New Roman"/>
          <w:szCs w:val="24"/>
        </w:rPr>
      </w:pPr>
      <w:r w:rsidRPr="00762947">
        <w:rPr>
          <w:rFonts w:eastAsiaTheme="minorEastAsia" w:cs="Times New Roman"/>
          <w:szCs w:val="24"/>
        </w:rPr>
        <w:t>Como se previu, não existe série de modelo que seja totalmente dominada pelas demais. Mês a mês, os melhores modelos vão se alternando.</w:t>
      </w:r>
    </w:p>
    <w:p w14:paraId="617A2E4B" w14:textId="77777777" w:rsidR="00BF3153" w:rsidRPr="00762947" w:rsidRDefault="005F1105" w:rsidP="00EF5F5D">
      <w:pPr>
        <w:tabs>
          <w:tab w:val="left" w:pos="967"/>
        </w:tabs>
        <w:spacing w:after="120" w:line="360" w:lineRule="auto"/>
        <w:ind w:firstLine="709"/>
        <w:rPr>
          <w:rFonts w:cs="Times New Roman"/>
          <w:szCs w:val="24"/>
        </w:rPr>
      </w:pPr>
      <w:r w:rsidRPr="00762947">
        <w:rPr>
          <w:rFonts w:eastAsiaTheme="minorEastAsia" w:cs="Times New Roman"/>
          <w:szCs w:val="24"/>
        </w:rPr>
        <w:t xml:space="preserve">O Gráfico 3 apresenta, por sua vez, as séries de </w:t>
      </w:r>
      <m:oMath>
        <m:r>
          <w:rPr>
            <w:rFonts w:ascii="Cambria Math" w:eastAsiaTheme="minorEastAsia" w:hAnsi="Cambria Math" w:cs="Times New Roman"/>
            <w:szCs w:val="24"/>
          </w:rPr>
          <m:t>A</m:t>
        </m:r>
        <m:sSup>
          <m:sSupPr>
            <m:ctrlPr>
              <w:rPr>
                <w:rFonts w:ascii="Cambria Math" w:hAnsi="Cambria Math" w:cs="Times New Roman"/>
                <w:i/>
                <w:szCs w:val="24"/>
              </w:rPr>
            </m:ctrlPr>
          </m:sSupPr>
          <m:e>
            <m:r>
              <w:rPr>
                <w:rFonts w:ascii="Cambria Math" w:hAnsi="Cambria Math" w:cs="Times New Roman"/>
                <w:szCs w:val="24"/>
              </w:rPr>
              <m:t>RMSE</m:t>
            </m:r>
          </m:e>
          <m:sup>
            <m:r>
              <w:rPr>
                <w:rFonts w:ascii="Cambria Math" w:hAnsi="Cambria Math" w:cs="Times New Roman"/>
                <w:szCs w:val="24"/>
              </w:rPr>
              <m:t>j</m:t>
            </m:r>
          </m:sup>
        </m:sSup>
      </m:oMath>
      <w:r w:rsidRPr="00762947">
        <w:rPr>
          <w:rFonts w:eastAsiaTheme="minorEastAsia" w:cs="Times New Roman"/>
          <w:szCs w:val="24"/>
        </w:rPr>
        <w:t xml:space="preserve">. Trata-se, portanto, da soma acumulada até um dado mês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oMath>
      <w:r w:rsidRPr="00762947">
        <w:rPr>
          <w:rFonts w:eastAsiaTheme="minorEastAsia" w:cs="Times New Roman"/>
          <w:szCs w:val="24"/>
        </w:rPr>
        <w:t>, ou seja, uma versão móvel do que foi apresentado no Gráfico 2.</w:t>
      </w:r>
      <w:r w:rsidR="00BF3153" w:rsidRPr="00762947">
        <w:rPr>
          <w:rFonts w:cs="Times New Roman"/>
          <w:szCs w:val="24"/>
        </w:rPr>
        <w:t xml:space="preserve"> </w:t>
      </w:r>
    </w:p>
    <w:p w14:paraId="4A711524" w14:textId="4CC5F5F9" w:rsidR="00BF3153" w:rsidRPr="00762947" w:rsidRDefault="00BF3153" w:rsidP="00EF5F5D">
      <w:pPr>
        <w:tabs>
          <w:tab w:val="left" w:pos="967"/>
        </w:tabs>
        <w:spacing w:after="120" w:line="360" w:lineRule="auto"/>
        <w:ind w:firstLine="709"/>
        <w:rPr>
          <w:rFonts w:cs="Times New Roman"/>
          <w:szCs w:val="24"/>
        </w:rPr>
      </w:pPr>
      <w:r w:rsidRPr="00762947">
        <w:rPr>
          <w:rFonts w:cs="Times New Roman"/>
          <w:szCs w:val="24"/>
        </w:rPr>
        <w:t>O Gráfico 3 acaba por mostrar qual seria o modelo a ser escolhido para realização da previsão em cada ponto do tempo. Essa natureza dinâmica de forma alguma pode ser entendida como um vício pois, seguindo essa metodologia, sempre será utilizado aquele modelo que melhor</w:t>
      </w:r>
      <w:r w:rsidRPr="00762947">
        <w:rPr>
          <w:rStyle w:val="Refdenotaderodap"/>
          <w:rFonts w:cs="Times New Roman"/>
          <w:szCs w:val="24"/>
        </w:rPr>
        <w:footnoteReference w:id="38"/>
      </w:r>
      <w:r w:rsidRPr="00762947">
        <w:rPr>
          <w:rFonts w:cs="Times New Roman"/>
          <w:szCs w:val="24"/>
        </w:rPr>
        <w:t xml:space="preserve"> se adapta aos novos dados para realização de novas previsões.</w:t>
      </w:r>
    </w:p>
    <w:p w14:paraId="09B6B658" w14:textId="77777777" w:rsidR="005F1105" w:rsidRPr="003F395A" w:rsidRDefault="005F1105" w:rsidP="00EF5F5D">
      <w:pPr>
        <w:tabs>
          <w:tab w:val="left" w:pos="967"/>
        </w:tabs>
        <w:spacing w:after="120" w:line="360" w:lineRule="auto"/>
        <w:ind w:firstLine="709"/>
        <w:rPr>
          <w:rFonts w:eastAsiaTheme="minorEastAsia" w:cstheme="minorHAnsi"/>
          <w:szCs w:val="24"/>
        </w:rPr>
      </w:pPr>
    </w:p>
    <w:p w14:paraId="1F2FF73C" w14:textId="62E98E3B" w:rsidR="00762947" w:rsidRPr="00762947" w:rsidRDefault="00762947" w:rsidP="00762947">
      <w:pPr>
        <w:pStyle w:val="Legenda"/>
        <w:keepNext/>
        <w:jc w:val="center"/>
        <w:rPr>
          <w:ins w:id="1881" w:author="Felipe Neiva Mundim" w:date="2020-10-27T17:18:00Z"/>
          <w:b/>
          <w:i w:val="0"/>
          <w:color w:val="auto"/>
          <w:sz w:val="24"/>
        </w:rPr>
      </w:pPr>
      <w:bookmarkStart w:id="1882" w:name="_Toc54948849"/>
      <w:ins w:id="1883" w:author="Felipe Neiva Mundim" w:date="2020-10-27T17:18:00Z">
        <w:r w:rsidRPr="00762947">
          <w:rPr>
            <w:b/>
            <w:i w:val="0"/>
            <w:color w:val="auto"/>
            <w:sz w:val="24"/>
          </w:rPr>
          <w:lastRenderedPageBreak/>
          <w:t xml:space="preserve">Gráfico </w:t>
        </w:r>
        <w:r w:rsidRPr="00762947">
          <w:rPr>
            <w:b/>
            <w:i w:val="0"/>
            <w:color w:val="auto"/>
            <w:sz w:val="24"/>
          </w:rPr>
          <w:fldChar w:fldCharType="begin"/>
        </w:r>
        <w:r w:rsidRPr="00762947">
          <w:rPr>
            <w:b/>
            <w:i w:val="0"/>
            <w:color w:val="auto"/>
            <w:sz w:val="24"/>
          </w:rPr>
          <w:instrText xml:space="preserve"> SEQ Gráfico \* ARABIC </w:instrText>
        </w:r>
      </w:ins>
      <w:r w:rsidRPr="00762947">
        <w:rPr>
          <w:b/>
          <w:i w:val="0"/>
          <w:color w:val="auto"/>
          <w:sz w:val="24"/>
        </w:rPr>
        <w:fldChar w:fldCharType="separate"/>
      </w:r>
      <w:ins w:id="1884" w:author="Felipe Neiva Mundim" w:date="2020-10-27T17:24:00Z">
        <w:r w:rsidR="00EF5F5D">
          <w:rPr>
            <w:b/>
            <w:i w:val="0"/>
            <w:noProof/>
            <w:color w:val="auto"/>
            <w:sz w:val="24"/>
          </w:rPr>
          <w:t>3</w:t>
        </w:r>
      </w:ins>
      <w:ins w:id="1885" w:author="Felipe Neiva Mundim" w:date="2020-10-27T17:18:00Z">
        <w:r w:rsidRPr="00762947">
          <w:rPr>
            <w:b/>
            <w:i w:val="0"/>
            <w:color w:val="auto"/>
            <w:sz w:val="24"/>
          </w:rPr>
          <w:fldChar w:fldCharType="end"/>
        </w:r>
        <w:r w:rsidRPr="00762947">
          <w:rPr>
            <w:b/>
            <w:i w:val="0"/>
            <w:color w:val="auto"/>
            <w:sz w:val="24"/>
          </w:rPr>
          <w:t xml:space="preserve"> - </w:t>
        </w:r>
        <w:proofErr w:type="gramStart"/>
        <w:r w:rsidRPr="00762947">
          <w:rPr>
            <w:b/>
            <w:i w:val="0"/>
            <w:color w:val="auto"/>
            <w:sz w:val="24"/>
          </w:rPr>
          <w:t>ARMSE</w:t>
        </w:r>
      </w:ins>
      <w:ins w:id="1886" w:author="Felipe Neiva Mundim" w:date="2020-10-29T20:46:00Z">
        <w:r w:rsidR="000C5882">
          <w:rPr>
            <w:b/>
            <w:i w:val="0"/>
            <w:color w:val="auto"/>
            <w:sz w:val="24"/>
          </w:rPr>
          <w:t xml:space="preserve">  (</w:t>
        </w:r>
        <w:proofErr w:type="gramEnd"/>
        <w:r w:rsidR="000C5882">
          <w:rPr>
            <w:b/>
            <w:i w:val="0"/>
            <w:color w:val="auto"/>
            <w:sz w:val="24"/>
          </w:rPr>
          <w:t xml:space="preserve">Dez/2017 a </w:t>
        </w:r>
        <w:proofErr w:type="spellStart"/>
        <w:r w:rsidR="000C5882">
          <w:rPr>
            <w:b/>
            <w:i w:val="0"/>
            <w:color w:val="auto"/>
            <w:sz w:val="24"/>
          </w:rPr>
          <w:t>Jun</w:t>
        </w:r>
        <w:proofErr w:type="spellEnd"/>
        <w:r w:rsidR="000C5882">
          <w:rPr>
            <w:b/>
            <w:i w:val="0"/>
            <w:color w:val="auto"/>
            <w:sz w:val="24"/>
          </w:rPr>
          <w:t>/2020)</w:t>
        </w:r>
      </w:ins>
      <w:bookmarkEnd w:id="1882"/>
    </w:p>
    <w:p w14:paraId="417DFF7F" w14:textId="77777777" w:rsidR="005F1105" w:rsidRPr="003F395A" w:rsidRDefault="005F1105" w:rsidP="00EF5F5D">
      <w:pPr>
        <w:tabs>
          <w:tab w:val="left" w:pos="967"/>
        </w:tabs>
        <w:spacing w:after="0" w:line="360" w:lineRule="auto"/>
        <w:rPr>
          <w:rFonts w:eastAsiaTheme="minorEastAsia" w:cstheme="minorHAnsi"/>
          <w:szCs w:val="24"/>
        </w:rPr>
      </w:pPr>
      <w:r w:rsidRPr="003F395A">
        <w:rPr>
          <w:rFonts w:eastAsiaTheme="minorEastAsia" w:cstheme="minorHAnsi"/>
          <w:noProof/>
          <w:szCs w:val="24"/>
          <w:lang w:eastAsia="pt-BR"/>
        </w:rPr>
        <w:drawing>
          <wp:inline distT="0" distB="0" distL="0" distR="0" wp14:anchorId="1EC21CE7" wp14:editId="17DB905A">
            <wp:extent cx="5400040" cy="3333750"/>
            <wp:effectExtent l="0" t="0" r="0" b="0"/>
            <wp:docPr id="35" name="Imagem 35"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ntendo texto, map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09A20C1B" w14:textId="77777777" w:rsidR="00D523B8" w:rsidRPr="00BF3153" w:rsidRDefault="00D523B8" w:rsidP="00D523B8">
      <w:pPr>
        <w:tabs>
          <w:tab w:val="left" w:pos="2638"/>
        </w:tabs>
        <w:spacing w:after="0" w:line="360" w:lineRule="auto"/>
        <w:jc w:val="left"/>
        <w:rPr>
          <w:ins w:id="1887" w:author="Felipe Neiva Mundim" w:date="2020-10-29T20:34:00Z"/>
          <w:rFonts w:cstheme="minorHAnsi"/>
          <w:sz w:val="20"/>
          <w:szCs w:val="24"/>
        </w:rPr>
      </w:pPr>
      <w:ins w:id="1888" w:author="Felipe Neiva Mundim" w:date="2020-10-29T20:34:00Z">
        <w:r w:rsidRPr="00BF3153">
          <w:rPr>
            <w:rFonts w:cstheme="minorHAnsi"/>
            <w:sz w:val="20"/>
            <w:szCs w:val="24"/>
          </w:rPr>
          <w:t>Fonte: Elaboração própria.</w:t>
        </w:r>
      </w:ins>
    </w:p>
    <w:p w14:paraId="1A24C8BC" w14:textId="77777777" w:rsidR="00EF5F5D" w:rsidRDefault="00EF5F5D" w:rsidP="00762947">
      <w:pPr>
        <w:tabs>
          <w:tab w:val="left" w:pos="967"/>
        </w:tabs>
        <w:spacing w:after="120" w:line="360" w:lineRule="auto"/>
        <w:ind w:firstLine="709"/>
        <w:rPr>
          <w:rFonts w:cstheme="minorHAnsi"/>
          <w:szCs w:val="24"/>
        </w:rPr>
      </w:pPr>
    </w:p>
    <w:p w14:paraId="63BC1839" w14:textId="65846BEA" w:rsidR="005F1105" w:rsidRPr="003F395A" w:rsidDel="00D523B8" w:rsidRDefault="005F1105" w:rsidP="00762947">
      <w:pPr>
        <w:tabs>
          <w:tab w:val="left" w:pos="967"/>
        </w:tabs>
        <w:spacing w:after="120" w:line="360" w:lineRule="auto"/>
        <w:ind w:firstLine="709"/>
        <w:rPr>
          <w:del w:id="1889" w:author="Felipe Neiva Mundim" w:date="2020-10-29T20:35:00Z"/>
          <w:rFonts w:cstheme="minorHAnsi"/>
          <w:szCs w:val="24"/>
        </w:rPr>
      </w:pPr>
      <w:r w:rsidRPr="003F395A">
        <w:rPr>
          <w:rFonts w:cstheme="minorHAnsi"/>
          <w:szCs w:val="24"/>
        </w:rPr>
        <w:t>O Gráfico 3 mostra</w:t>
      </w:r>
      <w:ins w:id="1890" w:author="Felipe Neiva Mundim" w:date="2020-10-29T20:34:00Z">
        <w:r w:rsidR="00D523B8">
          <w:rPr>
            <w:rFonts w:cstheme="minorHAnsi"/>
            <w:szCs w:val="24"/>
          </w:rPr>
          <w:t>,</w:t>
        </w:r>
      </w:ins>
      <w:r w:rsidRPr="003F395A">
        <w:rPr>
          <w:rFonts w:cstheme="minorHAnsi"/>
          <w:szCs w:val="24"/>
        </w:rPr>
        <w:t xml:space="preserve"> </w:t>
      </w:r>
      <w:r w:rsidR="00E80FEB" w:rsidRPr="003F395A">
        <w:rPr>
          <w:rFonts w:cstheme="minorHAnsi"/>
          <w:szCs w:val="24"/>
        </w:rPr>
        <w:t>ainda</w:t>
      </w:r>
      <w:ins w:id="1891" w:author="Felipe Neiva Mundim" w:date="2020-10-29T20:34:00Z">
        <w:r w:rsidR="00D523B8">
          <w:rPr>
            <w:rFonts w:cstheme="minorHAnsi"/>
            <w:szCs w:val="24"/>
          </w:rPr>
          <w:t>,</w:t>
        </w:r>
      </w:ins>
      <w:r w:rsidR="00E80FEB" w:rsidRPr="003F395A">
        <w:rPr>
          <w:rFonts w:cstheme="minorHAnsi"/>
          <w:szCs w:val="24"/>
        </w:rPr>
        <w:t xml:space="preserve"> </w:t>
      </w:r>
      <w:r w:rsidRPr="003F395A">
        <w:rPr>
          <w:rFonts w:cstheme="minorHAnsi"/>
          <w:szCs w:val="24"/>
        </w:rPr>
        <w:t>um resultado mais coeso de quais seriam os melhores modelos</w:t>
      </w:r>
      <w:r w:rsidR="00E80FEB" w:rsidRPr="003F395A">
        <w:rPr>
          <w:rFonts w:cstheme="minorHAnsi"/>
          <w:szCs w:val="24"/>
        </w:rPr>
        <w:t>.</w:t>
      </w:r>
      <w:r w:rsidRPr="003F395A">
        <w:rPr>
          <w:rFonts w:cstheme="minorHAnsi"/>
          <w:szCs w:val="24"/>
        </w:rPr>
        <w:t xml:space="preserve"> </w:t>
      </w:r>
      <w:r w:rsidR="00E80FEB" w:rsidRPr="003F395A">
        <w:rPr>
          <w:rFonts w:cstheme="minorHAnsi"/>
          <w:szCs w:val="24"/>
        </w:rPr>
        <w:t>A</w:t>
      </w:r>
      <w:r w:rsidRPr="003F395A">
        <w:rPr>
          <w:rFonts w:cstheme="minorHAnsi"/>
          <w:szCs w:val="24"/>
        </w:rPr>
        <w:t>inda assim</w:t>
      </w:r>
      <w:r w:rsidR="00E80FEB" w:rsidRPr="003F395A">
        <w:rPr>
          <w:rFonts w:cstheme="minorHAnsi"/>
          <w:szCs w:val="24"/>
        </w:rPr>
        <w:t>,</w:t>
      </w:r>
      <w:r w:rsidRPr="003F395A">
        <w:rPr>
          <w:rFonts w:cstheme="minorHAnsi"/>
          <w:szCs w:val="24"/>
        </w:rPr>
        <w:t xml:space="preserve"> não há uma série que seja totalmente dominada. Não obstante, a partir de março de 2018, o modelo M09 tem se mantido como a melhor alternativa.</w:t>
      </w:r>
      <w:ins w:id="1892" w:author="Felipe Neiva Mundim" w:date="2020-10-29T20:35:00Z">
        <w:r w:rsidR="00D523B8">
          <w:rPr>
            <w:rFonts w:cstheme="minorHAnsi"/>
            <w:szCs w:val="24"/>
          </w:rPr>
          <w:t xml:space="preserve"> </w:t>
        </w:r>
      </w:ins>
    </w:p>
    <w:p w14:paraId="35B27B2D" w14:textId="77777777" w:rsidR="005F1105" w:rsidRPr="003F395A" w:rsidRDefault="005F1105" w:rsidP="00D523B8">
      <w:pPr>
        <w:tabs>
          <w:tab w:val="left" w:pos="967"/>
        </w:tabs>
        <w:spacing w:after="120" w:line="360" w:lineRule="auto"/>
        <w:ind w:firstLine="709"/>
        <w:rPr>
          <w:rFonts w:cstheme="minorHAnsi"/>
          <w:szCs w:val="24"/>
        </w:rPr>
      </w:pPr>
      <w:r w:rsidRPr="003F395A">
        <w:rPr>
          <w:rFonts w:cstheme="minorHAnsi"/>
          <w:szCs w:val="24"/>
        </w:rPr>
        <w:t>O modelo M09, que melhor se adaptou aos dados, é o seguinte:</w:t>
      </w:r>
    </w:p>
    <w:p w14:paraId="1B2C37FB" w14:textId="2D17788E" w:rsidR="005F1105" w:rsidRPr="003F395A" w:rsidRDefault="006371BF" w:rsidP="00CB057B">
      <w:pPr>
        <w:spacing w:before="360" w:after="240" w:line="360" w:lineRule="auto"/>
        <w:jc w:val="right"/>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12</m:t>
            </m:r>
          </m:sub>
        </m:sSub>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w:ins w:id="1893" w:author="Felipe Neiva Mundim" w:date="2020-10-29T20:35:00Z">
        <w:r w:rsidR="00D523B8">
          <w:rPr>
            <w:rFonts w:eastAsiaTheme="minorEastAsia"/>
            <w:szCs w:val="24"/>
          </w:rPr>
          <w:t xml:space="preserve"> </w:t>
        </w:r>
        <w:r w:rsidR="00D523B8">
          <w:rPr>
            <w:rFonts w:eastAsiaTheme="minorEastAsia"/>
            <w:szCs w:val="24"/>
          </w:rPr>
          <w:tab/>
        </w:r>
        <w:r w:rsidR="00D523B8">
          <w:rPr>
            <w:rFonts w:eastAsiaTheme="minorEastAsia"/>
            <w:szCs w:val="24"/>
          </w:rPr>
          <w:tab/>
        </w:r>
        <w:r w:rsidR="00D523B8">
          <w:rPr>
            <w:rFonts w:eastAsiaTheme="minorEastAsia"/>
            <w:szCs w:val="24"/>
          </w:rPr>
          <w:tab/>
        </w:r>
        <w:r w:rsidR="00D523B8">
          <w:rPr>
            <w:rFonts w:eastAsiaTheme="minorEastAsia"/>
            <w:szCs w:val="24"/>
          </w:rPr>
          <w:tab/>
        </w:r>
        <w:r w:rsidR="00D523B8">
          <w:rPr>
            <w:rFonts w:eastAsiaTheme="minorEastAsia"/>
            <w:szCs w:val="24"/>
          </w:rPr>
          <w:tab/>
          <w:t>(37)</w:t>
        </w:r>
      </w:ins>
    </w:p>
    <w:p w14:paraId="0A6C485E" w14:textId="77777777" w:rsidR="005F1105" w:rsidRPr="003F395A" w:rsidRDefault="005F1105" w:rsidP="00EF5F5D">
      <w:pPr>
        <w:spacing w:after="120" w:line="360" w:lineRule="auto"/>
        <w:ind w:firstLine="709"/>
        <w:rPr>
          <w:rFonts w:eastAsiaTheme="minorEastAsia"/>
          <w:szCs w:val="24"/>
        </w:rPr>
      </w:pPr>
      <w:r w:rsidRPr="003F395A">
        <w:rPr>
          <w:rFonts w:eastAsiaTheme="minorEastAsia"/>
          <w:szCs w:val="24"/>
        </w:rPr>
        <w:t>Onde:</w:t>
      </w:r>
    </w:p>
    <w:p w14:paraId="7720E9C1" w14:textId="4C20105B" w:rsidR="005F1105" w:rsidRPr="003F395A" w:rsidRDefault="006371BF" w:rsidP="00CB057B">
      <w:pPr>
        <w:spacing w:after="0" w:line="360" w:lineRule="auto"/>
        <w:ind w:left="708" w:firstLine="709"/>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oMath>
      <w:r w:rsidR="005F1105" w:rsidRPr="003F395A">
        <w:rPr>
          <w:rFonts w:eastAsiaTheme="minorEastAsia"/>
          <w:szCs w:val="24"/>
        </w:rPr>
        <w:t xml:space="preserve">: </w:t>
      </w:r>
      <w:r w:rsidR="005F1105" w:rsidRPr="003F395A">
        <w:rPr>
          <w:szCs w:val="24"/>
        </w:rPr>
        <w:t xml:space="preserve">Número de notificações de </w:t>
      </w:r>
      <w:del w:id="1894" w:author="Felipe Neiva Mundim" w:date="2020-10-29T20:36:00Z">
        <w:r w:rsidR="005F1105" w:rsidRPr="003F395A" w:rsidDel="00D523B8">
          <w:rPr>
            <w:szCs w:val="24"/>
          </w:rPr>
          <w:delText>atos de concentração</w:delText>
        </w:r>
      </w:del>
      <w:ins w:id="1895" w:author="Felipe Neiva Mundim" w:date="2020-10-29T20:36:00Z">
        <w:r w:rsidR="00D523B8">
          <w:rPr>
            <w:szCs w:val="24"/>
          </w:rPr>
          <w:t>AC</w:t>
        </w:r>
      </w:ins>
      <w:r w:rsidR="005F1105" w:rsidRPr="003F395A">
        <w:rPr>
          <w:szCs w:val="24"/>
        </w:rPr>
        <w:t xml:space="preserve"> no </w:t>
      </w:r>
      <w:proofErr w:type="spellStart"/>
      <w:r w:rsidR="005F1105" w:rsidRPr="003F395A">
        <w:rPr>
          <w:szCs w:val="24"/>
        </w:rPr>
        <w:t>Cade</w:t>
      </w:r>
      <w:proofErr w:type="spellEnd"/>
      <w:r w:rsidR="005F1105" w:rsidRPr="003F395A">
        <w:rPr>
          <w:szCs w:val="24"/>
        </w:rPr>
        <w:t xml:space="preserve"> no mês </w:t>
      </w:r>
      <m:oMath>
        <m:r>
          <w:rPr>
            <w:rFonts w:ascii="Cambria Math" w:hAnsi="Cambria Math"/>
            <w:szCs w:val="24"/>
          </w:rPr>
          <m:t>t</m:t>
        </m:r>
      </m:oMath>
      <w:r w:rsidR="005F1105" w:rsidRPr="003F395A">
        <w:rPr>
          <w:szCs w:val="24"/>
        </w:rPr>
        <w:t>.</w:t>
      </w:r>
    </w:p>
    <w:p w14:paraId="44B48660" w14:textId="77777777" w:rsidR="005F1105" w:rsidRPr="003F395A" w:rsidRDefault="006371BF" w:rsidP="00CB057B">
      <w:pPr>
        <w:spacing w:after="0" w:line="360" w:lineRule="auto"/>
        <w:ind w:left="708" w:firstLine="709"/>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oMath>
      <w:r w:rsidR="005F1105" w:rsidRPr="003F395A">
        <w:rPr>
          <w:rFonts w:eastAsiaTheme="minorEastAsia"/>
          <w:szCs w:val="24"/>
        </w:rPr>
        <w:t xml:space="preserve">: </w:t>
      </w:r>
      <w:r w:rsidR="005F1105" w:rsidRPr="003F395A">
        <w:rPr>
          <w:szCs w:val="24"/>
        </w:rPr>
        <w:t xml:space="preserve">Selic acumulada (anualizada) no mês </w:t>
      </w:r>
      <w:r w:rsidR="005F1105" w:rsidRPr="003F395A">
        <w:rPr>
          <w:rFonts w:eastAsiaTheme="minorEastAsia"/>
          <w:szCs w:val="24"/>
        </w:rPr>
        <w:t>t.</w:t>
      </w:r>
    </w:p>
    <w:p w14:paraId="5C93F50D" w14:textId="77777777" w:rsidR="005F1105" w:rsidRPr="003F395A" w:rsidRDefault="006371BF" w:rsidP="00CB057B">
      <w:pPr>
        <w:spacing w:after="120" w:line="360" w:lineRule="auto"/>
        <w:ind w:left="708" w:firstLine="709"/>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k</m:t>
            </m:r>
          </m:sub>
        </m:sSub>
      </m:oMath>
      <w:r w:rsidR="005F1105" w:rsidRPr="003F395A">
        <w:rPr>
          <w:rFonts w:eastAsiaTheme="minorEastAsia"/>
          <w:szCs w:val="24"/>
        </w:rPr>
        <w:t xml:space="preserve">: </w:t>
      </w:r>
      <w:proofErr w:type="spellStart"/>
      <w:r w:rsidR="005F1105" w:rsidRPr="003F395A">
        <w:rPr>
          <w:rFonts w:eastAsiaTheme="minorEastAsia"/>
          <w:i/>
          <w:iCs/>
          <w:szCs w:val="24"/>
        </w:rPr>
        <w:t>Dummy</w:t>
      </w:r>
      <w:proofErr w:type="spellEnd"/>
      <w:r w:rsidR="005F1105" w:rsidRPr="003F395A">
        <w:rPr>
          <w:rFonts w:eastAsiaTheme="minorEastAsia"/>
          <w:szCs w:val="24"/>
        </w:rPr>
        <w:t xml:space="preserve"> do k-</w:t>
      </w:r>
      <w:proofErr w:type="spellStart"/>
      <w:r w:rsidR="005F1105" w:rsidRPr="003F395A">
        <w:rPr>
          <w:rFonts w:eastAsiaTheme="minorEastAsia"/>
          <w:szCs w:val="24"/>
        </w:rPr>
        <w:t>ésimo</w:t>
      </w:r>
      <w:proofErr w:type="spellEnd"/>
      <w:r w:rsidR="005F1105" w:rsidRPr="003F395A">
        <w:rPr>
          <w:rFonts w:eastAsiaTheme="minorEastAsia"/>
          <w:szCs w:val="24"/>
        </w:rPr>
        <w:t xml:space="preserve"> mês do ano (</w:t>
      </w:r>
      <w:proofErr w:type="spellStart"/>
      <w:r w:rsidR="005F1105" w:rsidRPr="003F395A">
        <w:rPr>
          <w:rFonts w:eastAsiaTheme="minorEastAsia"/>
          <w:szCs w:val="24"/>
        </w:rPr>
        <w:t>Fev</w:t>
      </w:r>
      <w:proofErr w:type="spellEnd"/>
      <w:r w:rsidR="005F1105" w:rsidRPr="003F395A">
        <w:rPr>
          <w:rFonts w:eastAsiaTheme="minorEastAsia"/>
          <w:szCs w:val="24"/>
        </w:rPr>
        <w:t>, ..., Dez)</w:t>
      </w:r>
      <w:r w:rsidR="005F1105" w:rsidRPr="003F395A">
        <w:rPr>
          <w:rStyle w:val="Refdenotaderodap"/>
          <w:rFonts w:eastAsiaTheme="minorEastAsia"/>
          <w:szCs w:val="24"/>
        </w:rPr>
        <w:footnoteReference w:id="39"/>
      </w:r>
      <w:r w:rsidR="005F1105" w:rsidRPr="003F395A">
        <w:rPr>
          <w:rFonts w:eastAsiaTheme="minorEastAsia"/>
          <w:szCs w:val="24"/>
        </w:rPr>
        <w:t>.</w:t>
      </w:r>
    </w:p>
    <w:p w14:paraId="5DBF0678" w14:textId="2EC4CEE7" w:rsidR="005F1105" w:rsidRPr="003F395A" w:rsidRDefault="005F1105" w:rsidP="00EF5F5D">
      <w:pPr>
        <w:spacing w:after="120" w:line="360" w:lineRule="auto"/>
        <w:ind w:firstLine="709"/>
        <w:rPr>
          <w:rFonts w:eastAsiaTheme="minorEastAsia"/>
          <w:szCs w:val="24"/>
        </w:rPr>
      </w:pPr>
      <w:r w:rsidRPr="003F395A">
        <w:rPr>
          <w:rFonts w:eastAsiaTheme="minorEastAsia"/>
          <w:szCs w:val="24"/>
        </w:rPr>
        <w:t>Mas</w:t>
      </w:r>
      <w:ins w:id="1896" w:author="Felipe Neiva Mundim" w:date="2020-10-29T20:36:00Z">
        <w:r w:rsidR="00D523B8">
          <w:rPr>
            <w:rFonts w:eastAsiaTheme="minorEastAsia"/>
            <w:szCs w:val="24"/>
          </w:rPr>
          <w:t>, retomando a pergunta que orienta o presente estudo,</w:t>
        </w:r>
      </w:ins>
      <w:r w:rsidRPr="003F395A">
        <w:rPr>
          <w:rFonts w:eastAsiaTheme="minorEastAsia"/>
          <w:szCs w:val="24"/>
        </w:rPr>
        <w:t xml:space="preserve"> </w:t>
      </w:r>
      <w:ins w:id="1897" w:author="Felipe Neiva Mundim" w:date="2020-10-29T20:39:00Z">
        <w:r w:rsidR="000C5882">
          <w:rPr>
            <w:rFonts w:eastAsiaTheme="minorEastAsia"/>
            <w:szCs w:val="24"/>
          </w:rPr>
          <w:t xml:space="preserve">o método de validação cruzada </w:t>
        </w:r>
      </w:ins>
      <w:ins w:id="1898" w:author="Felipe Neiva Mundim" w:date="2020-10-29T20:40:00Z">
        <w:r w:rsidR="000C5882">
          <w:rPr>
            <w:rFonts w:eastAsiaTheme="minorEastAsia"/>
            <w:szCs w:val="24"/>
          </w:rPr>
          <w:t xml:space="preserve">de séries de tempos tem capacidade de selecionar um modelo </w:t>
        </w:r>
      </w:ins>
      <w:ins w:id="1899" w:author="Felipe Neiva Mundim" w:date="2020-10-29T20:41:00Z">
        <w:r w:rsidR="000C5882">
          <w:rPr>
            <w:rFonts w:eastAsiaTheme="minorEastAsia"/>
            <w:szCs w:val="24"/>
          </w:rPr>
          <w:t xml:space="preserve">de previsão </w:t>
        </w:r>
      </w:ins>
      <w:ins w:id="1900" w:author="Felipe Neiva Mundim" w:date="2020-10-29T20:40:00Z">
        <w:r w:rsidR="000C5882">
          <w:rPr>
            <w:rFonts w:eastAsiaTheme="minorEastAsia"/>
            <w:szCs w:val="24"/>
          </w:rPr>
          <w:t>mais acurad</w:t>
        </w:r>
      </w:ins>
      <w:ins w:id="1901" w:author="Felipe Neiva Mundim" w:date="2020-10-29T20:41:00Z">
        <w:r w:rsidR="000C5882">
          <w:rPr>
            <w:rFonts w:eastAsiaTheme="minorEastAsia"/>
            <w:szCs w:val="24"/>
          </w:rPr>
          <w:t>o do que</w:t>
        </w:r>
      </w:ins>
      <w:del w:id="1902" w:author="Felipe Neiva Mundim" w:date="2020-10-29T20:41:00Z">
        <w:r w:rsidRPr="003F395A" w:rsidDel="000C5882">
          <w:rPr>
            <w:rFonts w:eastAsiaTheme="minorEastAsia"/>
            <w:szCs w:val="24"/>
          </w:rPr>
          <w:delText>quanto a</w:delText>
        </w:r>
      </w:del>
      <w:r w:rsidRPr="003F395A">
        <w:rPr>
          <w:rFonts w:eastAsiaTheme="minorEastAsia"/>
          <w:szCs w:val="24"/>
        </w:rPr>
        <w:t xml:space="preserve"> usar a média histórica</w:t>
      </w:r>
      <w:del w:id="1903" w:author="Felipe Neiva Mundim" w:date="2020-10-29T20:41:00Z">
        <w:r w:rsidRPr="003F395A" w:rsidDel="000C5882">
          <w:rPr>
            <w:rFonts w:eastAsiaTheme="minorEastAsia"/>
            <w:szCs w:val="24"/>
          </w:rPr>
          <w:delText xml:space="preserve"> como modelo de previsão</w:delText>
        </w:r>
      </w:del>
      <w:r w:rsidRPr="003F395A">
        <w:rPr>
          <w:rFonts w:eastAsiaTheme="minorEastAsia"/>
          <w:szCs w:val="24"/>
        </w:rPr>
        <w:t xml:space="preserve">? O Gráfico 4 isola os modelos M09 (o modelo selecionado) e M01(o modelo de intercepto, equivalente à média histórica). A comparação em termos de </w:t>
      </w:r>
      <m:oMath>
        <m:r>
          <w:rPr>
            <w:rFonts w:ascii="Cambria Math" w:eastAsiaTheme="minorEastAsia" w:hAnsi="Cambria Math" w:cstheme="minorHAnsi"/>
            <w:szCs w:val="24"/>
          </w:rPr>
          <w:lastRenderedPageBreak/>
          <m:t>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oMath>
      <w:r w:rsidRPr="003F395A">
        <w:rPr>
          <w:rFonts w:eastAsiaTheme="minorEastAsia"/>
          <w:szCs w:val="24"/>
        </w:rPr>
        <w:t xml:space="preserve"> mostra evidente vantagem do modelo selecionado. Em qualquer ponto do tempo, o M09 apresenta um RMSE acumulado inferior ao de M01.</w:t>
      </w:r>
    </w:p>
    <w:p w14:paraId="04680529" w14:textId="5A244340" w:rsidR="005F1105" w:rsidRDefault="005F1105" w:rsidP="00EF5F5D">
      <w:pPr>
        <w:spacing w:after="120" w:line="360" w:lineRule="auto"/>
        <w:ind w:firstLine="709"/>
        <w:rPr>
          <w:rFonts w:eastAsiaTheme="minorEastAsia"/>
          <w:szCs w:val="24"/>
        </w:rPr>
      </w:pPr>
      <w:r w:rsidRPr="003F395A">
        <w:rPr>
          <w:rFonts w:eastAsiaTheme="minorEastAsia"/>
          <w:szCs w:val="24"/>
        </w:rPr>
        <w:t xml:space="preserve">Dessa forma, conclui-se que, até o momento, </w:t>
      </w:r>
      <w:del w:id="1904" w:author="Felipe Neiva Mundim" w:date="2020-10-29T20:42:00Z">
        <w:r w:rsidRPr="003F395A" w:rsidDel="000C5882">
          <w:rPr>
            <w:rFonts w:eastAsiaTheme="minorEastAsia"/>
            <w:szCs w:val="24"/>
          </w:rPr>
          <w:delText>o refinamento proposto</w:delText>
        </w:r>
      </w:del>
      <w:ins w:id="1905" w:author="Felipe Neiva Mundim" w:date="2020-10-29T20:42:00Z">
        <w:r w:rsidR="000C5882">
          <w:rPr>
            <w:rFonts w:eastAsiaTheme="minorEastAsia"/>
            <w:szCs w:val="24"/>
          </w:rPr>
          <w:t>a metodologia proposta</w:t>
        </w:r>
      </w:ins>
      <w:r w:rsidRPr="003F395A">
        <w:rPr>
          <w:rFonts w:eastAsiaTheme="minorEastAsia"/>
          <w:szCs w:val="24"/>
        </w:rPr>
        <w:t xml:space="preserve"> neste trabalho se justifica em termos de melhoria das previsões.</w:t>
      </w:r>
    </w:p>
    <w:p w14:paraId="1D972182" w14:textId="77777777" w:rsidR="00EF5F5D" w:rsidRPr="003F395A" w:rsidRDefault="00EF5F5D" w:rsidP="00EF5F5D">
      <w:pPr>
        <w:spacing w:after="120" w:line="360" w:lineRule="auto"/>
        <w:ind w:firstLine="709"/>
        <w:rPr>
          <w:rFonts w:eastAsiaTheme="minorEastAsia"/>
          <w:szCs w:val="24"/>
        </w:rPr>
      </w:pPr>
    </w:p>
    <w:p w14:paraId="44523721" w14:textId="7148C6B1" w:rsidR="00EF5F5D" w:rsidRPr="00EF5F5D" w:rsidRDefault="00EF5F5D" w:rsidP="00EF5F5D">
      <w:pPr>
        <w:pStyle w:val="Legenda"/>
        <w:keepNext/>
        <w:jc w:val="center"/>
        <w:rPr>
          <w:ins w:id="1906" w:author="Felipe Neiva Mundim" w:date="2020-10-27T17:20:00Z"/>
          <w:b/>
          <w:i w:val="0"/>
          <w:color w:val="auto"/>
          <w:sz w:val="24"/>
        </w:rPr>
      </w:pPr>
      <w:bookmarkStart w:id="1907" w:name="_Toc54948850"/>
      <w:ins w:id="1908" w:author="Felipe Neiva Mundim" w:date="2020-10-27T17:20:00Z">
        <w:r w:rsidRPr="00EF5F5D">
          <w:rPr>
            <w:b/>
            <w:i w:val="0"/>
            <w:color w:val="auto"/>
            <w:sz w:val="24"/>
          </w:rPr>
          <w:t xml:space="preserve">Gráfico </w:t>
        </w:r>
        <w:r w:rsidRPr="00EF5F5D">
          <w:rPr>
            <w:b/>
            <w:i w:val="0"/>
            <w:color w:val="auto"/>
            <w:sz w:val="24"/>
          </w:rPr>
          <w:fldChar w:fldCharType="begin"/>
        </w:r>
        <w:r w:rsidRPr="00EF5F5D">
          <w:rPr>
            <w:b/>
            <w:i w:val="0"/>
            <w:color w:val="auto"/>
            <w:sz w:val="24"/>
          </w:rPr>
          <w:instrText xml:space="preserve"> SEQ Gráfico \* ARABIC </w:instrText>
        </w:r>
      </w:ins>
      <w:r w:rsidRPr="00EF5F5D">
        <w:rPr>
          <w:b/>
          <w:i w:val="0"/>
          <w:color w:val="auto"/>
          <w:sz w:val="24"/>
        </w:rPr>
        <w:fldChar w:fldCharType="separate"/>
      </w:r>
      <w:ins w:id="1909" w:author="Felipe Neiva Mundim" w:date="2020-10-27T17:24:00Z">
        <w:r>
          <w:rPr>
            <w:b/>
            <w:i w:val="0"/>
            <w:noProof/>
            <w:color w:val="auto"/>
            <w:sz w:val="24"/>
          </w:rPr>
          <w:t>4</w:t>
        </w:r>
      </w:ins>
      <w:ins w:id="1910" w:author="Felipe Neiva Mundim" w:date="2020-10-27T17:20:00Z">
        <w:r w:rsidRPr="00EF5F5D">
          <w:rPr>
            <w:b/>
            <w:i w:val="0"/>
            <w:color w:val="auto"/>
            <w:sz w:val="24"/>
          </w:rPr>
          <w:fldChar w:fldCharType="end"/>
        </w:r>
        <w:r w:rsidRPr="00EF5F5D">
          <w:rPr>
            <w:b/>
            <w:i w:val="0"/>
            <w:color w:val="auto"/>
            <w:sz w:val="24"/>
          </w:rPr>
          <w:t xml:space="preserve"> - ARMSE - M01 vs. M</w:t>
        </w:r>
        <w:proofErr w:type="gramStart"/>
        <w:r w:rsidRPr="00EF5F5D">
          <w:rPr>
            <w:b/>
            <w:i w:val="0"/>
            <w:color w:val="auto"/>
            <w:sz w:val="24"/>
          </w:rPr>
          <w:t>09</w:t>
        </w:r>
      </w:ins>
      <w:ins w:id="1911" w:author="Felipe Neiva Mundim" w:date="2020-10-29T20:46:00Z">
        <w:r w:rsidR="000C5882">
          <w:rPr>
            <w:b/>
            <w:i w:val="0"/>
            <w:color w:val="auto"/>
            <w:sz w:val="24"/>
          </w:rPr>
          <w:t xml:space="preserve">  (</w:t>
        </w:r>
        <w:proofErr w:type="gramEnd"/>
        <w:r w:rsidR="000C5882">
          <w:rPr>
            <w:b/>
            <w:i w:val="0"/>
            <w:color w:val="auto"/>
            <w:sz w:val="24"/>
          </w:rPr>
          <w:t xml:space="preserve">Dez/2017 a </w:t>
        </w:r>
        <w:proofErr w:type="spellStart"/>
        <w:r w:rsidR="000C5882">
          <w:rPr>
            <w:b/>
            <w:i w:val="0"/>
            <w:color w:val="auto"/>
            <w:sz w:val="24"/>
          </w:rPr>
          <w:t>Jun</w:t>
        </w:r>
        <w:proofErr w:type="spellEnd"/>
        <w:r w:rsidR="000C5882">
          <w:rPr>
            <w:b/>
            <w:i w:val="0"/>
            <w:color w:val="auto"/>
            <w:sz w:val="24"/>
          </w:rPr>
          <w:t>/2020)</w:t>
        </w:r>
      </w:ins>
      <w:bookmarkEnd w:id="1907"/>
    </w:p>
    <w:p w14:paraId="259AA806" w14:textId="77777777" w:rsidR="005F1105" w:rsidRPr="003F395A" w:rsidRDefault="005F1105" w:rsidP="00EF5F5D">
      <w:pPr>
        <w:spacing w:after="0" w:line="360" w:lineRule="auto"/>
        <w:rPr>
          <w:rFonts w:eastAsiaTheme="minorEastAsia"/>
          <w:szCs w:val="24"/>
        </w:rPr>
      </w:pPr>
      <w:r w:rsidRPr="003F395A">
        <w:rPr>
          <w:rFonts w:eastAsiaTheme="minorEastAsia"/>
          <w:noProof/>
          <w:szCs w:val="24"/>
          <w:lang w:eastAsia="pt-BR"/>
        </w:rPr>
        <w:drawing>
          <wp:inline distT="0" distB="0" distL="0" distR="0" wp14:anchorId="5D3D9CA4" wp14:editId="1FAF3884">
            <wp:extent cx="5400040" cy="3333750"/>
            <wp:effectExtent l="0" t="0" r="0" b="0"/>
            <wp:docPr id="28" name="Imagem 28" descr="Mapa com linhas colorid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Mapa com linhas coloridas&#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7595D900" w14:textId="77777777" w:rsidR="00EF5F5D" w:rsidRDefault="00EF5F5D" w:rsidP="00EF5F5D">
      <w:pPr>
        <w:tabs>
          <w:tab w:val="left" w:pos="967"/>
        </w:tabs>
        <w:spacing w:after="120" w:line="360" w:lineRule="auto"/>
        <w:ind w:firstLine="709"/>
        <w:rPr>
          <w:ins w:id="1912" w:author="Felipe Neiva Mundim" w:date="2020-10-27T17:28:00Z"/>
          <w:rFonts w:cstheme="minorHAnsi"/>
          <w:szCs w:val="24"/>
        </w:rPr>
      </w:pPr>
    </w:p>
    <w:p w14:paraId="392CB583" w14:textId="41C2172F" w:rsidR="005F1105" w:rsidRDefault="00BF3153" w:rsidP="00EF5F5D">
      <w:pPr>
        <w:tabs>
          <w:tab w:val="left" w:pos="967"/>
        </w:tabs>
        <w:spacing w:after="120" w:line="360" w:lineRule="auto"/>
        <w:ind w:firstLine="709"/>
        <w:rPr>
          <w:rFonts w:cstheme="minorHAnsi"/>
          <w:szCs w:val="24"/>
        </w:rPr>
      </w:pPr>
      <w:r>
        <w:rPr>
          <w:rFonts w:cstheme="minorHAnsi"/>
          <w:szCs w:val="24"/>
        </w:rPr>
        <w:t>A Tabela 8</w:t>
      </w:r>
      <w:r w:rsidR="005F1105" w:rsidRPr="003F395A">
        <w:rPr>
          <w:rFonts w:cstheme="minorHAnsi"/>
          <w:szCs w:val="24"/>
        </w:rPr>
        <w:t xml:space="preserve"> apresenta, enfim, as previsões de julho de 20</w:t>
      </w:r>
      <w:r>
        <w:rPr>
          <w:rFonts w:cstheme="minorHAnsi"/>
          <w:szCs w:val="24"/>
        </w:rPr>
        <w:t>20 a junho 2021 obtidas por M09.</w:t>
      </w:r>
    </w:p>
    <w:p w14:paraId="4E0045AF" w14:textId="77777777" w:rsidR="00EF5F5D" w:rsidRDefault="00EF5F5D" w:rsidP="00EF5F5D">
      <w:pPr>
        <w:tabs>
          <w:tab w:val="left" w:pos="967"/>
        </w:tabs>
        <w:spacing w:after="120" w:line="360" w:lineRule="auto"/>
        <w:ind w:firstLine="709"/>
        <w:rPr>
          <w:rFonts w:cstheme="minorHAnsi"/>
          <w:szCs w:val="24"/>
        </w:rPr>
      </w:pPr>
    </w:p>
    <w:p w14:paraId="0DA48A48" w14:textId="40AE1B10" w:rsidR="00BF3153" w:rsidRPr="00BF3153" w:rsidDel="00EF5F5D" w:rsidRDefault="00BF3153" w:rsidP="003F395A">
      <w:pPr>
        <w:tabs>
          <w:tab w:val="left" w:pos="967"/>
        </w:tabs>
        <w:spacing w:before="120" w:after="240" w:line="360" w:lineRule="auto"/>
        <w:rPr>
          <w:del w:id="1913" w:author="Felipe Neiva Mundim" w:date="2020-10-27T17:28:00Z"/>
          <w:rFonts w:cstheme="minorHAnsi"/>
          <w:sz w:val="20"/>
          <w:szCs w:val="24"/>
        </w:rPr>
      </w:pPr>
      <w:del w:id="1914" w:author="Felipe Neiva Mundim" w:date="2020-10-27T17:28:00Z">
        <w:r w:rsidRPr="00BF3153" w:rsidDel="00EF5F5D">
          <w:rPr>
            <w:rFonts w:cstheme="minorHAnsi"/>
            <w:sz w:val="20"/>
            <w:szCs w:val="24"/>
          </w:rPr>
          <w:lastRenderedPageBreak/>
          <w:delText>Tabela 8: Atos de concentração previstos para o modelo M09 – base de treino até junho de 2020</w:delText>
        </w:r>
      </w:del>
    </w:p>
    <w:p w14:paraId="4C794DE2" w14:textId="6E381C5E" w:rsidR="00EF5F5D" w:rsidRPr="00EF5F5D" w:rsidRDefault="00EF5F5D" w:rsidP="00EF5F5D">
      <w:pPr>
        <w:pStyle w:val="Legenda"/>
        <w:keepNext/>
        <w:jc w:val="center"/>
        <w:rPr>
          <w:ins w:id="1915" w:author="Felipe Neiva Mundim" w:date="2020-10-27T17:21:00Z"/>
          <w:b/>
          <w:i w:val="0"/>
          <w:color w:val="auto"/>
          <w:sz w:val="24"/>
        </w:rPr>
      </w:pPr>
      <w:bookmarkStart w:id="1916" w:name="_Toc54948782"/>
      <w:ins w:id="1917" w:author="Felipe Neiva Mundim" w:date="2020-10-27T17:21:00Z">
        <w:r w:rsidRPr="00EF5F5D">
          <w:rPr>
            <w:b/>
            <w:i w:val="0"/>
            <w:color w:val="auto"/>
            <w:sz w:val="24"/>
          </w:rPr>
          <w:t xml:space="preserve">Tabela </w:t>
        </w:r>
        <w:r w:rsidRPr="00EF5F5D">
          <w:rPr>
            <w:b/>
            <w:i w:val="0"/>
            <w:color w:val="auto"/>
            <w:sz w:val="24"/>
          </w:rPr>
          <w:fldChar w:fldCharType="begin"/>
        </w:r>
        <w:r w:rsidRPr="00EF5F5D">
          <w:rPr>
            <w:b/>
            <w:i w:val="0"/>
            <w:color w:val="auto"/>
            <w:sz w:val="24"/>
          </w:rPr>
          <w:instrText xml:space="preserve"> SEQ Tabela \* ARABIC </w:instrText>
        </w:r>
      </w:ins>
      <w:r w:rsidRPr="00EF5F5D">
        <w:rPr>
          <w:b/>
          <w:i w:val="0"/>
          <w:color w:val="auto"/>
          <w:sz w:val="24"/>
        </w:rPr>
        <w:fldChar w:fldCharType="separate"/>
      </w:r>
      <w:ins w:id="1918" w:author="Felipe Neiva Mundim" w:date="2020-10-27T17:21:00Z">
        <w:r w:rsidRPr="00EF5F5D">
          <w:rPr>
            <w:b/>
            <w:i w:val="0"/>
            <w:noProof/>
            <w:color w:val="auto"/>
            <w:sz w:val="24"/>
          </w:rPr>
          <w:t>8</w:t>
        </w:r>
        <w:r w:rsidRPr="00EF5F5D">
          <w:rPr>
            <w:b/>
            <w:i w:val="0"/>
            <w:color w:val="auto"/>
            <w:sz w:val="24"/>
          </w:rPr>
          <w:fldChar w:fldCharType="end"/>
        </w:r>
        <w:r w:rsidRPr="00EF5F5D">
          <w:rPr>
            <w:b/>
            <w:i w:val="0"/>
            <w:color w:val="auto"/>
            <w:sz w:val="24"/>
          </w:rPr>
          <w:t xml:space="preserve"> - Atos de concentração previstos para o modelo M09 – base de </w:t>
        </w:r>
        <w:proofErr w:type="gramStart"/>
        <w:r w:rsidRPr="00EF5F5D">
          <w:rPr>
            <w:b/>
            <w:i w:val="0"/>
            <w:color w:val="auto"/>
            <w:sz w:val="24"/>
          </w:rPr>
          <w:t xml:space="preserve">treino </w:t>
        </w:r>
      </w:ins>
      <w:ins w:id="1919" w:author="Felipe Neiva Mundim" w:date="2020-10-29T20:46:00Z">
        <w:r w:rsidR="000C5882">
          <w:rPr>
            <w:b/>
            <w:i w:val="0"/>
            <w:color w:val="auto"/>
            <w:sz w:val="24"/>
          </w:rPr>
          <w:t xml:space="preserve"> (</w:t>
        </w:r>
        <w:proofErr w:type="gramEnd"/>
        <w:r w:rsidR="000C5882">
          <w:rPr>
            <w:b/>
            <w:i w:val="0"/>
            <w:color w:val="auto"/>
            <w:sz w:val="24"/>
          </w:rPr>
          <w:t xml:space="preserve">Dez/2017 a </w:t>
        </w:r>
        <w:proofErr w:type="spellStart"/>
        <w:r w:rsidR="000C5882">
          <w:rPr>
            <w:b/>
            <w:i w:val="0"/>
            <w:color w:val="auto"/>
            <w:sz w:val="24"/>
          </w:rPr>
          <w:t>Jun</w:t>
        </w:r>
        <w:proofErr w:type="spellEnd"/>
        <w:r w:rsidR="000C5882">
          <w:rPr>
            <w:b/>
            <w:i w:val="0"/>
            <w:color w:val="auto"/>
            <w:sz w:val="24"/>
          </w:rPr>
          <w:t>/2020)</w:t>
        </w:r>
      </w:ins>
      <w:bookmarkEnd w:id="1916"/>
    </w:p>
    <w:p w14:paraId="033C3970" w14:textId="1E027BE9" w:rsidR="005F1105" w:rsidRDefault="005F1105" w:rsidP="00EF5F5D">
      <w:pPr>
        <w:tabs>
          <w:tab w:val="left" w:pos="967"/>
        </w:tabs>
        <w:spacing w:after="0" w:line="360" w:lineRule="auto"/>
        <w:jc w:val="center"/>
        <w:rPr>
          <w:rFonts w:cstheme="minorHAnsi"/>
          <w:szCs w:val="24"/>
        </w:rPr>
      </w:pPr>
      <w:r w:rsidRPr="003F395A">
        <w:rPr>
          <w:rFonts w:cstheme="minorHAnsi"/>
          <w:noProof/>
          <w:szCs w:val="24"/>
          <w:lang w:eastAsia="pt-BR"/>
        </w:rPr>
        <w:drawing>
          <wp:inline distT="0" distB="0" distL="0" distR="0" wp14:anchorId="2017D9E0" wp14:editId="16DA2EEC">
            <wp:extent cx="2879090" cy="2690891"/>
            <wp:effectExtent l="0" t="0" r="0" b="0"/>
            <wp:docPr id="36" name="Imagem 36"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la de celular com texto preto sobre fundo branco&#10;&#10;Descrição gerada automaticamente"/>
                    <pic:cNvPicPr/>
                  </pic:nvPicPr>
                  <pic:blipFill rotWithShape="1">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t="20703" b="1682"/>
                    <a:stretch/>
                  </pic:blipFill>
                  <pic:spPr bwMode="auto">
                    <a:xfrm>
                      <a:off x="0" y="0"/>
                      <a:ext cx="2880000" cy="2691742"/>
                    </a:xfrm>
                    <a:prstGeom prst="rect">
                      <a:avLst/>
                    </a:prstGeom>
                    <a:ln>
                      <a:noFill/>
                    </a:ln>
                    <a:extLst>
                      <a:ext uri="{53640926-AAD7-44D8-BBD7-CCE9431645EC}">
                        <a14:shadowObscured xmlns:a14="http://schemas.microsoft.com/office/drawing/2010/main"/>
                      </a:ext>
                    </a:extLst>
                  </pic:spPr>
                </pic:pic>
              </a:graphicData>
            </a:graphic>
          </wp:inline>
        </w:drawing>
      </w:r>
    </w:p>
    <w:p w14:paraId="60585DE7" w14:textId="689B2292" w:rsidR="00BF3153" w:rsidRPr="00BF3153" w:rsidRDefault="00BF3153" w:rsidP="00EF5F5D">
      <w:pPr>
        <w:tabs>
          <w:tab w:val="left" w:pos="967"/>
        </w:tabs>
        <w:spacing w:after="0" w:line="360" w:lineRule="auto"/>
        <w:jc w:val="left"/>
        <w:rPr>
          <w:rFonts w:cstheme="minorHAnsi"/>
          <w:sz w:val="20"/>
          <w:szCs w:val="24"/>
        </w:rPr>
      </w:pPr>
      <w:r w:rsidRPr="00BF3153">
        <w:rPr>
          <w:rFonts w:cstheme="minorHAnsi"/>
          <w:sz w:val="20"/>
          <w:szCs w:val="24"/>
        </w:rPr>
        <w:t>Fonte: Elaboração própria</w:t>
      </w:r>
    </w:p>
    <w:p w14:paraId="3D7FFC16" w14:textId="77777777" w:rsidR="00EF5F5D" w:rsidRDefault="00EF5F5D" w:rsidP="00EF5F5D">
      <w:pPr>
        <w:tabs>
          <w:tab w:val="left" w:pos="967"/>
          <w:tab w:val="left" w:pos="2390"/>
        </w:tabs>
        <w:spacing w:after="120" w:line="360" w:lineRule="auto"/>
        <w:ind w:firstLine="709"/>
        <w:rPr>
          <w:rFonts w:cstheme="minorHAnsi"/>
          <w:szCs w:val="24"/>
        </w:rPr>
      </w:pPr>
    </w:p>
    <w:p w14:paraId="38741ECE" w14:textId="36122E12" w:rsidR="005F1105" w:rsidRDefault="005F1105" w:rsidP="00EF5F5D">
      <w:pPr>
        <w:tabs>
          <w:tab w:val="left" w:pos="967"/>
          <w:tab w:val="left" w:pos="2390"/>
        </w:tabs>
        <w:spacing w:after="120" w:line="360" w:lineRule="auto"/>
        <w:ind w:firstLine="709"/>
        <w:rPr>
          <w:rFonts w:cstheme="minorHAnsi"/>
          <w:szCs w:val="24"/>
        </w:rPr>
      </w:pPr>
      <w:r w:rsidRPr="003F395A">
        <w:rPr>
          <w:rFonts w:cstheme="minorHAnsi"/>
          <w:szCs w:val="24"/>
        </w:rPr>
        <w:t xml:space="preserve">Para </w:t>
      </w:r>
      <w:del w:id="1920" w:author="Felipe Neiva Mundim" w:date="2020-10-29T20:43:00Z">
        <w:r w:rsidRPr="003F395A" w:rsidDel="000C5882">
          <w:rPr>
            <w:rFonts w:cstheme="minorHAnsi"/>
            <w:szCs w:val="24"/>
          </w:rPr>
          <w:delText xml:space="preserve">dar </w:delText>
        </w:r>
      </w:del>
      <w:r w:rsidRPr="003F395A">
        <w:rPr>
          <w:rFonts w:cstheme="minorHAnsi"/>
          <w:szCs w:val="24"/>
        </w:rPr>
        <w:t xml:space="preserve">uma noção </w:t>
      </w:r>
      <w:del w:id="1921" w:author="Felipe Neiva Mundim" w:date="2020-10-29T20:43:00Z">
        <w:r w:rsidRPr="003F395A" w:rsidDel="000C5882">
          <w:rPr>
            <w:rFonts w:cstheme="minorHAnsi"/>
            <w:szCs w:val="24"/>
          </w:rPr>
          <w:delText xml:space="preserve">de </w:delText>
        </w:r>
      </w:del>
      <w:ins w:id="1922" w:author="Felipe Neiva Mundim" w:date="2020-10-29T20:43:00Z">
        <w:r w:rsidR="000C5882">
          <w:rPr>
            <w:rFonts w:cstheme="minorHAnsi"/>
            <w:szCs w:val="24"/>
          </w:rPr>
          <w:t>da</w:t>
        </w:r>
        <w:r w:rsidR="000C5882" w:rsidRPr="003F395A">
          <w:rPr>
            <w:rFonts w:cstheme="minorHAnsi"/>
            <w:szCs w:val="24"/>
          </w:rPr>
          <w:t xml:space="preserve"> </w:t>
        </w:r>
      </w:ins>
      <w:r w:rsidRPr="003F395A">
        <w:rPr>
          <w:rFonts w:cstheme="minorHAnsi"/>
          <w:szCs w:val="24"/>
        </w:rPr>
        <w:t xml:space="preserve">dimensão </w:t>
      </w:r>
      <w:del w:id="1923" w:author="Felipe Neiva Mundim" w:date="2020-10-29T20:43:00Z">
        <w:r w:rsidRPr="003F395A" w:rsidDel="000C5882">
          <w:rPr>
            <w:rFonts w:cstheme="minorHAnsi"/>
            <w:szCs w:val="24"/>
          </w:rPr>
          <w:delText xml:space="preserve">destes </w:delText>
        </w:r>
      </w:del>
      <w:ins w:id="1924" w:author="Felipe Neiva Mundim" w:date="2020-10-29T20:43:00Z">
        <w:r w:rsidR="000C5882">
          <w:rPr>
            <w:rFonts w:cstheme="minorHAnsi"/>
            <w:szCs w:val="24"/>
          </w:rPr>
          <w:t>desses</w:t>
        </w:r>
        <w:r w:rsidR="000C5882" w:rsidRPr="003F395A">
          <w:rPr>
            <w:rFonts w:cstheme="minorHAnsi"/>
            <w:szCs w:val="24"/>
          </w:rPr>
          <w:t xml:space="preserve"> </w:t>
        </w:r>
      </w:ins>
      <w:r w:rsidRPr="003F395A">
        <w:rPr>
          <w:rFonts w:cstheme="minorHAnsi"/>
          <w:szCs w:val="24"/>
        </w:rPr>
        <w:t xml:space="preserve">resultados, o Gráfico 5 </w:t>
      </w:r>
      <w:del w:id="1925" w:author="Felipe Neiva Mundim" w:date="2020-10-29T20:43:00Z">
        <w:r w:rsidRPr="003F395A" w:rsidDel="000C5882">
          <w:rPr>
            <w:rFonts w:cstheme="minorHAnsi"/>
            <w:szCs w:val="24"/>
          </w:rPr>
          <w:delText xml:space="preserve">os </w:delText>
        </w:r>
      </w:del>
      <w:r w:rsidRPr="003F395A">
        <w:rPr>
          <w:rFonts w:cstheme="minorHAnsi"/>
          <w:szCs w:val="24"/>
        </w:rPr>
        <w:t xml:space="preserve">apresenta </w:t>
      </w:r>
      <w:ins w:id="1926" w:author="Felipe Neiva Mundim" w:date="2020-10-29T20:44:00Z">
        <w:r w:rsidR="000C5882">
          <w:rPr>
            <w:rFonts w:cstheme="minorHAnsi"/>
            <w:szCs w:val="24"/>
          </w:rPr>
          <w:t xml:space="preserve">as previsões </w:t>
        </w:r>
      </w:ins>
      <w:r w:rsidRPr="003F395A">
        <w:rPr>
          <w:rFonts w:cstheme="minorHAnsi"/>
          <w:szCs w:val="24"/>
        </w:rPr>
        <w:t>integrad</w:t>
      </w:r>
      <w:ins w:id="1927" w:author="Felipe Neiva Mundim" w:date="2020-10-29T20:44:00Z">
        <w:r w:rsidR="000C5882">
          <w:rPr>
            <w:rFonts w:cstheme="minorHAnsi"/>
            <w:szCs w:val="24"/>
          </w:rPr>
          <w:t>a</w:t>
        </w:r>
      </w:ins>
      <w:del w:id="1928" w:author="Felipe Neiva Mundim" w:date="2020-10-29T20:44:00Z">
        <w:r w:rsidRPr="003F395A" w:rsidDel="000C5882">
          <w:rPr>
            <w:rFonts w:cstheme="minorHAnsi"/>
            <w:szCs w:val="24"/>
          </w:rPr>
          <w:delText>o</w:delText>
        </w:r>
      </w:del>
      <w:r w:rsidRPr="003F395A">
        <w:rPr>
          <w:rFonts w:cstheme="minorHAnsi"/>
          <w:szCs w:val="24"/>
        </w:rPr>
        <w:t>s a série his</w:t>
      </w:r>
      <w:r w:rsidR="00BF3153">
        <w:rPr>
          <w:rFonts w:cstheme="minorHAnsi"/>
          <w:szCs w:val="24"/>
        </w:rPr>
        <w:t>tórica mensal.</w:t>
      </w:r>
    </w:p>
    <w:p w14:paraId="374D2EE5" w14:textId="77777777" w:rsidR="00EF5F5D" w:rsidRPr="003F395A" w:rsidRDefault="00EF5F5D" w:rsidP="00EF5F5D">
      <w:pPr>
        <w:tabs>
          <w:tab w:val="left" w:pos="967"/>
          <w:tab w:val="left" w:pos="2390"/>
        </w:tabs>
        <w:spacing w:after="120" w:line="360" w:lineRule="auto"/>
        <w:ind w:firstLine="709"/>
        <w:rPr>
          <w:rFonts w:cstheme="minorHAnsi"/>
          <w:szCs w:val="24"/>
        </w:rPr>
      </w:pPr>
    </w:p>
    <w:p w14:paraId="15EA2801" w14:textId="751CDCC5" w:rsidR="00EF5F5D" w:rsidRPr="00EF5F5D" w:rsidRDefault="00EF5F5D" w:rsidP="00EF5F5D">
      <w:pPr>
        <w:pStyle w:val="Legenda"/>
        <w:keepNext/>
        <w:jc w:val="center"/>
        <w:rPr>
          <w:ins w:id="1929" w:author="Felipe Neiva Mundim" w:date="2020-10-27T17:22:00Z"/>
          <w:b/>
          <w:i w:val="0"/>
          <w:color w:val="auto"/>
          <w:sz w:val="24"/>
        </w:rPr>
      </w:pPr>
      <w:bookmarkStart w:id="1930" w:name="_Toc54948851"/>
      <w:ins w:id="1931" w:author="Felipe Neiva Mundim" w:date="2020-10-27T17:22:00Z">
        <w:r w:rsidRPr="00EF5F5D">
          <w:rPr>
            <w:b/>
            <w:i w:val="0"/>
            <w:color w:val="auto"/>
            <w:sz w:val="24"/>
          </w:rPr>
          <w:t xml:space="preserve">Gráfico </w:t>
        </w:r>
        <w:r w:rsidRPr="00EF5F5D">
          <w:rPr>
            <w:b/>
            <w:i w:val="0"/>
            <w:color w:val="auto"/>
            <w:sz w:val="24"/>
          </w:rPr>
          <w:fldChar w:fldCharType="begin"/>
        </w:r>
        <w:r w:rsidRPr="00EF5F5D">
          <w:rPr>
            <w:b/>
            <w:i w:val="0"/>
            <w:color w:val="auto"/>
            <w:sz w:val="24"/>
          </w:rPr>
          <w:instrText xml:space="preserve"> SEQ Gráfico \* ARABIC </w:instrText>
        </w:r>
      </w:ins>
      <w:r w:rsidRPr="00EF5F5D">
        <w:rPr>
          <w:b/>
          <w:i w:val="0"/>
          <w:color w:val="auto"/>
          <w:sz w:val="24"/>
        </w:rPr>
        <w:fldChar w:fldCharType="separate"/>
      </w:r>
      <w:ins w:id="1932" w:author="Felipe Neiva Mundim" w:date="2020-10-27T17:24:00Z">
        <w:r>
          <w:rPr>
            <w:b/>
            <w:i w:val="0"/>
            <w:noProof/>
            <w:color w:val="auto"/>
            <w:sz w:val="24"/>
          </w:rPr>
          <w:t>5</w:t>
        </w:r>
      </w:ins>
      <w:ins w:id="1933" w:author="Felipe Neiva Mundim" w:date="2020-10-27T17:22:00Z">
        <w:r w:rsidRPr="00EF5F5D">
          <w:rPr>
            <w:b/>
            <w:i w:val="0"/>
            <w:color w:val="auto"/>
            <w:sz w:val="24"/>
          </w:rPr>
          <w:fldChar w:fldCharType="end"/>
        </w:r>
        <w:r w:rsidRPr="00EF5F5D">
          <w:rPr>
            <w:b/>
            <w:i w:val="0"/>
            <w:color w:val="auto"/>
            <w:sz w:val="24"/>
          </w:rPr>
          <w:t xml:space="preserve"> - Número de notificações de AC no </w:t>
        </w:r>
        <w:proofErr w:type="spellStart"/>
        <w:r w:rsidRPr="00EF5F5D">
          <w:rPr>
            <w:b/>
            <w:i w:val="0"/>
            <w:color w:val="auto"/>
            <w:sz w:val="24"/>
          </w:rPr>
          <w:t>Cade</w:t>
        </w:r>
        <w:proofErr w:type="spellEnd"/>
        <w:r w:rsidRPr="00EF5F5D">
          <w:rPr>
            <w:b/>
            <w:i w:val="0"/>
            <w:color w:val="auto"/>
            <w:sz w:val="24"/>
          </w:rPr>
          <w:t xml:space="preserve"> - Dados mensais</w:t>
        </w:r>
      </w:ins>
      <w:ins w:id="1934" w:author="Felipe Neiva Mundim" w:date="2020-10-29T20:46:00Z">
        <w:del w:id="1935" w:author="João Isidio Martins" w:date="2020-10-31T21:26:00Z">
          <w:r w:rsidR="000C5882" w:rsidDel="00231673">
            <w:rPr>
              <w:b/>
              <w:i w:val="0"/>
              <w:color w:val="auto"/>
              <w:sz w:val="24"/>
            </w:rPr>
            <w:delText xml:space="preserve"> </w:delText>
          </w:r>
        </w:del>
        <w:r w:rsidR="000C5882">
          <w:rPr>
            <w:b/>
            <w:i w:val="0"/>
            <w:color w:val="auto"/>
            <w:sz w:val="24"/>
          </w:rPr>
          <w:t xml:space="preserve"> (Jan/2015 a </w:t>
        </w:r>
        <w:proofErr w:type="spellStart"/>
        <w:r w:rsidR="000C5882">
          <w:rPr>
            <w:b/>
            <w:i w:val="0"/>
            <w:color w:val="auto"/>
            <w:sz w:val="24"/>
          </w:rPr>
          <w:t>Jun</w:t>
        </w:r>
        <w:proofErr w:type="spellEnd"/>
        <w:r w:rsidR="000C5882">
          <w:rPr>
            <w:b/>
            <w:i w:val="0"/>
            <w:color w:val="auto"/>
            <w:sz w:val="24"/>
          </w:rPr>
          <w:t>/202</w:t>
        </w:r>
      </w:ins>
      <w:ins w:id="1936" w:author="Felipe Neiva Mundim" w:date="2020-10-29T20:47:00Z">
        <w:r w:rsidR="000C5882">
          <w:rPr>
            <w:b/>
            <w:i w:val="0"/>
            <w:color w:val="auto"/>
            <w:sz w:val="24"/>
          </w:rPr>
          <w:t>1</w:t>
        </w:r>
      </w:ins>
      <w:ins w:id="1937" w:author="Felipe Neiva Mundim" w:date="2020-10-29T20:46:00Z">
        <w:r w:rsidR="000C5882">
          <w:rPr>
            <w:b/>
            <w:i w:val="0"/>
            <w:color w:val="auto"/>
            <w:sz w:val="24"/>
          </w:rPr>
          <w:t>)</w:t>
        </w:r>
      </w:ins>
      <w:bookmarkEnd w:id="1930"/>
    </w:p>
    <w:p w14:paraId="59CEA99E" w14:textId="77777777" w:rsidR="005F1105" w:rsidRPr="003F395A" w:rsidRDefault="005F1105" w:rsidP="00EF5F5D">
      <w:pPr>
        <w:tabs>
          <w:tab w:val="left" w:pos="967"/>
          <w:tab w:val="left" w:pos="2390"/>
        </w:tabs>
        <w:spacing w:after="0" w:line="360" w:lineRule="auto"/>
        <w:rPr>
          <w:rFonts w:cstheme="minorHAnsi"/>
          <w:szCs w:val="24"/>
        </w:rPr>
      </w:pPr>
      <w:r w:rsidRPr="003F395A">
        <w:rPr>
          <w:rFonts w:cstheme="minorHAnsi"/>
          <w:noProof/>
          <w:szCs w:val="24"/>
          <w:lang w:eastAsia="pt-BR"/>
        </w:rPr>
        <w:drawing>
          <wp:inline distT="0" distB="0" distL="0" distR="0" wp14:anchorId="105B56D7" wp14:editId="1B1F3E30">
            <wp:extent cx="5400040" cy="3333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1F19B371" w14:textId="77777777" w:rsidR="00EF5F5D" w:rsidRDefault="00EF5F5D" w:rsidP="00EF5F5D">
      <w:pPr>
        <w:tabs>
          <w:tab w:val="left" w:pos="967"/>
        </w:tabs>
        <w:spacing w:after="120" w:line="360" w:lineRule="auto"/>
        <w:ind w:firstLine="709"/>
        <w:rPr>
          <w:rFonts w:cstheme="minorHAnsi"/>
          <w:szCs w:val="24"/>
        </w:rPr>
      </w:pPr>
    </w:p>
    <w:p w14:paraId="684DE8A4" w14:textId="5D4915CC" w:rsidR="005F1105" w:rsidRDefault="005F1105" w:rsidP="00EF5F5D">
      <w:pPr>
        <w:tabs>
          <w:tab w:val="left" w:pos="967"/>
        </w:tabs>
        <w:spacing w:after="120" w:line="360" w:lineRule="auto"/>
        <w:ind w:firstLine="709"/>
        <w:rPr>
          <w:rFonts w:cstheme="minorHAnsi"/>
          <w:szCs w:val="24"/>
        </w:rPr>
      </w:pPr>
      <w:r w:rsidRPr="003F395A">
        <w:rPr>
          <w:rFonts w:cstheme="minorHAnsi"/>
          <w:szCs w:val="24"/>
        </w:rPr>
        <w:lastRenderedPageBreak/>
        <w:t>O Gráfico 6, por sua vez, agrega os valores mensais para pr</w:t>
      </w:r>
      <w:r w:rsidR="00BE7E56" w:rsidRPr="003F395A">
        <w:rPr>
          <w:rFonts w:cstheme="minorHAnsi"/>
          <w:szCs w:val="24"/>
        </w:rPr>
        <w:t>e</w:t>
      </w:r>
      <w:r w:rsidRPr="003F395A">
        <w:rPr>
          <w:rFonts w:cstheme="minorHAnsi"/>
          <w:szCs w:val="24"/>
        </w:rPr>
        <w:t xml:space="preserve">ver o número de </w:t>
      </w:r>
      <w:del w:id="1938" w:author="Felipe Neiva Mundim" w:date="2020-10-29T20:48:00Z">
        <w:r w:rsidRPr="003F395A" w:rsidDel="00BE374D">
          <w:rPr>
            <w:rFonts w:cstheme="minorHAnsi"/>
            <w:szCs w:val="24"/>
          </w:rPr>
          <w:delText xml:space="preserve">ACs </w:delText>
        </w:r>
      </w:del>
      <w:ins w:id="1939" w:author="Felipe Neiva Mundim" w:date="2020-10-29T20:48:00Z">
        <w:r w:rsidR="00BE374D">
          <w:rPr>
            <w:rFonts w:cstheme="minorHAnsi"/>
            <w:szCs w:val="24"/>
          </w:rPr>
          <w:t>AC</w:t>
        </w:r>
        <w:r w:rsidR="00BE374D" w:rsidRPr="003F395A">
          <w:rPr>
            <w:rFonts w:cstheme="minorHAnsi"/>
            <w:szCs w:val="24"/>
          </w:rPr>
          <w:t xml:space="preserve"> </w:t>
        </w:r>
      </w:ins>
      <w:r w:rsidRPr="003F395A">
        <w:rPr>
          <w:rFonts w:cstheme="minorHAnsi"/>
          <w:szCs w:val="24"/>
        </w:rPr>
        <w:t>esperados para o ano de 2020</w:t>
      </w:r>
      <w:r w:rsidR="00BE7E56" w:rsidRPr="003F395A">
        <w:rPr>
          <w:rFonts w:cstheme="minorHAnsi"/>
          <w:szCs w:val="24"/>
        </w:rPr>
        <w:t>,</w:t>
      </w:r>
      <w:r w:rsidRPr="003F395A">
        <w:rPr>
          <w:rFonts w:cstheme="minorHAnsi"/>
          <w:szCs w:val="24"/>
        </w:rPr>
        <w:t xml:space="preserve"> </w:t>
      </w:r>
      <w:r w:rsidR="00BE7E56" w:rsidRPr="003F395A">
        <w:rPr>
          <w:rFonts w:cstheme="minorHAnsi"/>
          <w:szCs w:val="24"/>
        </w:rPr>
        <w:t>r</w:t>
      </w:r>
      <w:r w:rsidRPr="003F395A">
        <w:rPr>
          <w:rFonts w:cstheme="minorHAnsi"/>
          <w:szCs w:val="24"/>
        </w:rPr>
        <w:t>esultando na expectativa de que 441 notificações sejam apresentadas</w:t>
      </w:r>
      <w:del w:id="1940" w:author="Felipe Neiva Mundim" w:date="2020-10-29T20:48:00Z">
        <w:r w:rsidRPr="003F395A" w:rsidDel="00BE374D">
          <w:rPr>
            <w:rFonts w:cstheme="minorHAnsi"/>
            <w:szCs w:val="24"/>
          </w:rPr>
          <w:delText xml:space="preserve"> neste ano</w:delText>
        </w:r>
      </w:del>
      <w:r w:rsidRPr="003F395A">
        <w:rPr>
          <w:rFonts w:cstheme="minorHAnsi"/>
          <w:szCs w:val="24"/>
        </w:rPr>
        <w:t>.</w:t>
      </w:r>
    </w:p>
    <w:p w14:paraId="3A405806" w14:textId="77777777" w:rsidR="00EF5F5D" w:rsidRPr="003F395A" w:rsidRDefault="00EF5F5D" w:rsidP="00EF5F5D">
      <w:pPr>
        <w:tabs>
          <w:tab w:val="left" w:pos="967"/>
        </w:tabs>
        <w:spacing w:after="120" w:line="360" w:lineRule="auto"/>
        <w:ind w:firstLine="709"/>
        <w:rPr>
          <w:rFonts w:cstheme="minorHAnsi"/>
          <w:szCs w:val="24"/>
        </w:rPr>
      </w:pPr>
    </w:p>
    <w:p w14:paraId="233B0BE2" w14:textId="5BAAD4FB" w:rsidR="00EF5F5D" w:rsidRPr="00EF5F5D" w:rsidRDefault="00EF5F5D" w:rsidP="00EF5F5D">
      <w:pPr>
        <w:pStyle w:val="Legenda"/>
        <w:keepNext/>
        <w:jc w:val="center"/>
        <w:rPr>
          <w:ins w:id="1941" w:author="Felipe Neiva Mundim" w:date="2020-10-27T17:24:00Z"/>
          <w:b/>
          <w:i w:val="0"/>
          <w:color w:val="auto"/>
          <w:sz w:val="24"/>
        </w:rPr>
      </w:pPr>
      <w:bookmarkStart w:id="1942" w:name="_Toc54948852"/>
      <w:ins w:id="1943" w:author="Felipe Neiva Mundim" w:date="2020-10-27T17:24:00Z">
        <w:r w:rsidRPr="00EF5F5D">
          <w:rPr>
            <w:b/>
            <w:i w:val="0"/>
            <w:color w:val="auto"/>
            <w:sz w:val="24"/>
          </w:rPr>
          <w:t xml:space="preserve">Gráfico </w:t>
        </w:r>
        <w:r w:rsidRPr="00EF5F5D">
          <w:rPr>
            <w:b/>
            <w:i w:val="0"/>
            <w:color w:val="auto"/>
            <w:sz w:val="24"/>
          </w:rPr>
          <w:fldChar w:fldCharType="begin"/>
        </w:r>
        <w:r w:rsidRPr="00EF5F5D">
          <w:rPr>
            <w:b/>
            <w:i w:val="0"/>
            <w:color w:val="auto"/>
            <w:sz w:val="24"/>
          </w:rPr>
          <w:instrText xml:space="preserve"> SEQ Gráfico \* ARABIC </w:instrText>
        </w:r>
      </w:ins>
      <w:r w:rsidRPr="00EF5F5D">
        <w:rPr>
          <w:b/>
          <w:i w:val="0"/>
          <w:color w:val="auto"/>
          <w:sz w:val="24"/>
        </w:rPr>
        <w:fldChar w:fldCharType="separate"/>
      </w:r>
      <w:ins w:id="1944" w:author="Felipe Neiva Mundim" w:date="2020-10-27T17:24:00Z">
        <w:r w:rsidRPr="00EF5F5D">
          <w:rPr>
            <w:b/>
            <w:i w:val="0"/>
            <w:noProof/>
            <w:color w:val="auto"/>
            <w:sz w:val="24"/>
          </w:rPr>
          <w:t>6</w:t>
        </w:r>
        <w:r w:rsidRPr="00EF5F5D">
          <w:rPr>
            <w:b/>
            <w:i w:val="0"/>
            <w:color w:val="auto"/>
            <w:sz w:val="24"/>
          </w:rPr>
          <w:fldChar w:fldCharType="end"/>
        </w:r>
        <w:r w:rsidRPr="00EF5F5D">
          <w:rPr>
            <w:b/>
            <w:i w:val="0"/>
            <w:color w:val="auto"/>
            <w:sz w:val="24"/>
          </w:rPr>
          <w:t xml:space="preserve"> - Número de notificações de AC no </w:t>
        </w:r>
        <w:proofErr w:type="spellStart"/>
        <w:r w:rsidRPr="00EF5F5D">
          <w:rPr>
            <w:b/>
            <w:i w:val="0"/>
            <w:color w:val="auto"/>
            <w:sz w:val="24"/>
          </w:rPr>
          <w:t>Cade</w:t>
        </w:r>
        <w:bookmarkEnd w:id="1942"/>
        <w:proofErr w:type="spellEnd"/>
      </w:ins>
    </w:p>
    <w:p w14:paraId="0FE2B80B" w14:textId="5BA0F876" w:rsidR="005F1105" w:rsidRPr="003F395A" w:rsidRDefault="005F1105" w:rsidP="00EF5F5D">
      <w:pPr>
        <w:tabs>
          <w:tab w:val="left" w:pos="967"/>
          <w:tab w:val="left" w:pos="2390"/>
        </w:tabs>
        <w:spacing w:after="0" w:line="360" w:lineRule="auto"/>
        <w:rPr>
          <w:rFonts w:cstheme="minorHAnsi"/>
          <w:szCs w:val="24"/>
        </w:rPr>
      </w:pPr>
      <w:r w:rsidRPr="003F395A">
        <w:rPr>
          <w:rFonts w:cstheme="minorHAnsi"/>
          <w:noProof/>
          <w:szCs w:val="24"/>
          <w:lang w:eastAsia="pt-BR"/>
        </w:rPr>
        <w:drawing>
          <wp:inline distT="0" distB="0" distL="0" distR="0" wp14:anchorId="18A1873D" wp14:editId="07CDF3CC">
            <wp:extent cx="5400040" cy="3333750"/>
            <wp:effectExtent l="0" t="0" r="0" b="0"/>
            <wp:docPr id="31" name="Imagem 3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la de celular com publicação numa rede social&#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4968ACB2" w14:textId="4FB5FCBC" w:rsidR="00BE7E56" w:rsidRPr="003F395A" w:rsidRDefault="00BE7E56" w:rsidP="00EF5F5D">
      <w:pPr>
        <w:tabs>
          <w:tab w:val="left" w:pos="967"/>
          <w:tab w:val="left" w:pos="2390"/>
        </w:tabs>
        <w:spacing w:after="120" w:line="360" w:lineRule="auto"/>
        <w:ind w:firstLine="709"/>
        <w:rPr>
          <w:rFonts w:cstheme="minorHAnsi"/>
          <w:szCs w:val="24"/>
        </w:rPr>
      </w:pPr>
    </w:p>
    <w:p w14:paraId="03A6E795" w14:textId="722DBA90" w:rsidR="00BE7E56" w:rsidRPr="003F395A" w:rsidRDefault="00BE7E56" w:rsidP="00EF5F5D">
      <w:pPr>
        <w:spacing w:after="120" w:line="360" w:lineRule="auto"/>
        <w:ind w:firstLine="709"/>
        <w:rPr>
          <w:rFonts w:cstheme="minorHAnsi"/>
          <w:szCs w:val="24"/>
        </w:rPr>
      </w:pPr>
      <w:del w:id="1945" w:author="Felipe Neiva Mundim" w:date="2020-10-29T20:48:00Z">
        <w:r w:rsidRPr="003F395A" w:rsidDel="00BE374D">
          <w:rPr>
            <w:rFonts w:cstheme="minorHAnsi"/>
            <w:szCs w:val="24"/>
          </w:rPr>
          <w:delText>Deve-se</w:delText>
        </w:r>
      </w:del>
      <w:ins w:id="1946" w:author="Felipe Neiva Mundim" w:date="2020-10-29T20:48:00Z">
        <w:r w:rsidR="00BE374D">
          <w:rPr>
            <w:rFonts w:cstheme="minorHAnsi"/>
            <w:szCs w:val="24"/>
          </w:rPr>
          <w:t>Vale</w:t>
        </w:r>
      </w:ins>
      <w:r w:rsidRPr="003F395A">
        <w:rPr>
          <w:rFonts w:cstheme="minorHAnsi"/>
          <w:szCs w:val="24"/>
        </w:rPr>
        <w:t xml:space="preserve"> mencionar que </w:t>
      </w:r>
      <w:r w:rsidRPr="003F395A">
        <w:rPr>
          <w:szCs w:val="24"/>
        </w:rPr>
        <w:t>não foram apresentados os intervalos de confiança das previsões realizadas. De fato, previsões mais recentes (decorrentes de amostras maiores) devem apresentar menores intervalos de confiança que as previsões antigas.</w:t>
      </w:r>
    </w:p>
    <w:p w14:paraId="13AD8A7F" w14:textId="6052E368" w:rsidR="00BE7E56" w:rsidRPr="003F395A" w:rsidRDefault="00BE7E56" w:rsidP="00EF5F5D">
      <w:pPr>
        <w:tabs>
          <w:tab w:val="left" w:pos="967"/>
          <w:tab w:val="left" w:pos="2390"/>
        </w:tabs>
        <w:spacing w:after="120" w:line="360" w:lineRule="auto"/>
        <w:ind w:firstLine="709"/>
        <w:rPr>
          <w:rFonts w:cstheme="minorHAnsi"/>
          <w:szCs w:val="24"/>
        </w:rPr>
      </w:pPr>
    </w:p>
    <w:p w14:paraId="07BB3705" w14:textId="42D55BC4" w:rsidR="005F1105" w:rsidRPr="003F395A" w:rsidRDefault="00B82A98" w:rsidP="00C9677A">
      <w:pPr>
        <w:pStyle w:val="Ttulo1"/>
        <w:numPr>
          <w:ilvl w:val="0"/>
          <w:numId w:val="25"/>
        </w:numPr>
        <w:ind w:hanging="720"/>
      </w:pPr>
      <w:bookmarkStart w:id="1947" w:name="_Toc49960304"/>
      <w:bookmarkStart w:id="1948" w:name="_Toc54797214"/>
      <w:r w:rsidRPr="003F395A">
        <w:t>CONCLUSÕES</w:t>
      </w:r>
      <w:bookmarkEnd w:id="1947"/>
      <w:bookmarkEnd w:id="1948"/>
    </w:p>
    <w:p w14:paraId="3F57695D" w14:textId="2EE9DD4A" w:rsidR="0084055F" w:rsidRPr="003F395A" w:rsidRDefault="00CC661B" w:rsidP="00560CCB">
      <w:pPr>
        <w:spacing w:after="120" w:line="360" w:lineRule="auto"/>
        <w:ind w:firstLine="709"/>
        <w:rPr>
          <w:rFonts w:cstheme="minorHAnsi"/>
          <w:szCs w:val="24"/>
        </w:rPr>
      </w:pPr>
      <w:r w:rsidRPr="003F395A">
        <w:rPr>
          <w:rFonts w:cstheme="minorHAnsi"/>
          <w:szCs w:val="24"/>
        </w:rPr>
        <w:t xml:space="preserve">O presente trabalho avaliou 32 modelos, compostos por variáveis macroeconômicas </w:t>
      </w:r>
      <w:r w:rsidR="00C16895" w:rsidRPr="003F395A">
        <w:rPr>
          <w:rFonts w:cstheme="minorHAnsi"/>
          <w:szCs w:val="24"/>
        </w:rPr>
        <w:t xml:space="preserve">(estacionárias) </w:t>
      </w:r>
      <w:r w:rsidR="00BE20D8" w:rsidRPr="003F395A">
        <w:rPr>
          <w:rFonts w:cstheme="minorHAnsi"/>
          <w:szCs w:val="24"/>
        </w:rPr>
        <w:t>sugeridas pela</w:t>
      </w:r>
      <w:r w:rsidRPr="003F395A">
        <w:rPr>
          <w:rFonts w:cstheme="minorHAnsi"/>
          <w:szCs w:val="24"/>
        </w:rPr>
        <w:t xml:space="preserve"> literatura </w:t>
      </w:r>
      <w:r w:rsidR="00BE20D8" w:rsidRPr="003F395A">
        <w:rPr>
          <w:rFonts w:cstheme="minorHAnsi"/>
          <w:szCs w:val="24"/>
        </w:rPr>
        <w:t>como</w:t>
      </w:r>
      <w:r w:rsidRPr="003F395A">
        <w:rPr>
          <w:rFonts w:cstheme="minorHAnsi"/>
          <w:szCs w:val="24"/>
        </w:rPr>
        <w:t xml:space="preserve"> capazes de influenciar o número de notificações de </w:t>
      </w:r>
      <w:del w:id="1949" w:author="Felipe Neiva Mundim" w:date="2020-10-29T20:49:00Z">
        <w:r w:rsidRPr="003F395A" w:rsidDel="00BE374D">
          <w:rPr>
            <w:rFonts w:cstheme="minorHAnsi"/>
            <w:szCs w:val="24"/>
          </w:rPr>
          <w:delText>atos de concentração no</w:delText>
        </w:r>
      </w:del>
      <w:ins w:id="1950" w:author="Felipe Neiva Mundim" w:date="2020-10-29T20:49:00Z">
        <w:r w:rsidR="00BE374D">
          <w:rPr>
            <w:rFonts w:cstheme="minorHAnsi"/>
            <w:szCs w:val="24"/>
          </w:rPr>
          <w:t>AC ao</w:t>
        </w:r>
      </w:ins>
      <w:r w:rsidRPr="003F395A">
        <w:rPr>
          <w:rFonts w:cstheme="minorHAnsi"/>
          <w:szCs w:val="24"/>
        </w:rPr>
        <w:t xml:space="preserve"> </w:t>
      </w:r>
      <w:proofErr w:type="spellStart"/>
      <w:r w:rsidRPr="003F395A">
        <w:rPr>
          <w:rFonts w:cstheme="minorHAnsi"/>
          <w:szCs w:val="24"/>
        </w:rPr>
        <w:t>Cade</w:t>
      </w:r>
      <w:proofErr w:type="spellEnd"/>
      <w:r w:rsidRPr="003F395A">
        <w:rPr>
          <w:rFonts w:cstheme="minorHAnsi"/>
          <w:szCs w:val="24"/>
        </w:rPr>
        <w:t>.</w:t>
      </w:r>
      <w:r w:rsidR="00963B71" w:rsidRPr="003F395A">
        <w:rPr>
          <w:rFonts w:cstheme="minorHAnsi"/>
          <w:szCs w:val="24"/>
        </w:rPr>
        <w:t xml:space="preserve"> </w:t>
      </w:r>
      <w:del w:id="1951" w:author="Felipe Neiva Mundim" w:date="2020-10-29T20:49:00Z">
        <w:r w:rsidR="00963B71" w:rsidRPr="003F395A" w:rsidDel="00BE374D">
          <w:rPr>
            <w:rFonts w:cstheme="minorHAnsi"/>
            <w:szCs w:val="24"/>
          </w:rPr>
          <w:delText xml:space="preserve">Estes </w:delText>
        </w:r>
      </w:del>
      <w:ins w:id="1952" w:author="Felipe Neiva Mundim" w:date="2020-10-29T20:49:00Z">
        <w:r w:rsidR="00BE374D">
          <w:rPr>
            <w:rFonts w:cstheme="minorHAnsi"/>
            <w:szCs w:val="24"/>
          </w:rPr>
          <w:t>Esses</w:t>
        </w:r>
        <w:r w:rsidR="00BE374D" w:rsidRPr="003F395A">
          <w:rPr>
            <w:rFonts w:cstheme="minorHAnsi"/>
            <w:szCs w:val="24"/>
          </w:rPr>
          <w:t xml:space="preserve"> </w:t>
        </w:r>
      </w:ins>
      <w:r w:rsidR="00963B71" w:rsidRPr="003F395A">
        <w:rPr>
          <w:rFonts w:cstheme="minorHAnsi"/>
          <w:szCs w:val="24"/>
        </w:rPr>
        <w:t xml:space="preserve">32 modelos representam todas as </w:t>
      </w:r>
      <w:r w:rsidR="00806E45" w:rsidRPr="003F395A">
        <w:rPr>
          <w:rFonts w:cstheme="minorHAnsi"/>
          <w:szCs w:val="24"/>
        </w:rPr>
        <w:t>combinações</w:t>
      </w:r>
      <w:r w:rsidR="00963B71" w:rsidRPr="003F395A">
        <w:rPr>
          <w:rFonts w:cstheme="minorHAnsi"/>
          <w:szCs w:val="24"/>
        </w:rPr>
        <w:t xml:space="preserve"> lineares </w:t>
      </w:r>
      <w:r w:rsidR="00806E45" w:rsidRPr="003F395A">
        <w:rPr>
          <w:rFonts w:cstheme="minorHAnsi"/>
          <w:szCs w:val="24"/>
        </w:rPr>
        <w:t xml:space="preserve">possíveis de serem construídas com </w:t>
      </w:r>
      <w:r w:rsidR="00963B71" w:rsidRPr="003F395A">
        <w:rPr>
          <w:rFonts w:cstheme="minorHAnsi"/>
          <w:szCs w:val="24"/>
        </w:rPr>
        <w:t>as variáveis utilizadas</w:t>
      </w:r>
      <w:r w:rsidR="00806E45" w:rsidRPr="003F395A">
        <w:rPr>
          <w:rFonts w:cstheme="minorHAnsi"/>
          <w:szCs w:val="24"/>
        </w:rPr>
        <w:t>.</w:t>
      </w:r>
    </w:p>
    <w:p w14:paraId="428E80F7" w14:textId="09DBACAF" w:rsidR="00EF5F5D" w:rsidRDefault="00C16895" w:rsidP="00560CCB">
      <w:pPr>
        <w:spacing w:after="120" w:line="360" w:lineRule="auto"/>
        <w:ind w:firstLine="709"/>
        <w:rPr>
          <w:rFonts w:cstheme="minorHAnsi"/>
          <w:szCs w:val="24"/>
        </w:rPr>
      </w:pPr>
      <w:r w:rsidRPr="003F395A">
        <w:rPr>
          <w:rFonts w:cstheme="minorHAnsi"/>
          <w:szCs w:val="24"/>
        </w:rPr>
        <w:t xml:space="preserve">Cada um dos modelos foi avaliado pelo método de </w:t>
      </w:r>
      <w:r w:rsidRPr="003F395A">
        <w:rPr>
          <w:i/>
          <w:iCs/>
          <w:szCs w:val="24"/>
        </w:rPr>
        <w:t xml:space="preserve">time series </w:t>
      </w:r>
      <w:proofErr w:type="spellStart"/>
      <w:r w:rsidRPr="003F395A">
        <w:rPr>
          <w:i/>
          <w:iCs/>
          <w:szCs w:val="24"/>
        </w:rPr>
        <w:t>cross-validation</w:t>
      </w:r>
      <w:proofErr w:type="spellEnd"/>
      <w:r w:rsidRPr="003F395A">
        <w:rPr>
          <w:szCs w:val="24"/>
        </w:rPr>
        <w:t xml:space="preserve"> </w:t>
      </w:r>
      <w:r w:rsidR="001A684D" w:rsidRPr="003F395A">
        <w:rPr>
          <w:szCs w:val="24"/>
        </w:rPr>
        <w:t>considera</w:t>
      </w:r>
      <w:r w:rsidR="00BE20D8" w:rsidRPr="003F395A">
        <w:rPr>
          <w:szCs w:val="24"/>
        </w:rPr>
        <w:t>n</w:t>
      </w:r>
      <w:r w:rsidR="001A684D" w:rsidRPr="003F395A">
        <w:rPr>
          <w:szCs w:val="24"/>
        </w:rPr>
        <w:t xml:space="preserve">do a métrica </w:t>
      </w: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oMath>
      <w:del w:id="1953" w:author="Felipe Neiva Mundim" w:date="2020-10-29T20:49:00Z">
        <w:r w:rsidR="001A684D" w:rsidRPr="003F395A" w:rsidDel="00BE374D">
          <w:rPr>
            <w:rFonts w:eastAsiaTheme="minorEastAsia"/>
            <w:szCs w:val="24"/>
          </w:rPr>
          <w:delText xml:space="preserve"> aqui estabelecida</w:delText>
        </w:r>
      </w:del>
      <w:r w:rsidR="00BE20D8" w:rsidRPr="003F395A">
        <w:rPr>
          <w:rFonts w:eastAsiaTheme="minorEastAsia"/>
          <w:szCs w:val="24"/>
        </w:rPr>
        <w:t xml:space="preserve">, com base em dados </w:t>
      </w:r>
      <w:r w:rsidR="00BE20D8" w:rsidRPr="003F395A">
        <w:rPr>
          <w:rFonts w:cstheme="minorHAnsi"/>
          <w:szCs w:val="24"/>
        </w:rPr>
        <w:t>de janeiro de 2014 a junho de 2020. O modelo escolhido</w:t>
      </w:r>
      <w:r w:rsidR="00806E45" w:rsidRPr="003F395A">
        <w:rPr>
          <w:rFonts w:cstheme="minorHAnsi"/>
          <w:szCs w:val="24"/>
        </w:rPr>
        <w:t xml:space="preserve"> </w:t>
      </w:r>
      <w:r w:rsidR="00BE20D8" w:rsidRPr="003F395A">
        <w:rPr>
          <w:rFonts w:cstheme="minorHAnsi"/>
          <w:szCs w:val="24"/>
        </w:rPr>
        <w:t xml:space="preserve">por </w:t>
      </w:r>
      <w:del w:id="1954" w:author="Felipe Neiva Mundim" w:date="2020-10-29T20:49:00Z">
        <w:r w:rsidR="00BE20D8" w:rsidRPr="003F395A" w:rsidDel="00BE374D">
          <w:rPr>
            <w:rFonts w:cstheme="minorHAnsi"/>
            <w:szCs w:val="24"/>
          </w:rPr>
          <w:delText xml:space="preserve">este </w:delText>
        </w:r>
      </w:del>
      <w:ins w:id="1955" w:author="Felipe Neiva Mundim" w:date="2020-10-29T20:49:00Z">
        <w:r w:rsidR="00BE374D">
          <w:rPr>
            <w:rFonts w:cstheme="minorHAnsi"/>
            <w:szCs w:val="24"/>
          </w:rPr>
          <w:t>esse</w:t>
        </w:r>
        <w:r w:rsidR="00BE374D" w:rsidRPr="003F395A">
          <w:rPr>
            <w:rFonts w:cstheme="minorHAnsi"/>
            <w:szCs w:val="24"/>
          </w:rPr>
          <w:t xml:space="preserve"> </w:t>
        </w:r>
      </w:ins>
      <w:r w:rsidR="00BE20D8" w:rsidRPr="003F395A">
        <w:rPr>
          <w:rFonts w:cstheme="minorHAnsi"/>
          <w:szCs w:val="24"/>
        </w:rPr>
        <w:t xml:space="preserve">método </w:t>
      </w:r>
      <w:r w:rsidR="00806E45" w:rsidRPr="003F395A">
        <w:rPr>
          <w:rFonts w:cstheme="minorHAnsi"/>
          <w:szCs w:val="24"/>
        </w:rPr>
        <w:t xml:space="preserve">(M09) </w:t>
      </w:r>
      <w:r w:rsidR="00BE20D8" w:rsidRPr="003F395A">
        <w:rPr>
          <w:rFonts w:cstheme="minorHAnsi"/>
          <w:szCs w:val="24"/>
        </w:rPr>
        <w:t xml:space="preserve">foi distinto do modelo que seria equivalente a uma </w:t>
      </w:r>
      <w:del w:id="1956" w:author="Felipe Neiva Mundim" w:date="2020-10-29T20:50:00Z">
        <w:r w:rsidR="00BE20D8" w:rsidRPr="003F395A" w:rsidDel="00BE374D">
          <w:rPr>
            <w:rFonts w:cstheme="minorHAnsi"/>
            <w:szCs w:val="24"/>
          </w:rPr>
          <w:lastRenderedPageBreak/>
          <w:delText xml:space="preserve">simples </w:delText>
        </w:r>
      </w:del>
      <w:r w:rsidR="00BE20D8" w:rsidRPr="003F395A">
        <w:rPr>
          <w:rFonts w:cstheme="minorHAnsi"/>
          <w:szCs w:val="24"/>
        </w:rPr>
        <w:t>média histórica</w:t>
      </w:r>
      <w:ins w:id="1957" w:author="Felipe Neiva Mundim" w:date="2020-10-29T20:50:00Z">
        <w:r w:rsidR="00BE374D" w:rsidRPr="00BE374D">
          <w:rPr>
            <w:rFonts w:cstheme="minorHAnsi"/>
            <w:szCs w:val="24"/>
          </w:rPr>
          <w:t xml:space="preserve"> </w:t>
        </w:r>
        <w:r w:rsidR="00BE374D" w:rsidRPr="003F395A">
          <w:rPr>
            <w:rFonts w:cstheme="minorHAnsi"/>
            <w:szCs w:val="24"/>
          </w:rPr>
          <w:t>simples</w:t>
        </w:r>
      </w:ins>
      <w:r w:rsidR="00116BA6" w:rsidRPr="003F395A">
        <w:rPr>
          <w:rFonts w:cstheme="minorHAnsi"/>
          <w:szCs w:val="24"/>
        </w:rPr>
        <w:t xml:space="preserve">, o que significa que o </w:t>
      </w:r>
      <w:r w:rsidR="00806E45" w:rsidRPr="003F395A">
        <w:rPr>
          <w:rFonts w:cstheme="minorHAnsi"/>
          <w:szCs w:val="24"/>
        </w:rPr>
        <w:t xml:space="preserve">erro de </w:t>
      </w:r>
      <w:r w:rsidR="00116BA6" w:rsidRPr="003F395A">
        <w:rPr>
          <w:rFonts w:cstheme="minorHAnsi"/>
          <w:szCs w:val="24"/>
        </w:rPr>
        <w:t xml:space="preserve">previsão dado </w:t>
      </w:r>
      <w:r w:rsidR="00806E45" w:rsidRPr="003F395A">
        <w:rPr>
          <w:rFonts w:cstheme="minorHAnsi"/>
          <w:szCs w:val="24"/>
        </w:rPr>
        <w:t xml:space="preserve">por </w:t>
      </w:r>
      <w:r w:rsidR="00116BA6" w:rsidRPr="003F395A">
        <w:rPr>
          <w:rFonts w:cstheme="minorHAnsi"/>
          <w:szCs w:val="24"/>
        </w:rPr>
        <w:t xml:space="preserve">M09 </w:t>
      </w:r>
      <w:del w:id="1958" w:author="Felipe Neiva Mundim" w:date="2020-10-29T20:50:00Z">
        <w:r w:rsidR="00116BA6" w:rsidRPr="003F395A" w:rsidDel="00BE374D">
          <w:rPr>
            <w:rFonts w:cstheme="minorHAnsi"/>
            <w:szCs w:val="24"/>
          </w:rPr>
          <w:delText xml:space="preserve">foi </w:delText>
        </w:r>
      </w:del>
      <w:ins w:id="1959" w:author="Felipe Neiva Mundim" w:date="2020-10-29T20:50:00Z">
        <w:r w:rsidR="00BE374D">
          <w:rPr>
            <w:rFonts w:cstheme="minorHAnsi"/>
            <w:szCs w:val="24"/>
          </w:rPr>
          <w:t>seria</w:t>
        </w:r>
        <w:r w:rsidR="00BE374D" w:rsidRPr="003F395A">
          <w:rPr>
            <w:rFonts w:cstheme="minorHAnsi"/>
            <w:szCs w:val="24"/>
          </w:rPr>
          <w:t xml:space="preserve"> </w:t>
        </w:r>
      </w:ins>
      <w:r w:rsidR="00116BA6" w:rsidRPr="003F395A">
        <w:rPr>
          <w:rFonts w:cstheme="minorHAnsi"/>
          <w:szCs w:val="24"/>
        </w:rPr>
        <w:t xml:space="preserve">menor do que a utilização da média histórica </w:t>
      </w:r>
      <w:r w:rsidR="00BE20D8" w:rsidRPr="003F395A">
        <w:rPr>
          <w:rFonts w:cstheme="minorHAnsi"/>
          <w:szCs w:val="24"/>
        </w:rPr>
        <w:t xml:space="preserve">. </w:t>
      </w:r>
      <w:r w:rsidR="00C1466B" w:rsidRPr="003F395A">
        <w:rPr>
          <w:rFonts w:cstheme="minorHAnsi"/>
          <w:szCs w:val="24"/>
        </w:rPr>
        <w:t xml:space="preserve">Dessa forma, </w:t>
      </w:r>
      <w:del w:id="1960" w:author="Felipe Neiva Mundim" w:date="2020-10-29T20:50:00Z">
        <w:r w:rsidR="00C1466B" w:rsidRPr="003F395A" w:rsidDel="00BE374D">
          <w:rPr>
            <w:rFonts w:cstheme="minorHAnsi"/>
            <w:szCs w:val="24"/>
          </w:rPr>
          <w:delText>podemos concluir</w:delText>
        </w:r>
      </w:del>
      <w:ins w:id="1961" w:author="Felipe Neiva Mundim" w:date="2020-10-29T20:50:00Z">
        <w:r w:rsidR="00BE374D">
          <w:rPr>
            <w:rFonts w:cstheme="minorHAnsi"/>
            <w:szCs w:val="24"/>
          </w:rPr>
          <w:t>conclui-se</w:t>
        </w:r>
      </w:ins>
      <w:r w:rsidR="00C1466B" w:rsidRPr="003F395A">
        <w:rPr>
          <w:rFonts w:cstheme="minorHAnsi"/>
          <w:szCs w:val="24"/>
        </w:rPr>
        <w:t xml:space="preserve"> que </w:t>
      </w:r>
      <w:r w:rsidR="00116BA6" w:rsidRPr="003F395A">
        <w:rPr>
          <w:rFonts w:cstheme="minorHAnsi"/>
          <w:szCs w:val="24"/>
        </w:rPr>
        <w:t xml:space="preserve">a metodologia adotada </w:t>
      </w:r>
      <w:ins w:id="1962" w:author="Felipe Neiva Mundim" w:date="2020-10-29T20:50:00Z">
        <w:r w:rsidR="00BE374D">
          <w:rPr>
            <w:rFonts w:cstheme="minorHAnsi"/>
            <w:szCs w:val="24"/>
          </w:rPr>
          <w:t>apresenta maior acurácia</w:t>
        </w:r>
      </w:ins>
      <w:del w:id="1963" w:author="Felipe Neiva Mundim" w:date="2020-10-29T20:51:00Z">
        <w:r w:rsidR="00116BA6" w:rsidRPr="003F395A" w:rsidDel="00BE374D">
          <w:rPr>
            <w:rFonts w:cstheme="minorHAnsi"/>
            <w:szCs w:val="24"/>
          </w:rPr>
          <w:delText>traz ganhos de previsã</w:delText>
        </w:r>
        <w:r w:rsidR="00CF274C" w:rsidRPr="003F395A" w:rsidDel="00BE374D">
          <w:rPr>
            <w:rFonts w:cstheme="minorHAnsi"/>
            <w:szCs w:val="24"/>
          </w:rPr>
          <w:delText>o</w:delText>
        </w:r>
      </w:del>
      <w:r w:rsidR="00CF274C" w:rsidRPr="003F395A">
        <w:rPr>
          <w:rFonts w:cstheme="minorHAnsi"/>
          <w:szCs w:val="24"/>
        </w:rPr>
        <w:t>.</w:t>
      </w:r>
    </w:p>
    <w:p w14:paraId="00BC502B" w14:textId="77777777" w:rsidR="0078225D" w:rsidRDefault="00116BA6" w:rsidP="00560CCB">
      <w:pPr>
        <w:spacing w:after="120" w:line="360" w:lineRule="auto"/>
        <w:ind w:firstLine="709"/>
        <w:rPr>
          <w:ins w:id="1964" w:author="Felipe Neiva Mundim" w:date="2020-10-29T20:58:00Z"/>
          <w:rFonts w:cstheme="minorHAnsi"/>
          <w:szCs w:val="24"/>
        </w:rPr>
      </w:pPr>
      <w:r w:rsidRPr="003F395A">
        <w:rPr>
          <w:rFonts w:cstheme="minorHAnsi"/>
          <w:szCs w:val="24"/>
        </w:rPr>
        <w:t>Em relação à previsão indicada pelo mét</w:t>
      </w:r>
      <w:r w:rsidR="0015629C" w:rsidRPr="003F395A">
        <w:rPr>
          <w:rFonts w:cstheme="minorHAnsi"/>
          <w:szCs w:val="24"/>
        </w:rPr>
        <w:t xml:space="preserve">odo para 2020, ressalta-se que em nenhum modelo foi incluída uma variável </w:t>
      </w:r>
      <w:proofErr w:type="spellStart"/>
      <w:r w:rsidR="0015629C" w:rsidRPr="003F395A">
        <w:rPr>
          <w:rFonts w:cstheme="minorHAnsi"/>
          <w:i/>
          <w:iCs/>
          <w:szCs w:val="24"/>
        </w:rPr>
        <w:t>dummy</w:t>
      </w:r>
      <w:proofErr w:type="spellEnd"/>
      <w:r w:rsidR="0015629C" w:rsidRPr="003F395A">
        <w:rPr>
          <w:rFonts w:cstheme="minorHAnsi"/>
          <w:szCs w:val="24"/>
        </w:rPr>
        <w:t xml:space="preserve"> que indicasse o início do período da pandemia de </w:t>
      </w:r>
      <w:proofErr w:type="spellStart"/>
      <w:ins w:id="1965" w:author="Felipe Neiva Mundim" w:date="2020-10-29T20:51:00Z">
        <w:r w:rsidR="00BE374D" w:rsidRPr="00CB057B">
          <w:rPr>
            <w:rFonts w:cstheme="minorHAnsi"/>
            <w:i/>
            <w:szCs w:val="24"/>
          </w:rPr>
          <w:t>Coronavirus</w:t>
        </w:r>
        <w:proofErr w:type="spellEnd"/>
        <w:r w:rsidR="00BE374D" w:rsidRPr="00CB057B">
          <w:rPr>
            <w:rFonts w:cstheme="minorHAnsi"/>
            <w:i/>
            <w:szCs w:val="24"/>
          </w:rPr>
          <w:t xml:space="preserve"> </w:t>
        </w:r>
        <w:proofErr w:type="spellStart"/>
        <w:r w:rsidR="00BE374D" w:rsidRPr="00CB057B">
          <w:rPr>
            <w:rFonts w:cstheme="minorHAnsi"/>
            <w:i/>
            <w:szCs w:val="24"/>
          </w:rPr>
          <w:t>Disease</w:t>
        </w:r>
        <w:proofErr w:type="spellEnd"/>
        <w:r w:rsidR="00BE374D" w:rsidRPr="00BE374D">
          <w:rPr>
            <w:rFonts w:cstheme="minorHAnsi"/>
            <w:szCs w:val="24"/>
          </w:rPr>
          <w:t xml:space="preserve"> 2019 </w:t>
        </w:r>
      </w:ins>
      <w:ins w:id="1966" w:author="Felipe Neiva Mundim" w:date="2020-10-29T20:52:00Z">
        <w:r w:rsidR="00BE374D">
          <w:rPr>
            <w:rFonts w:cstheme="minorHAnsi"/>
            <w:szCs w:val="24"/>
          </w:rPr>
          <w:t>(</w:t>
        </w:r>
      </w:ins>
      <w:r w:rsidR="0015629C" w:rsidRPr="003F395A">
        <w:rPr>
          <w:rFonts w:cstheme="minorHAnsi"/>
          <w:szCs w:val="24"/>
        </w:rPr>
        <w:t>COVID-19</w:t>
      </w:r>
      <w:ins w:id="1967" w:author="Felipe Neiva Mundim" w:date="2020-10-29T20:52:00Z">
        <w:r w:rsidR="00BE374D">
          <w:rPr>
            <w:rFonts w:cstheme="minorHAnsi"/>
            <w:szCs w:val="24"/>
          </w:rPr>
          <w:t>)</w:t>
        </w:r>
      </w:ins>
      <w:r w:rsidR="0015629C" w:rsidRPr="003F395A">
        <w:rPr>
          <w:rFonts w:cstheme="minorHAnsi"/>
          <w:szCs w:val="24"/>
        </w:rPr>
        <w:t xml:space="preserve">. Contudo, os efeitos dessa crise seriam observados nas variáveis macroeconômicas que, indiretamente, afetariam o número de </w:t>
      </w:r>
      <w:del w:id="1968" w:author="Felipe Neiva Mundim" w:date="2020-10-29T20:52:00Z">
        <w:r w:rsidR="0015629C" w:rsidRPr="003F395A" w:rsidDel="00BE374D">
          <w:rPr>
            <w:rFonts w:cstheme="minorHAnsi"/>
            <w:szCs w:val="24"/>
          </w:rPr>
          <w:delText>ACs</w:delText>
        </w:r>
      </w:del>
      <w:ins w:id="1969" w:author="Felipe Neiva Mundim" w:date="2020-10-29T20:52:00Z">
        <w:r w:rsidR="00BE374D">
          <w:rPr>
            <w:rFonts w:cstheme="minorHAnsi"/>
            <w:szCs w:val="24"/>
          </w:rPr>
          <w:t>AC</w:t>
        </w:r>
      </w:ins>
      <w:r w:rsidR="0015629C" w:rsidRPr="003F395A">
        <w:rPr>
          <w:rFonts w:cstheme="minorHAnsi"/>
          <w:szCs w:val="24"/>
        </w:rPr>
        <w:t xml:space="preserve">. Além disso, como bem evidenciam as formas funcionais com defasagens </w:t>
      </w:r>
      <w:del w:id="1970" w:author="Felipe Neiva Mundim" w:date="2020-10-29T20:52:00Z">
        <w:r w:rsidR="0015629C" w:rsidRPr="003F395A" w:rsidDel="00BE374D">
          <w:rPr>
            <w:rFonts w:cstheme="minorHAnsi"/>
            <w:szCs w:val="24"/>
          </w:rPr>
          <w:delText xml:space="preserve">aqui </w:delText>
        </w:r>
      </w:del>
      <w:r w:rsidR="0015629C" w:rsidRPr="003F395A">
        <w:rPr>
          <w:rFonts w:cstheme="minorHAnsi"/>
          <w:szCs w:val="24"/>
        </w:rPr>
        <w:t xml:space="preserve">utilizadas, espera-se que os efeitos da pandemia sejam relevantes no próximo ano, dado que decisões de investimento na forma de </w:t>
      </w:r>
      <w:del w:id="1971" w:author="Felipe Neiva Mundim" w:date="2020-10-29T20:52:00Z">
        <w:r w:rsidR="0015629C" w:rsidRPr="003F395A" w:rsidDel="00BE374D">
          <w:rPr>
            <w:rFonts w:cstheme="minorHAnsi"/>
            <w:szCs w:val="24"/>
          </w:rPr>
          <w:delText>atos de concentração</w:delText>
        </w:r>
      </w:del>
      <w:ins w:id="1972" w:author="Felipe Neiva Mundim" w:date="2020-10-29T20:52:00Z">
        <w:r w:rsidR="00BE374D">
          <w:rPr>
            <w:rFonts w:cstheme="minorHAnsi"/>
            <w:szCs w:val="24"/>
          </w:rPr>
          <w:t>AC</w:t>
        </w:r>
      </w:ins>
      <w:r w:rsidR="0015629C" w:rsidRPr="003F395A">
        <w:rPr>
          <w:rFonts w:cstheme="minorHAnsi"/>
          <w:szCs w:val="24"/>
        </w:rPr>
        <w:t xml:space="preserve"> podem ser afetadas.</w:t>
      </w:r>
      <w:r w:rsidR="0069293E" w:rsidRPr="003F395A">
        <w:rPr>
          <w:rFonts w:cstheme="minorHAnsi"/>
          <w:szCs w:val="24"/>
        </w:rPr>
        <w:t xml:space="preserve"> </w:t>
      </w:r>
    </w:p>
    <w:p w14:paraId="27A13517" w14:textId="079F2E35" w:rsidR="0056198E" w:rsidRPr="003F395A" w:rsidRDefault="0015629C" w:rsidP="00560CCB">
      <w:pPr>
        <w:spacing w:after="120" w:line="360" w:lineRule="auto"/>
        <w:ind w:firstLine="709"/>
        <w:rPr>
          <w:rFonts w:cstheme="minorHAnsi"/>
          <w:szCs w:val="24"/>
        </w:rPr>
      </w:pPr>
      <w:r w:rsidRPr="003F395A">
        <w:rPr>
          <w:rFonts w:cstheme="minorHAnsi"/>
          <w:szCs w:val="24"/>
        </w:rPr>
        <w:t>Uma possibilidade para aprimoramento do método em trabalhos futuros seria levar em consideração a</w:t>
      </w:r>
      <w:r w:rsidR="0056198E" w:rsidRPr="003F395A">
        <w:rPr>
          <w:rFonts w:cstheme="minorHAnsi"/>
          <w:szCs w:val="24"/>
        </w:rPr>
        <w:t xml:space="preserve"> forma como são agregados os resultados de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oMath>
      <w:r w:rsidR="0056198E" w:rsidRPr="003F395A">
        <w:rPr>
          <w:rFonts w:eastAsiaTheme="minorEastAsia" w:cstheme="minorHAnsi"/>
          <w:szCs w:val="24"/>
        </w:rPr>
        <w:t xml:space="preserve">. </w:t>
      </w:r>
      <w:r w:rsidRPr="003F395A">
        <w:rPr>
          <w:rFonts w:eastAsiaTheme="minorEastAsia" w:cstheme="minorHAnsi"/>
          <w:szCs w:val="24"/>
        </w:rPr>
        <w:t>No estágio atual da metodologia,</w:t>
      </w:r>
      <w:r w:rsidR="0056198E" w:rsidRPr="003F395A">
        <w:rPr>
          <w:rFonts w:eastAsiaTheme="minorEastAsia" w:cstheme="minorHAnsi"/>
          <w:szCs w:val="24"/>
        </w:rPr>
        <w:t xml:space="preserve"> erros cometidos no passado por previsões com menores amostras são tão relevantes quanto erros recentes produzidos por modelos que dispõem de amostras maiores. Parece bastante razoável supor que a informação antiga pode se tornar obsoleta, devendo receber menor importância na métrica de agregação. </w:t>
      </w:r>
      <w:r w:rsidRPr="003F395A">
        <w:rPr>
          <w:rFonts w:eastAsiaTheme="minorEastAsia" w:cstheme="minorHAnsi"/>
          <w:szCs w:val="24"/>
        </w:rPr>
        <w:t>O desafio</w:t>
      </w:r>
      <w:r w:rsidR="0056198E" w:rsidRPr="003F395A">
        <w:rPr>
          <w:rFonts w:eastAsiaTheme="minorEastAsia" w:cstheme="minorHAnsi"/>
          <w:szCs w:val="24"/>
        </w:rPr>
        <w:t xml:space="preserve"> que </w:t>
      </w:r>
      <w:r w:rsidRPr="003F395A">
        <w:rPr>
          <w:rFonts w:eastAsiaTheme="minorEastAsia" w:cstheme="minorHAnsi"/>
          <w:szCs w:val="24"/>
        </w:rPr>
        <w:t xml:space="preserve">permanece </w:t>
      </w:r>
      <w:r w:rsidR="0056198E" w:rsidRPr="003F395A">
        <w:rPr>
          <w:rFonts w:eastAsiaTheme="minorEastAsia" w:cstheme="minorHAnsi"/>
          <w:szCs w:val="24"/>
        </w:rPr>
        <w:t>é como estruturar um sistema de pesos que não seja puramente arbitrário</w:t>
      </w:r>
      <w:r w:rsidRPr="003F395A">
        <w:rPr>
          <w:rFonts w:eastAsiaTheme="minorEastAsia" w:cstheme="minorHAnsi"/>
          <w:szCs w:val="24"/>
        </w:rPr>
        <w:t>.</w:t>
      </w:r>
    </w:p>
    <w:p w14:paraId="747734BA" w14:textId="772A30CE" w:rsidR="00E675BF" w:rsidRPr="003F395A" w:rsidRDefault="0015629C" w:rsidP="00560CCB">
      <w:pPr>
        <w:spacing w:after="120" w:line="360" w:lineRule="auto"/>
        <w:ind w:firstLine="709"/>
        <w:rPr>
          <w:rFonts w:cstheme="minorHAnsi"/>
          <w:szCs w:val="24"/>
        </w:rPr>
      </w:pPr>
      <w:r w:rsidRPr="003F395A">
        <w:rPr>
          <w:rFonts w:cstheme="minorHAnsi"/>
          <w:szCs w:val="24"/>
        </w:rPr>
        <w:t xml:space="preserve">Uma </w:t>
      </w:r>
      <w:r w:rsidR="00CC661B" w:rsidRPr="003F395A">
        <w:rPr>
          <w:rFonts w:cstheme="minorHAnsi"/>
          <w:szCs w:val="24"/>
        </w:rPr>
        <w:t>limitação</w:t>
      </w:r>
      <w:r w:rsidR="0056198E" w:rsidRPr="003F395A">
        <w:rPr>
          <w:rFonts w:cstheme="minorHAnsi"/>
          <w:szCs w:val="24"/>
        </w:rPr>
        <w:t xml:space="preserve"> que decorre do tipo de</w:t>
      </w:r>
      <w:r w:rsidR="00CC661B" w:rsidRPr="003F395A">
        <w:rPr>
          <w:rFonts w:cstheme="minorHAnsi"/>
          <w:szCs w:val="24"/>
        </w:rPr>
        <w:t xml:space="preserve"> método </w:t>
      </w:r>
      <w:r w:rsidRPr="003F395A">
        <w:rPr>
          <w:rFonts w:cstheme="minorHAnsi"/>
          <w:szCs w:val="24"/>
        </w:rPr>
        <w:t>utilizado</w:t>
      </w:r>
      <w:r w:rsidR="00CC661B" w:rsidRPr="003F395A">
        <w:rPr>
          <w:rFonts w:cstheme="minorHAnsi"/>
          <w:szCs w:val="24"/>
        </w:rPr>
        <w:t xml:space="preserve">, foi </w:t>
      </w:r>
      <w:r w:rsidRPr="003F395A">
        <w:rPr>
          <w:rFonts w:cstheme="minorHAnsi"/>
          <w:szCs w:val="24"/>
        </w:rPr>
        <w:t xml:space="preserve">o uso apenas </w:t>
      </w:r>
      <w:r w:rsidR="00CC661B" w:rsidRPr="003F395A">
        <w:rPr>
          <w:rFonts w:cstheme="minorHAnsi"/>
          <w:szCs w:val="24"/>
        </w:rPr>
        <w:t>de var</w:t>
      </w:r>
      <w:r w:rsidR="0056198E" w:rsidRPr="003F395A">
        <w:rPr>
          <w:rFonts w:cstheme="minorHAnsi"/>
          <w:szCs w:val="24"/>
        </w:rPr>
        <w:t>i</w:t>
      </w:r>
      <w:r w:rsidR="00CC661B" w:rsidRPr="003F395A">
        <w:rPr>
          <w:rFonts w:cstheme="minorHAnsi"/>
          <w:szCs w:val="24"/>
        </w:rPr>
        <w:t xml:space="preserve">áveis estacionárias em nível. </w:t>
      </w:r>
      <w:r w:rsidR="00BE7E56" w:rsidRPr="003F395A">
        <w:rPr>
          <w:rFonts w:cstheme="minorHAnsi"/>
          <w:szCs w:val="24"/>
        </w:rPr>
        <w:t xml:space="preserve">Isso pode ser resolvido futuramente com uso de </w:t>
      </w:r>
      <w:r w:rsidR="00676912" w:rsidRPr="003F395A">
        <w:rPr>
          <w:rFonts w:cstheme="minorHAnsi"/>
          <w:szCs w:val="24"/>
        </w:rPr>
        <w:t xml:space="preserve">modelos autorregressivos com </w:t>
      </w:r>
      <w:r w:rsidR="0078225D" w:rsidRPr="003F395A">
        <w:rPr>
          <w:rFonts w:cstheme="minorHAnsi"/>
          <w:szCs w:val="24"/>
        </w:rPr>
        <w:t xml:space="preserve">defasagens distribuídas </w:t>
      </w:r>
      <w:r w:rsidR="00676912" w:rsidRPr="003F395A">
        <w:rPr>
          <w:rFonts w:cstheme="minorHAnsi"/>
          <w:szCs w:val="24"/>
        </w:rPr>
        <w:t>(</w:t>
      </w:r>
      <w:proofErr w:type="spellStart"/>
      <w:r w:rsidR="00676912" w:rsidRPr="003F395A">
        <w:rPr>
          <w:rFonts w:cstheme="minorHAnsi"/>
          <w:i/>
          <w:szCs w:val="24"/>
        </w:rPr>
        <w:t>Autoregressive</w:t>
      </w:r>
      <w:proofErr w:type="spellEnd"/>
      <w:r w:rsidR="00676912" w:rsidRPr="003F395A">
        <w:rPr>
          <w:rFonts w:cstheme="minorHAnsi"/>
          <w:i/>
          <w:szCs w:val="24"/>
        </w:rPr>
        <w:t xml:space="preserve"> </w:t>
      </w:r>
      <w:proofErr w:type="spellStart"/>
      <w:r w:rsidR="00676912" w:rsidRPr="003F395A">
        <w:rPr>
          <w:rFonts w:cstheme="minorHAnsi"/>
          <w:i/>
          <w:szCs w:val="24"/>
        </w:rPr>
        <w:t>Distributed</w:t>
      </w:r>
      <w:proofErr w:type="spellEnd"/>
      <w:r w:rsidR="00676912" w:rsidRPr="003F395A">
        <w:rPr>
          <w:rFonts w:cstheme="minorHAnsi"/>
          <w:i/>
          <w:szCs w:val="24"/>
        </w:rPr>
        <w:t xml:space="preserve"> </w:t>
      </w:r>
      <w:proofErr w:type="spellStart"/>
      <w:r w:rsidR="00676912" w:rsidRPr="003F395A">
        <w:rPr>
          <w:rFonts w:cstheme="minorHAnsi"/>
          <w:i/>
          <w:szCs w:val="24"/>
        </w:rPr>
        <w:t>Lag</w:t>
      </w:r>
      <w:proofErr w:type="spellEnd"/>
      <w:r w:rsidR="00676912" w:rsidRPr="003F395A">
        <w:rPr>
          <w:rFonts w:cstheme="minorHAnsi"/>
          <w:szCs w:val="24"/>
        </w:rPr>
        <w:t xml:space="preserve"> - ARDL) que permitem </w:t>
      </w:r>
      <w:r w:rsidR="00BE7E56" w:rsidRPr="003F395A">
        <w:rPr>
          <w:rFonts w:cstheme="minorHAnsi"/>
          <w:szCs w:val="24"/>
        </w:rPr>
        <w:t>a inclusão de</w:t>
      </w:r>
      <w:r w:rsidR="00676912" w:rsidRPr="003F395A">
        <w:rPr>
          <w:rFonts w:cstheme="minorHAnsi"/>
          <w:szCs w:val="24"/>
        </w:rPr>
        <w:t xml:space="preserve"> variáveis com outros graus de integração</w:t>
      </w:r>
      <w:r w:rsidR="00BE7E56" w:rsidRPr="003F395A">
        <w:rPr>
          <w:rFonts w:cstheme="minorHAnsi"/>
          <w:szCs w:val="24"/>
        </w:rPr>
        <w:t>,</w:t>
      </w:r>
      <w:r w:rsidR="00676912" w:rsidRPr="003F395A">
        <w:rPr>
          <w:rFonts w:cstheme="minorHAnsi"/>
          <w:szCs w:val="24"/>
        </w:rPr>
        <w:t xml:space="preserve"> </w:t>
      </w:r>
      <w:r w:rsidR="00BE7E56" w:rsidRPr="003F395A">
        <w:rPr>
          <w:rFonts w:cstheme="minorHAnsi"/>
          <w:szCs w:val="24"/>
        </w:rPr>
        <w:t>o</w:t>
      </w:r>
      <w:r w:rsidR="00E675BF" w:rsidRPr="003F395A">
        <w:rPr>
          <w:rFonts w:cstheme="minorHAnsi"/>
          <w:szCs w:val="24"/>
        </w:rPr>
        <w:t xml:space="preserve"> que permitiria a avaliação de um número ainda maior de m</w:t>
      </w:r>
      <w:r w:rsidR="00676912" w:rsidRPr="003F395A">
        <w:rPr>
          <w:rFonts w:cstheme="minorHAnsi"/>
          <w:szCs w:val="24"/>
        </w:rPr>
        <w:t>odelos</w:t>
      </w:r>
      <w:r w:rsidR="00CC661B" w:rsidRPr="003F395A">
        <w:rPr>
          <w:rFonts w:cstheme="minorHAnsi"/>
          <w:szCs w:val="24"/>
        </w:rPr>
        <w:t>.</w:t>
      </w:r>
    </w:p>
    <w:p w14:paraId="682A28E3" w14:textId="346F83AD" w:rsidR="00AF76B0" w:rsidRPr="003F395A" w:rsidRDefault="00AF76B0" w:rsidP="003F395A">
      <w:pPr>
        <w:spacing w:line="360" w:lineRule="auto"/>
        <w:rPr>
          <w:rFonts w:cs="Times New Roman"/>
          <w:szCs w:val="24"/>
        </w:rPr>
      </w:pPr>
    </w:p>
    <w:p w14:paraId="351B5D50" w14:textId="75D79B41" w:rsidR="00AF76B0" w:rsidRPr="003F395A" w:rsidRDefault="00AF76B0" w:rsidP="003F395A">
      <w:pPr>
        <w:spacing w:line="360" w:lineRule="auto"/>
        <w:rPr>
          <w:rFonts w:cstheme="minorHAnsi"/>
          <w:szCs w:val="24"/>
        </w:rPr>
      </w:pPr>
    </w:p>
    <w:p w14:paraId="5C7F124A" w14:textId="6D9B2AE2" w:rsidR="006A62C4" w:rsidRPr="00A81F5B" w:rsidRDefault="006A62C4">
      <w:pPr>
        <w:jc w:val="left"/>
        <w:rPr>
          <w:szCs w:val="24"/>
        </w:rPr>
      </w:pPr>
      <w:r w:rsidRPr="00A81F5B">
        <w:rPr>
          <w:szCs w:val="24"/>
        </w:rPr>
        <w:br w:type="page"/>
      </w:r>
    </w:p>
    <w:p w14:paraId="297C251F" w14:textId="29A0BF12" w:rsidR="006A62C4" w:rsidRPr="006A62C4" w:rsidRDefault="006A62C4" w:rsidP="006A62C4">
      <w:pPr>
        <w:pStyle w:val="Ttulo1"/>
      </w:pPr>
      <w:bookmarkStart w:id="1973" w:name="_Toc54797215"/>
      <w:r w:rsidRPr="006A62C4">
        <w:lastRenderedPageBreak/>
        <w:t>REFERÊNCIAS</w:t>
      </w:r>
      <w:bookmarkEnd w:id="1973"/>
    </w:p>
    <w:p w14:paraId="1AA8EA2F" w14:textId="77777777" w:rsidR="006A62C4" w:rsidRPr="006A62C4" w:rsidRDefault="006A62C4" w:rsidP="00526348">
      <w:pPr>
        <w:spacing w:line="240" w:lineRule="auto"/>
        <w:rPr>
          <w:rFonts w:cstheme="minorHAnsi"/>
          <w:szCs w:val="24"/>
        </w:rPr>
      </w:pPr>
      <w:r w:rsidRPr="006A62C4">
        <w:rPr>
          <w:rFonts w:cstheme="minorHAnsi"/>
          <w:szCs w:val="24"/>
        </w:rPr>
        <w:t xml:space="preserve">Brasil. Lei nº 12.529, de 30 de novembro de 2011. </w:t>
      </w:r>
      <w:proofErr w:type="spellStart"/>
      <w:r w:rsidRPr="006A62C4">
        <w:rPr>
          <w:rFonts w:cstheme="minorHAnsi"/>
          <w:szCs w:val="24"/>
        </w:rPr>
        <w:t>nov</w:t>
      </w:r>
      <w:proofErr w:type="spellEnd"/>
      <w:r w:rsidRPr="006A62C4">
        <w:rPr>
          <w:rFonts w:cstheme="minorHAnsi"/>
          <w:szCs w:val="24"/>
        </w:rPr>
        <w:t xml:space="preserve"> de 2011. http://www.planalto.gov.br/ccivil_03/_Ato2011-2014/2011/Lei/L12529.htm (acesso em 25 de 09 de 2018).</w:t>
      </w:r>
    </w:p>
    <w:p w14:paraId="5D2CD155" w14:textId="14144DBA" w:rsidR="006A62C4" w:rsidRPr="006A62C4" w:rsidRDefault="006A62C4" w:rsidP="00526348">
      <w:pPr>
        <w:spacing w:line="240" w:lineRule="auto"/>
        <w:rPr>
          <w:rFonts w:cstheme="minorHAnsi"/>
          <w:szCs w:val="24"/>
        </w:rPr>
      </w:pPr>
      <w:del w:id="1974" w:author="Felipe Neiva Mundim" w:date="2020-10-27T18:06:00Z">
        <w:r w:rsidRPr="006A62C4" w:rsidDel="00204BEA">
          <w:rPr>
            <w:rFonts w:cstheme="minorHAnsi"/>
            <w:szCs w:val="24"/>
          </w:rPr>
          <w:delText xml:space="preserve">—. </w:delText>
        </w:r>
      </w:del>
      <w:ins w:id="1975" w:author="Felipe Neiva Mundim" w:date="2020-10-27T18:06:00Z">
        <w:r w:rsidR="00204BEA">
          <w:rPr>
            <w:rFonts w:cstheme="minorHAnsi"/>
            <w:szCs w:val="24"/>
          </w:rPr>
          <w:t>____</w:t>
        </w:r>
        <w:r w:rsidR="00204BEA" w:rsidRPr="006A62C4">
          <w:rPr>
            <w:rFonts w:cstheme="minorHAnsi"/>
            <w:szCs w:val="24"/>
          </w:rPr>
          <w:t xml:space="preserve">. </w:t>
        </w:r>
      </w:ins>
      <w:r w:rsidRPr="006A62C4">
        <w:rPr>
          <w:rFonts w:cstheme="minorHAnsi"/>
          <w:szCs w:val="24"/>
        </w:rPr>
        <w:t>Portaria Interministerial nº 994, de 30 de maio de 2012. Mai de 2012. http://www.cade.gov.br/assuntos/normas-e-legislacao/portarias/portaria-994.pdf/view (acesso em 1 de Out de 2018).</w:t>
      </w:r>
    </w:p>
    <w:p w14:paraId="1B6795EE" w14:textId="1A8CD3F7" w:rsidR="006A62C4" w:rsidRPr="006A62C4" w:rsidRDefault="006A62C4" w:rsidP="00526348">
      <w:pPr>
        <w:spacing w:line="240" w:lineRule="auto"/>
        <w:rPr>
          <w:rFonts w:cstheme="minorHAnsi"/>
          <w:szCs w:val="24"/>
        </w:rPr>
      </w:pPr>
      <w:r w:rsidRPr="006A62C4">
        <w:rPr>
          <w:rFonts w:cstheme="minorHAnsi"/>
          <w:szCs w:val="24"/>
        </w:rPr>
        <w:t>CADE. Resolução n° 02 de 2</w:t>
      </w:r>
      <w:r w:rsidR="00526348">
        <w:rPr>
          <w:rFonts w:cstheme="minorHAnsi"/>
          <w:szCs w:val="24"/>
        </w:rPr>
        <w:t>9 de m</w:t>
      </w:r>
      <w:r w:rsidRPr="006A62C4">
        <w:rPr>
          <w:rFonts w:cstheme="minorHAnsi"/>
          <w:szCs w:val="24"/>
        </w:rPr>
        <w:t>aio de 2012. Maio de 2012. http://www.cade.gov.br/assuntos/normas-e-legislacao/resolucao/resolucao-2_2012-analise-atos-concentracao.pdf/view (acesso em 01 de Out de 2018).</w:t>
      </w:r>
    </w:p>
    <w:p w14:paraId="6FEF7C16" w14:textId="700DF20C" w:rsidR="006A62C4" w:rsidRPr="006A62C4" w:rsidRDefault="006A62C4" w:rsidP="00526348">
      <w:pPr>
        <w:spacing w:line="240" w:lineRule="auto"/>
        <w:rPr>
          <w:rFonts w:cstheme="minorHAnsi"/>
          <w:szCs w:val="24"/>
        </w:rPr>
      </w:pPr>
      <w:del w:id="1976" w:author="Felipe Neiva Mundim" w:date="2020-10-27T18:06:00Z">
        <w:r w:rsidRPr="006A62C4" w:rsidDel="00204BEA">
          <w:rPr>
            <w:rFonts w:cstheme="minorHAnsi"/>
            <w:szCs w:val="24"/>
          </w:rPr>
          <w:delText xml:space="preserve">—. </w:delText>
        </w:r>
      </w:del>
      <w:ins w:id="1977" w:author="Felipe Neiva Mundim" w:date="2020-10-27T18:06:00Z">
        <w:r w:rsidR="00204BEA">
          <w:rPr>
            <w:rFonts w:cstheme="minorHAnsi"/>
            <w:szCs w:val="24"/>
          </w:rPr>
          <w:t>____</w:t>
        </w:r>
        <w:r w:rsidR="00204BEA" w:rsidRPr="006A62C4">
          <w:rPr>
            <w:rFonts w:cstheme="minorHAnsi"/>
            <w:szCs w:val="24"/>
          </w:rPr>
          <w:t xml:space="preserve">. </w:t>
        </w:r>
      </w:ins>
      <w:r w:rsidRPr="006A62C4">
        <w:rPr>
          <w:rFonts w:cstheme="minorHAnsi"/>
          <w:szCs w:val="24"/>
        </w:rPr>
        <w:t>Resolução nº 09 de 1º de outubro de 2014. Out de 2014. http://www.cade.gov.br/assuntos/normas-e-legislacao/resolucao/resolucao-9-01outubro2014-alteracao-res-022012.pdf/view (acesso em 1 de Out de 2018).</w:t>
      </w:r>
    </w:p>
    <w:p w14:paraId="517853C6" w14:textId="577FBEA6" w:rsidR="006A62C4" w:rsidRPr="006A62C4" w:rsidRDefault="006A62C4" w:rsidP="00526348">
      <w:pPr>
        <w:spacing w:line="240" w:lineRule="auto"/>
        <w:rPr>
          <w:rFonts w:cstheme="minorHAnsi"/>
          <w:szCs w:val="24"/>
        </w:rPr>
      </w:pPr>
      <w:del w:id="1978" w:author="Felipe Neiva Mundim" w:date="2020-10-27T18:06:00Z">
        <w:r w:rsidRPr="006A62C4" w:rsidDel="00204BEA">
          <w:rPr>
            <w:rFonts w:cstheme="minorHAnsi"/>
            <w:szCs w:val="24"/>
          </w:rPr>
          <w:delText xml:space="preserve">—. </w:delText>
        </w:r>
      </w:del>
      <w:ins w:id="1979" w:author="Felipe Neiva Mundim" w:date="2020-10-27T18:06:00Z">
        <w:r w:rsidR="00204BEA">
          <w:rPr>
            <w:rFonts w:cstheme="minorHAnsi"/>
            <w:szCs w:val="24"/>
          </w:rPr>
          <w:t>____</w:t>
        </w:r>
        <w:r w:rsidR="00204BEA" w:rsidRPr="006A62C4">
          <w:rPr>
            <w:rFonts w:cstheme="minorHAnsi"/>
            <w:szCs w:val="24"/>
          </w:rPr>
          <w:t xml:space="preserve">. </w:t>
        </w:r>
      </w:ins>
      <w:r w:rsidRPr="006A62C4">
        <w:rPr>
          <w:rFonts w:cstheme="minorHAnsi"/>
          <w:szCs w:val="24"/>
        </w:rPr>
        <w:t>Resolução nº 10 de 29 de outubro de 2014. Out de 2014. http://www.cade.gov.br/assuntos/normas-e-legislacao/resolucao/resolucao-10-04-de-novembro-de-2014.pdf/view (acesso em 1 de Out de 2018).</w:t>
      </w:r>
    </w:p>
    <w:p w14:paraId="1032AF78" w14:textId="5E136E3A" w:rsidR="006A62C4" w:rsidRPr="006A62C4" w:rsidRDefault="006A62C4" w:rsidP="00526348">
      <w:pPr>
        <w:spacing w:line="240" w:lineRule="auto"/>
        <w:rPr>
          <w:rFonts w:cstheme="minorHAnsi"/>
          <w:szCs w:val="24"/>
        </w:rPr>
      </w:pPr>
      <w:del w:id="1980" w:author="Felipe Neiva Mundim" w:date="2020-10-27T18:07:00Z">
        <w:r w:rsidRPr="006A62C4" w:rsidDel="00204BEA">
          <w:rPr>
            <w:rFonts w:cstheme="minorHAnsi"/>
            <w:szCs w:val="24"/>
          </w:rPr>
          <w:delText xml:space="preserve">—. </w:delText>
        </w:r>
      </w:del>
      <w:ins w:id="1981" w:author="Felipe Neiva Mundim" w:date="2020-10-27T18:07:00Z">
        <w:r w:rsidR="00204BEA">
          <w:rPr>
            <w:rFonts w:cstheme="minorHAnsi"/>
            <w:szCs w:val="24"/>
          </w:rPr>
          <w:t>____</w:t>
        </w:r>
        <w:r w:rsidR="00204BEA" w:rsidRPr="006A62C4">
          <w:rPr>
            <w:rFonts w:cstheme="minorHAnsi"/>
            <w:szCs w:val="24"/>
          </w:rPr>
          <w:t xml:space="preserve">. </w:t>
        </w:r>
      </w:ins>
      <w:r w:rsidRPr="006A62C4">
        <w:rPr>
          <w:rFonts w:cstheme="minorHAnsi"/>
          <w:szCs w:val="24"/>
        </w:rPr>
        <w:t>Resolução nº 17 de 18 de outubro de 2016. Out de 2016. https://sei.cade.gov.br/sei/modulos/pesquisa/md_pesq_documento_consulta_externa.php?DZ2uWeaYicbuRZEFhBt-n3BfPLlu9u7akQAh8mpB9yNv-GMnqtuY9s5zbnPvfnYiuBhvl7asLinWf2UjGgpzfMMnV20eEelmaWH0I7Q3sVlrFJpAoVYj1uowW0inIagf (acesso em 1 de Out de 2018).</w:t>
      </w:r>
    </w:p>
    <w:p w14:paraId="03824E96" w14:textId="27C07CD4" w:rsidR="006A62C4" w:rsidRPr="006A62C4" w:rsidRDefault="006A62C4" w:rsidP="00526348">
      <w:pPr>
        <w:spacing w:line="240" w:lineRule="auto"/>
        <w:rPr>
          <w:rFonts w:cstheme="minorHAnsi"/>
          <w:szCs w:val="24"/>
        </w:rPr>
      </w:pPr>
      <w:del w:id="1982" w:author="Felipe Neiva Mundim" w:date="2020-10-27T18:07:00Z">
        <w:r w:rsidRPr="006A62C4" w:rsidDel="00204BEA">
          <w:rPr>
            <w:rFonts w:cstheme="minorHAnsi"/>
            <w:szCs w:val="24"/>
          </w:rPr>
          <w:delText>CADE</w:delText>
        </w:r>
      </w:del>
      <w:ins w:id="1983" w:author="Felipe Neiva Mundim" w:date="2020-10-27T18:07:00Z">
        <w:r w:rsidR="00204BEA">
          <w:rPr>
            <w:rFonts w:cstheme="minorHAnsi"/>
            <w:szCs w:val="24"/>
          </w:rPr>
          <w:t>____</w:t>
        </w:r>
      </w:ins>
      <w:r w:rsidRPr="006A62C4">
        <w:rPr>
          <w:rFonts w:cstheme="minorHAnsi"/>
          <w:szCs w:val="24"/>
        </w:rPr>
        <w:t>, DEE. “Nota Técnica nº 019/2016/DEE/</w:t>
      </w:r>
      <w:proofErr w:type="spellStart"/>
      <w:r w:rsidRPr="006A62C4">
        <w:rPr>
          <w:rFonts w:cstheme="minorHAnsi"/>
          <w:szCs w:val="24"/>
        </w:rPr>
        <w:t>CADE.”</w:t>
      </w:r>
      <w:del w:id="1984" w:author="Felipe Neiva Mundim" w:date="2020-10-27T18:07:00Z">
        <w:r w:rsidRPr="006A62C4" w:rsidDel="00204BEA">
          <w:rPr>
            <w:rFonts w:cstheme="minorHAnsi"/>
            <w:szCs w:val="24"/>
          </w:rPr>
          <w:delText xml:space="preserve"> </w:delText>
        </w:r>
      </w:del>
      <w:r w:rsidRPr="006A62C4">
        <w:rPr>
          <w:rFonts w:cstheme="minorHAnsi"/>
          <w:szCs w:val="24"/>
        </w:rPr>
        <w:t>Estimativa</w:t>
      </w:r>
      <w:proofErr w:type="spellEnd"/>
      <w:r w:rsidRPr="006A62C4">
        <w:rPr>
          <w:rFonts w:cstheme="minorHAnsi"/>
          <w:szCs w:val="24"/>
        </w:rPr>
        <w:t xml:space="preserve"> dos atos de concentração de 2016 e 2017, </w:t>
      </w:r>
      <w:proofErr w:type="spellStart"/>
      <w:r w:rsidRPr="006A62C4">
        <w:rPr>
          <w:rFonts w:cstheme="minorHAnsi"/>
          <w:szCs w:val="24"/>
        </w:rPr>
        <w:t>Jun</w:t>
      </w:r>
      <w:proofErr w:type="spellEnd"/>
      <w:r w:rsidRPr="006A62C4">
        <w:rPr>
          <w:rFonts w:cstheme="minorHAnsi"/>
          <w:szCs w:val="24"/>
        </w:rPr>
        <w:t xml:space="preserve"> de 2016.</w:t>
      </w:r>
    </w:p>
    <w:p w14:paraId="390D889D" w14:textId="147D6252" w:rsidR="006A62C4" w:rsidRDefault="006A62C4" w:rsidP="00526348">
      <w:pPr>
        <w:spacing w:line="240" w:lineRule="auto"/>
        <w:rPr>
          <w:rFonts w:cstheme="minorHAnsi"/>
          <w:szCs w:val="24"/>
        </w:rPr>
      </w:pPr>
      <w:del w:id="1985" w:author="Felipe Neiva Mundim" w:date="2020-10-27T18:07:00Z">
        <w:r w:rsidRPr="006A62C4" w:rsidDel="00204BEA">
          <w:rPr>
            <w:rFonts w:cstheme="minorHAnsi"/>
            <w:szCs w:val="24"/>
          </w:rPr>
          <w:delText xml:space="preserve">—. </w:delText>
        </w:r>
      </w:del>
      <w:ins w:id="1986" w:author="Felipe Neiva Mundim" w:date="2020-10-27T18:07:00Z">
        <w:r w:rsidR="00204BEA">
          <w:rPr>
            <w:rFonts w:cstheme="minorHAnsi"/>
            <w:szCs w:val="24"/>
          </w:rPr>
          <w:t>____</w:t>
        </w:r>
        <w:r w:rsidR="00204BEA" w:rsidRPr="006A62C4">
          <w:rPr>
            <w:rFonts w:cstheme="minorHAnsi"/>
            <w:szCs w:val="24"/>
          </w:rPr>
          <w:t xml:space="preserve">. </w:t>
        </w:r>
      </w:ins>
      <w:r w:rsidRPr="006A62C4">
        <w:rPr>
          <w:rFonts w:cstheme="minorHAnsi"/>
          <w:szCs w:val="24"/>
        </w:rPr>
        <w:t>“Nota Técnica nº 9/2017/DEE/</w:t>
      </w:r>
      <w:proofErr w:type="spellStart"/>
      <w:r w:rsidRPr="006A62C4">
        <w:rPr>
          <w:rFonts w:cstheme="minorHAnsi"/>
          <w:szCs w:val="24"/>
        </w:rPr>
        <w:t>CADE.”</w:t>
      </w:r>
      <w:del w:id="1987" w:author="Felipe Neiva Mundim" w:date="2020-10-27T18:07:00Z">
        <w:r w:rsidRPr="006A62C4" w:rsidDel="00204BEA">
          <w:rPr>
            <w:rFonts w:cstheme="minorHAnsi"/>
            <w:szCs w:val="24"/>
          </w:rPr>
          <w:delText xml:space="preserve"> </w:delText>
        </w:r>
      </w:del>
      <w:r w:rsidRPr="006A62C4">
        <w:rPr>
          <w:rFonts w:cstheme="minorHAnsi"/>
          <w:szCs w:val="24"/>
        </w:rPr>
        <w:t>Estimativa</w:t>
      </w:r>
      <w:proofErr w:type="spellEnd"/>
      <w:r w:rsidRPr="006A62C4">
        <w:rPr>
          <w:rFonts w:cstheme="minorHAnsi"/>
          <w:szCs w:val="24"/>
        </w:rPr>
        <w:t xml:space="preserve"> dos atos de concentração de 2017 e 2018, </w:t>
      </w:r>
      <w:proofErr w:type="gramStart"/>
      <w:r w:rsidRPr="006A62C4">
        <w:rPr>
          <w:rFonts w:cstheme="minorHAnsi"/>
          <w:szCs w:val="24"/>
        </w:rPr>
        <w:t>Dez</w:t>
      </w:r>
      <w:proofErr w:type="gramEnd"/>
      <w:r w:rsidRPr="006A62C4">
        <w:rPr>
          <w:rFonts w:cstheme="minorHAnsi"/>
          <w:szCs w:val="24"/>
        </w:rPr>
        <w:t xml:space="preserve"> de 2017.</w:t>
      </w:r>
    </w:p>
    <w:p w14:paraId="556B9BBD" w14:textId="77777777" w:rsidR="00526348" w:rsidRPr="00526348" w:rsidRDefault="00526348" w:rsidP="00526348">
      <w:pPr>
        <w:spacing w:line="240" w:lineRule="auto"/>
        <w:rPr>
          <w:rFonts w:cs="Times New Roman"/>
          <w:noProof/>
          <w:szCs w:val="24"/>
          <w:lang w:val="en-US"/>
        </w:rPr>
      </w:pPr>
      <w:r w:rsidRPr="00526348">
        <w:rPr>
          <w:rFonts w:cs="Times New Roman"/>
          <w:noProof/>
          <w:szCs w:val="24"/>
          <w:lang w:val="en-US"/>
        </w:rPr>
        <w:t xml:space="preserve">Brealey, Richard;, e Stewart; Myers. 2003. </w:t>
      </w:r>
      <w:r w:rsidRPr="00526348">
        <w:rPr>
          <w:rFonts w:cs="Times New Roman"/>
          <w:i/>
          <w:iCs/>
          <w:noProof/>
          <w:szCs w:val="24"/>
          <w:lang w:val="en-US"/>
        </w:rPr>
        <w:t>Principles of Corporate Finance</w:t>
      </w:r>
      <w:r w:rsidRPr="00526348">
        <w:rPr>
          <w:rFonts w:cs="Times New Roman"/>
          <w:noProof/>
          <w:szCs w:val="24"/>
          <w:lang w:val="en-US"/>
        </w:rPr>
        <w:t>. Seventh Ed. McGraw-Hill.</w:t>
      </w:r>
    </w:p>
    <w:p w14:paraId="1C42822C"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387108">
        <w:rPr>
          <w:rFonts w:cs="Times New Roman"/>
          <w:noProof/>
          <w:szCs w:val="24"/>
          <w:rPrChange w:id="1988" w:author="João Isidio Martins" w:date="2020-10-31T19:15:00Z">
            <w:rPr>
              <w:rFonts w:cs="Times New Roman"/>
              <w:noProof/>
              <w:szCs w:val="24"/>
              <w:lang w:val="en-US"/>
            </w:rPr>
          </w:rPrChange>
        </w:rPr>
        <w:t xml:space="preserve">Bris, Arturo, Christos Cabolis, e Vanessa Janowski. </w:t>
      </w:r>
      <w:r w:rsidRPr="00526348">
        <w:rPr>
          <w:rFonts w:cs="Times New Roman"/>
          <w:noProof/>
          <w:szCs w:val="24"/>
          <w:lang w:val="en-US"/>
        </w:rPr>
        <w:t xml:space="preserve">2007. “The effect of merger laws on merger activity”. In </w:t>
      </w:r>
      <w:r w:rsidRPr="00526348">
        <w:rPr>
          <w:rFonts w:cs="Times New Roman"/>
          <w:i/>
          <w:iCs/>
          <w:noProof/>
          <w:szCs w:val="24"/>
          <w:lang w:val="en-US"/>
        </w:rPr>
        <w:t>Corporate Governance and Regulatory Impact on Mergers and Acquisitions</w:t>
      </w:r>
      <w:r w:rsidRPr="00526348">
        <w:rPr>
          <w:rFonts w:cs="Times New Roman"/>
          <w:noProof/>
          <w:szCs w:val="24"/>
          <w:lang w:val="en-US"/>
        </w:rPr>
        <w:t>, 15–41. Elsevier. https://doi.org/10.1016/B978-012374142-4.50004-X.</w:t>
      </w:r>
    </w:p>
    <w:p w14:paraId="3E8883AA"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Brouthers, D. Keith, e Jean François Hennart. 2007. “Boundaries of the firm: Insights from international entry mode research”. </w:t>
      </w:r>
      <w:r w:rsidRPr="00526348">
        <w:rPr>
          <w:rFonts w:cs="Times New Roman"/>
          <w:i/>
          <w:iCs/>
          <w:noProof/>
          <w:szCs w:val="24"/>
          <w:lang w:val="en-US"/>
        </w:rPr>
        <w:t>Journal of Management</w:t>
      </w:r>
      <w:r w:rsidRPr="00526348">
        <w:rPr>
          <w:rFonts w:cs="Times New Roman"/>
          <w:noProof/>
          <w:szCs w:val="24"/>
          <w:lang w:val="en-US"/>
        </w:rPr>
        <w:t xml:space="preserve"> 33 (3): 395–425. https://doi.org/10.1177/0149206307300817.</w:t>
      </w:r>
    </w:p>
    <w:p w14:paraId="162FD4A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Brouthers, Keith D., e Lance Eliot Brouthers. 2000. “Acquisition or greenfield start-up? Institutional, cultural and transaction cost influences”. </w:t>
      </w:r>
      <w:r w:rsidRPr="00526348">
        <w:rPr>
          <w:rFonts w:cs="Times New Roman"/>
          <w:i/>
          <w:iCs/>
          <w:noProof/>
          <w:szCs w:val="24"/>
          <w:lang w:val="en-US"/>
        </w:rPr>
        <w:t>Strategic Management Journal</w:t>
      </w:r>
      <w:r w:rsidRPr="00526348">
        <w:rPr>
          <w:rFonts w:cs="Times New Roman"/>
          <w:noProof/>
          <w:szCs w:val="24"/>
          <w:lang w:val="en-US"/>
        </w:rPr>
        <w:t xml:space="preserve"> 21 (1): 89–97. https://doi.org/10.1002/(SICI)1097-0266(200001)21:1&lt;89::AID-SMJ85&gt;3.0.CO;2-8.</w:t>
      </w:r>
    </w:p>
    <w:p w14:paraId="43FD872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rPr>
        <w:t xml:space="preserve">Cortés, Lina M., Diego A. Agudelo, e Samuel Mongrut. </w:t>
      </w:r>
      <w:r w:rsidRPr="00526348">
        <w:rPr>
          <w:rFonts w:cs="Times New Roman"/>
          <w:noProof/>
          <w:szCs w:val="24"/>
          <w:lang w:val="en-US"/>
        </w:rPr>
        <w:t xml:space="preserve">2017. “Waves and Determinants in Mergers and Acquisitions: The Case of Latin America”. </w:t>
      </w:r>
      <w:r w:rsidRPr="00526348">
        <w:rPr>
          <w:rFonts w:cs="Times New Roman"/>
          <w:i/>
          <w:iCs/>
          <w:noProof/>
          <w:szCs w:val="24"/>
          <w:lang w:val="en-US"/>
        </w:rPr>
        <w:t>Emerging Markets Finance and Trade</w:t>
      </w:r>
      <w:r w:rsidRPr="00526348">
        <w:rPr>
          <w:rFonts w:cs="Times New Roman"/>
          <w:noProof/>
          <w:szCs w:val="24"/>
          <w:lang w:val="en-US"/>
        </w:rPr>
        <w:t xml:space="preserve"> 53 (7): 1667–90. https://doi.org/10.1080/1540496X.2016.1262254.</w:t>
      </w:r>
    </w:p>
    <w:p w14:paraId="70368209"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Gort, Michael. 1969. “An Economic Disturbance Theory of Mergers”. </w:t>
      </w:r>
      <w:r w:rsidRPr="00526348">
        <w:rPr>
          <w:rFonts w:cs="Times New Roman"/>
          <w:i/>
          <w:iCs/>
          <w:noProof/>
          <w:szCs w:val="24"/>
          <w:lang w:val="en-US"/>
        </w:rPr>
        <w:t>The Quarterly Journal of Economics</w:t>
      </w:r>
      <w:r w:rsidRPr="00526348">
        <w:rPr>
          <w:rFonts w:cs="Times New Roman"/>
          <w:noProof/>
          <w:szCs w:val="24"/>
          <w:lang w:val="en-US"/>
        </w:rPr>
        <w:t xml:space="preserve"> 83 (4). Oxford University Press: 624–42. https://doi.org/10.2307/1885453.</w:t>
      </w:r>
    </w:p>
    <w:p w14:paraId="76278D2D"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Gugler, Klaus, Dennis C. Mueller, B. Burcin Yurtoglu, e Christine Zulehner. 2003. “The effects </w:t>
      </w:r>
      <w:r w:rsidRPr="00526348">
        <w:rPr>
          <w:rFonts w:cs="Times New Roman"/>
          <w:noProof/>
          <w:szCs w:val="24"/>
          <w:lang w:val="en-US"/>
        </w:rPr>
        <w:lastRenderedPageBreak/>
        <w:t xml:space="preserve">of mergers: An international comparison”. </w:t>
      </w:r>
      <w:r w:rsidRPr="00526348">
        <w:rPr>
          <w:rFonts w:cs="Times New Roman"/>
          <w:i/>
          <w:iCs/>
          <w:noProof/>
          <w:szCs w:val="24"/>
          <w:lang w:val="en-US"/>
        </w:rPr>
        <w:t>International Journal of Industrial Organization</w:t>
      </w:r>
      <w:r w:rsidRPr="00526348">
        <w:rPr>
          <w:rFonts w:cs="Times New Roman"/>
          <w:noProof/>
          <w:szCs w:val="24"/>
          <w:lang w:val="en-US"/>
        </w:rPr>
        <w:t xml:space="preserve"> 21 (5): 625–53. https://doi.org/10.1016/S0167-7187(02)00107-8.</w:t>
      </w:r>
    </w:p>
    <w:p w14:paraId="665FE591" w14:textId="77777777" w:rsidR="00526348" w:rsidRPr="00387108" w:rsidRDefault="00526348" w:rsidP="00526348">
      <w:pPr>
        <w:widowControl w:val="0"/>
        <w:autoSpaceDE w:val="0"/>
        <w:autoSpaceDN w:val="0"/>
        <w:adjustRightInd w:val="0"/>
        <w:spacing w:before="120" w:after="0" w:line="240" w:lineRule="auto"/>
        <w:rPr>
          <w:rFonts w:cs="Times New Roman"/>
          <w:noProof/>
          <w:szCs w:val="24"/>
          <w:lang w:val="en-US"/>
          <w:rPrChange w:id="1989" w:author="João Isidio Martins" w:date="2020-10-31T19:21:00Z">
            <w:rPr>
              <w:rFonts w:cs="Times New Roman"/>
              <w:noProof/>
              <w:szCs w:val="24"/>
            </w:rPr>
          </w:rPrChange>
        </w:rPr>
      </w:pPr>
      <w:r w:rsidRPr="00387108">
        <w:rPr>
          <w:rFonts w:cs="Times New Roman"/>
          <w:noProof/>
          <w:szCs w:val="24"/>
          <w:lang w:val="en-US"/>
          <w:rPrChange w:id="1990" w:author="João Isidio Martins" w:date="2020-10-31T19:15:00Z">
            <w:rPr>
              <w:rFonts w:cs="Times New Roman"/>
              <w:noProof/>
              <w:szCs w:val="24"/>
            </w:rPr>
          </w:rPrChange>
        </w:rPr>
        <w:t xml:space="preserve">Gujarati, Damodar N. 2006. </w:t>
      </w:r>
      <w:r w:rsidRPr="00387108">
        <w:rPr>
          <w:rFonts w:cs="Times New Roman"/>
          <w:i/>
          <w:iCs/>
          <w:noProof/>
          <w:szCs w:val="24"/>
          <w:lang w:val="en-US"/>
          <w:rPrChange w:id="1991" w:author="João Isidio Martins" w:date="2020-10-31T19:21:00Z">
            <w:rPr>
              <w:rFonts w:cs="Times New Roman"/>
              <w:i/>
              <w:iCs/>
              <w:noProof/>
              <w:szCs w:val="24"/>
            </w:rPr>
          </w:rPrChange>
        </w:rPr>
        <w:t>Econometria Básica</w:t>
      </w:r>
      <w:r w:rsidRPr="00387108">
        <w:rPr>
          <w:rFonts w:cs="Times New Roman"/>
          <w:noProof/>
          <w:szCs w:val="24"/>
          <w:lang w:val="en-US"/>
          <w:rPrChange w:id="1992" w:author="João Isidio Martins" w:date="2020-10-31T19:21:00Z">
            <w:rPr>
              <w:rFonts w:cs="Times New Roman"/>
              <w:noProof/>
              <w:szCs w:val="24"/>
            </w:rPr>
          </w:rPrChange>
        </w:rPr>
        <w:t>.</w:t>
      </w:r>
    </w:p>
    <w:p w14:paraId="07F6CD03"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Harford, Jarrad. 2005. “What drives merger waves?” </w:t>
      </w:r>
      <w:r w:rsidRPr="00526348">
        <w:rPr>
          <w:rFonts w:cs="Times New Roman"/>
          <w:i/>
          <w:iCs/>
          <w:noProof/>
          <w:szCs w:val="24"/>
          <w:lang w:val="en-US"/>
        </w:rPr>
        <w:t>Journal of Financial Economics</w:t>
      </w:r>
      <w:r w:rsidRPr="00526348">
        <w:rPr>
          <w:rFonts w:cs="Times New Roman"/>
          <w:noProof/>
          <w:szCs w:val="24"/>
          <w:lang w:val="en-US"/>
        </w:rPr>
        <w:t xml:space="preserve"> 77 (3): 529–60. https://doi.org/10.1016/j.jfineco.2004.05.004.</w:t>
      </w:r>
    </w:p>
    <w:p w14:paraId="22239DB2"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Hymer, Stephen H; 1976. “The international operation of national firms: A study of direct foreign investment”. </w:t>
      </w:r>
      <w:r w:rsidRPr="00526348">
        <w:rPr>
          <w:rFonts w:cs="Times New Roman"/>
          <w:i/>
          <w:iCs/>
          <w:noProof/>
          <w:szCs w:val="24"/>
          <w:lang w:val="en-US"/>
        </w:rPr>
        <w:t>MIT Press</w:t>
      </w:r>
      <w:r w:rsidRPr="00526348">
        <w:rPr>
          <w:rFonts w:cs="Times New Roman"/>
          <w:noProof/>
          <w:szCs w:val="24"/>
          <w:lang w:val="en-US"/>
        </w:rPr>
        <w:t>.</w:t>
      </w:r>
    </w:p>
    <w:p w14:paraId="4B65729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Hyndman, R.J., &amp; Athanasopoulos, G. (2018) </w:t>
      </w:r>
      <w:r w:rsidRPr="00526348">
        <w:rPr>
          <w:rFonts w:cs="Times New Roman"/>
          <w:i/>
          <w:noProof/>
          <w:szCs w:val="24"/>
          <w:lang w:val="en-US"/>
        </w:rPr>
        <w:t>Forecasting: principles and practice</w:t>
      </w:r>
      <w:r w:rsidRPr="00526348">
        <w:rPr>
          <w:rFonts w:cs="Times New Roman"/>
          <w:noProof/>
          <w:szCs w:val="24"/>
          <w:lang w:val="en-US"/>
        </w:rPr>
        <w:t xml:space="preserve">, 2nd edition, OTexts: Melbourne, Australia. OTexts.com/fpp2. Accessed on </w:t>
      </w:r>
      <w:commentRangeStart w:id="1993"/>
      <w:r w:rsidRPr="00526348">
        <w:rPr>
          <w:rFonts w:cs="Times New Roman"/>
          <w:noProof/>
          <w:szCs w:val="24"/>
          <w:lang w:val="en-US"/>
        </w:rPr>
        <w:t>&lt;current date&gt;.</w:t>
      </w:r>
      <w:commentRangeEnd w:id="1993"/>
      <w:r w:rsidR="00B46B00">
        <w:rPr>
          <w:rStyle w:val="Refdecomentrio"/>
        </w:rPr>
        <w:commentReference w:id="1993"/>
      </w:r>
    </w:p>
    <w:p w14:paraId="04F25A12" w14:textId="1A08047A" w:rsidR="000B41DC" w:rsidRDefault="000B41DC" w:rsidP="00526348">
      <w:pPr>
        <w:widowControl w:val="0"/>
        <w:autoSpaceDE w:val="0"/>
        <w:autoSpaceDN w:val="0"/>
        <w:adjustRightInd w:val="0"/>
        <w:spacing w:before="120" w:after="0" w:line="240" w:lineRule="auto"/>
        <w:rPr>
          <w:ins w:id="1994" w:author="Felipe Neiva Mundim" w:date="2020-10-29T17:42:00Z"/>
          <w:rFonts w:cs="Times New Roman"/>
          <w:noProof/>
          <w:szCs w:val="24"/>
          <w:lang w:val="en-US"/>
        </w:rPr>
      </w:pPr>
      <w:ins w:id="1995" w:author="Felipe Neiva Mundim" w:date="2020-10-29T17:42:00Z">
        <w:r>
          <w:rPr>
            <w:rFonts w:cs="Times New Roman"/>
            <w:noProof/>
            <w:szCs w:val="24"/>
            <w:lang w:val="en-US"/>
          </w:rPr>
          <w:t>Hyndman, R. 2014</w:t>
        </w:r>
        <w:r w:rsidRPr="000B41DC">
          <w:rPr>
            <w:rFonts w:cs="Times New Roman"/>
            <w:noProof/>
            <w:szCs w:val="24"/>
            <w:lang w:val="en-US"/>
          </w:rPr>
          <w:t xml:space="preserve">. </w:t>
        </w:r>
        <w:r w:rsidRPr="000B41DC">
          <w:rPr>
            <w:rFonts w:cs="Times New Roman"/>
            <w:i/>
            <w:noProof/>
            <w:szCs w:val="24"/>
            <w:lang w:val="en-US"/>
            <w:rPrChange w:id="1996" w:author="Felipe Neiva Mundim" w:date="2020-10-29T17:42:00Z">
              <w:rPr>
                <w:rFonts w:cs="Times New Roman"/>
                <w:noProof/>
                <w:szCs w:val="24"/>
                <w:lang w:val="en-US"/>
              </w:rPr>
            </w:rPrChange>
          </w:rPr>
          <w:t>Measuring forecast accuracy</w:t>
        </w:r>
        <w:r w:rsidRPr="000B41DC">
          <w:rPr>
            <w:rFonts w:cs="Times New Roman"/>
            <w:noProof/>
            <w:szCs w:val="24"/>
            <w:lang w:val="en-US"/>
          </w:rPr>
          <w:t>.</w:t>
        </w:r>
      </w:ins>
    </w:p>
    <w:p w14:paraId="0DE98B75" w14:textId="76826F3C"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Kamaly, Ahmed. 2007. “Trends and Determinants of Mergers and Acquisitions in Developing Countries in the 1990s”. </w:t>
      </w:r>
      <w:r w:rsidRPr="00526348">
        <w:rPr>
          <w:rFonts w:cs="Times New Roman"/>
          <w:i/>
          <w:iCs/>
          <w:noProof/>
          <w:szCs w:val="24"/>
          <w:lang w:val="en-US"/>
        </w:rPr>
        <w:t>International Research Journal of Finance and Economics</w:t>
      </w:r>
      <w:r w:rsidRPr="00526348">
        <w:rPr>
          <w:rFonts w:cs="Times New Roman"/>
          <w:noProof/>
          <w:szCs w:val="24"/>
          <w:lang w:val="en-US"/>
        </w:rPr>
        <w:t xml:space="preserve"> 8: 16–30.</w:t>
      </w:r>
    </w:p>
    <w:p w14:paraId="5397CC5D"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Kindleberger, C. 1969. </w:t>
      </w:r>
      <w:r w:rsidRPr="00526348">
        <w:rPr>
          <w:rFonts w:cs="Times New Roman"/>
          <w:i/>
          <w:iCs/>
          <w:noProof/>
          <w:szCs w:val="24"/>
          <w:lang w:val="en-US"/>
        </w:rPr>
        <w:t>American business abroad: Six lectures on direct investment</w:t>
      </w:r>
      <w:r w:rsidRPr="00526348">
        <w:rPr>
          <w:rFonts w:cs="Times New Roman"/>
          <w:noProof/>
          <w:szCs w:val="24"/>
          <w:lang w:val="en-US"/>
        </w:rPr>
        <w:t>. New Heaven: Yale University Press.</w:t>
      </w:r>
    </w:p>
    <w:p w14:paraId="0187E2DB"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Maksimovic, Vojislav, e Gordon Phillips. 2001. “The Market for Corporate Assets: Who Engages in Mergers and Asset Sales and Are There Efficiency Gains?” </w:t>
      </w:r>
      <w:r w:rsidRPr="00526348">
        <w:rPr>
          <w:rFonts w:cs="Times New Roman"/>
          <w:i/>
          <w:iCs/>
          <w:noProof/>
          <w:szCs w:val="24"/>
          <w:lang w:val="en-US"/>
        </w:rPr>
        <w:t>The Journal of Finance</w:t>
      </w:r>
      <w:r w:rsidRPr="00526348">
        <w:rPr>
          <w:rFonts w:cs="Times New Roman"/>
          <w:noProof/>
          <w:szCs w:val="24"/>
          <w:lang w:val="en-US"/>
        </w:rPr>
        <w:t xml:space="preserve"> 56 (6): 2019–65. https://doi.org/10.1111/0022-1082.00398.</w:t>
      </w:r>
    </w:p>
    <w:p w14:paraId="5516A19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Melicher, Ronald W., Johannes Ledolter, e Louis J. D’Antonio. 1983. “A Time Series Analysis of Aggregate Merger Activity”. </w:t>
      </w:r>
      <w:r w:rsidRPr="00526348">
        <w:rPr>
          <w:rFonts w:cs="Times New Roman"/>
          <w:i/>
          <w:iCs/>
          <w:noProof/>
          <w:szCs w:val="24"/>
          <w:lang w:val="en-US"/>
        </w:rPr>
        <w:t>The Review of Economics and Statistics</w:t>
      </w:r>
      <w:r w:rsidRPr="00526348">
        <w:rPr>
          <w:rFonts w:cs="Times New Roman"/>
          <w:noProof/>
          <w:szCs w:val="24"/>
          <w:lang w:val="en-US"/>
        </w:rPr>
        <w:t xml:space="preserve"> 65 (3): 423. https://doi.org/10.2307/1924187.</w:t>
      </w:r>
    </w:p>
    <w:p w14:paraId="6041A98B"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Mitchell, Mark L., e J.Harold Mulherin. 1996. “The impact of industry shocks on takeover and restructuring activity”. </w:t>
      </w:r>
      <w:r w:rsidRPr="00526348">
        <w:rPr>
          <w:rFonts w:cs="Times New Roman"/>
          <w:i/>
          <w:iCs/>
          <w:noProof/>
          <w:szCs w:val="24"/>
          <w:lang w:val="en-US"/>
        </w:rPr>
        <w:t>Journal of Financial Economics</w:t>
      </w:r>
      <w:r w:rsidRPr="00526348">
        <w:rPr>
          <w:rFonts w:cs="Times New Roman"/>
          <w:noProof/>
          <w:szCs w:val="24"/>
          <w:lang w:val="en-US"/>
        </w:rPr>
        <w:t xml:space="preserve"> 41 (2). North-Holland: 193–229. https://doi.org/10.1016/0304-405X(95)00860-H.</w:t>
      </w:r>
    </w:p>
    <w:p w14:paraId="52122BB0"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rPr>
        <w:t xml:space="preserve">Neto, Paula, António Brandão, e António Cerqueira. </w:t>
      </w:r>
      <w:r w:rsidRPr="00526348">
        <w:rPr>
          <w:rFonts w:cs="Times New Roman"/>
          <w:noProof/>
          <w:szCs w:val="24"/>
          <w:lang w:val="en-US"/>
        </w:rPr>
        <w:t xml:space="preserve">2010. “The Macroeconomic Determinants of Cross-Border Mergers and Acquisitions and Greenfield Investments”. </w:t>
      </w:r>
      <w:r w:rsidRPr="00526348">
        <w:rPr>
          <w:rFonts w:cs="Times New Roman"/>
          <w:i/>
          <w:iCs/>
          <w:noProof/>
          <w:szCs w:val="24"/>
          <w:lang w:val="en-US"/>
        </w:rPr>
        <w:t>Journal of Business Strategy</w:t>
      </w:r>
      <w:r w:rsidRPr="00526348">
        <w:rPr>
          <w:rFonts w:cs="Times New Roman"/>
          <w:noProof/>
          <w:szCs w:val="24"/>
          <w:lang w:val="en-US"/>
        </w:rPr>
        <w:t xml:space="preserve"> 7 (4): 24–45.</w:t>
      </w:r>
    </w:p>
    <w:p w14:paraId="1E22D1E3"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Pablo, Eduardo. 2009. “Determinants of cross-border M&amp;As in Latin America”. </w:t>
      </w:r>
      <w:r w:rsidRPr="00526348">
        <w:rPr>
          <w:rFonts w:cs="Times New Roman"/>
          <w:i/>
          <w:iCs/>
          <w:noProof/>
          <w:szCs w:val="24"/>
          <w:lang w:val="en-US"/>
        </w:rPr>
        <w:t>Journal of Business Research</w:t>
      </w:r>
      <w:r w:rsidRPr="00526348">
        <w:rPr>
          <w:rFonts w:cs="Times New Roman"/>
          <w:noProof/>
          <w:szCs w:val="24"/>
          <w:lang w:val="en-US"/>
        </w:rPr>
        <w:t xml:space="preserve"> 62 (9). Elsevier Inc.: 861–67. https://doi.org/10.1016/j.jbusres.2008.10.004.</w:t>
      </w:r>
    </w:p>
    <w:p w14:paraId="38DAA7DD"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Ragozzino, Roberto. 2009. “The Effects of Geographic Distance on the Foreign Acquisition Activity of U.S. Firms”. </w:t>
      </w:r>
      <w:r w:rsidRPr="00526348">
        <w:rPr>
          <w:rFonts w:cs="Times New Roman"/>
          <w:i/>
          <w:iCs/>
          <w:noProof/>
          <w:szCs w:val="24"/>
          <w:lang w:val="en-US"/>
        </w:rPr>
        <w:t>MIR: Management International Review</w:t>
      </w:r>
      <w:r w:rsidRPr="00526348">
        <w:rPr>
          <w:rFonts w:cs="Times New Roman"/>
          <w:noProof/>
          <w:szCs w:val="24"/>
          <w:lang w:val="en-US"/>
        </w:rPr>
        <w:t xml:space="preserve"> 49 (4). Springer: 509–35. http://www.jstor.org/stable/40658328.</w:t>
      </w:r>
    </w:p>
    <w:p w14:paraId="37669E2E"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Roberto, Basile. 2004. “Acquisition versus greenfield investment: The location of foreign manufacturers in Italy”. </w:t>
      </w:r>
      <w:r w:rsidRPr="00526348">
        <w:rPr>
          <w:rFonts w:cs="Times New Roman"/>
          <w:i/>
          <w:iCs/>
          <w:noProof/>
          <w:szCs w:val="24"/>
          <w:lang w:val="en-US"/>
        </w:rPr>
        <w:t>Regional Science and Urban Economics</w:t>
      </w:r>
      <w:r w:rsidRPr="00526348">
        <w:rPr>
          <w:rFonts w:cs="Times New Roman"/>
          <w:noProof/>
          <w:szCs w:val="24"/>
          <w:lang w:val="en-US"/>
        </w:rPr>
        <w:t xml:space="preserve"> 34 (1): 3–25. https://doi.org/10.1016/S0166-0462(02)00073-X.</w:t>
      </w:r>
    </w:p>
    <w:p w14:paraId="76CF1CD4"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Stigler, George J. 1950. “Monopoly and Oligopoly by Merger”. </w:t>
      </w:r>
      <w:r w:rsidRPr="00526348">
        <w:rPr>
          <w:rFonts w:cs="Times New Roman"/>
          <w:i/>
          <w:iCs/>
          <w:noProof/>
          <w:szCs w:val="24"/>
          <w:lang w:val="en-US"/>
        </w:rPr>
        <w:t>The American Economic Review</w:t>
      </w:r>
      <w:r w:rsidRPr="00526348">
        <w:rPr>
          <w:rFonts w:cs="Times New Roman"/>
          <w:noProof/>
          <w:szCs w:val="24"/>
          <w:lang w:val="en-US"/>
        </w:rPr>
        <w:t xml:space="preserve"> 40 (2). American Economic Association: 23–34. http://www.jstor.org/stable/1818020.</w:t>
      </w:r>
    </w:p>
    <w:p w14:paraId="0291F438"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rPr>
        <w:t xml:space="preserve">Uddin, Moshfique, e Agyenim Boateng. </w:t>
      </w:r>
      <w:r w:rsidRPr="00526348">
        <w:rPr>
          <w:rFonts w:cs="Times New Roman"/>
          <w:noProof/>
          <w:szCs w:val="24"/>
          <w:lang w:val="en-US"/>
        </w:rPr>
        <w:t xml:space="preserve">2011. “Explaining the trends in the UK cross-border mergers &amp; acquisitions: An analysis of macro-economic factors”. </w:t>
      </w:r>
      <w:r w:rsidRPr="00526348">
        <w:rPr>
          <w:rFonts w:cs="Times New Roman"/>
          <w:i/>
          <w:iCs/>
          <w:noProof/>
          <w:szCs w:val="24"/>
          <w:lang w:val="en-US"/>
        </w:rPr>
        <w:t>International Business Review</w:t>
      </w:r>
      <w:r w:rsidRPr="00526348">
        <w:rPr>
          <w:rFonts w:cs="Times New Roman"/>
          <w:noProof/>
          <w:szCs w:val="24"/>
          <w:lang w:val="en-US"/>
        </w:rPr>
        <w:t xml:space="preserve"> 20 (5). Elsevier Ltd: 547–56. https://doi.org/10.1016/j.ibusrev.2010.11.003.</w:t>
      </w:r>
    </w:p>
    <w:p w14:paraId="3452BDEB" w14:textId="5891612D" w:rsidR="00526348" w:rsidRDefault="00526348" w:rsidP="00526348">
      <w:pPr>
        <w:widowControl w:val="0"/>
        <w:autoSpaceDE w:val="0"/>
        <w:autoSpaceDN w:val="0"/>
        <w:adjustRightInd w:val="0"/>
        <w:spacing w:before="120" w:after="0" w:line="240" w:lineRule="auto"/>
        <w:rPr>
          <w:ins w:id="1997" w:author="Felipe Neiva Mundim" w:date="2020-10-30T11:50:00Z"/>
          <w:rFonts w:cs="Times New Roman"/>
          <w:noProof/>
          <w:szCs w:val="24"/>
          <w:lang w:val="en-US"/>
        </w:rPr>
      </w:pPr>
      <w:r w:rsidRPr="00526348">
        <w:rPr>
          <w:rFonts w:cs="Times New Roman"/>
          <w:noProof/>
          <w:szCs w:val="24"/>
          <w:lang w:val="en-US"/>
        </w:rPr>
        <w:t>Wang, Author Xin. 2013. “The impact of macroeconomic factors on mergers and acquisitions in China from 1992 to 2013 .”</w:t>
      </w:r>
    </w:p>
    <w:p w14:paraId="5C49DDA7" w14:textId="4D485C0F" w:rsidR="00154E6B" w:rsidRPr="00154E6B" w:rsidRDefault="00154E6B" w:rsidP="00526348">
      <w:pPr>
        <w:widowControl w:val="0"/>
        <w:autoSpaceDE w:val="0"/>
        <w:autoSpaceDN w:val="0"/>
        <w:adjustRightInd w:val="0"/>
        <w:spacing w:before="120" w:after="0" w:line="240" w:lineRule="auto"/>
        <w:rPr>
          <w:rFonts w:cs="Times New Roman"/>
          <w:noProof/>
          <w:szCs w:val="24"/>
          <w:rPrChange w:id="1998" w:author="Felipe Neiva Mundim" w:date="2020-10-30T11:53:00Z">
            <w:rPr>
              <w:rFonts w:cs="Times New Roman"/>
              <w:noProof/>
              <w:szCs w:val="24"/>
              <w:lang w:val="en-US"/>
            </w:rPr>
          </w:rPrChange>
        </w:rPr>
      </w:pPr>
      <w:ins w:id="1999" w:author="Felipe Neiva Mundim" w:date="2020-10-30T11:50:00Z">
        <w:r w:rsidRPr="00154E6B">
          <w:rPr>
            <w:rFonts w:cs="Times New Roman"/>
            <w:noProof/>
            <w:szCs w:val="24"/>
            <w:lang w:val="en-US"/>
          </w:rPr>
          <w:t>Ji, X..</w:t>
        </w:r>
      </w:ins>
      <w:ins w:id="2000" w:author="Felipe Neiva Mundim" w:date="2020-10-30T11:52:00Z">
        <w:r>
          <w:rPr>
            <w:rFonts w:cs="Times New Roman"/>
            <w:noProof/>
            <w:szCs w:val="24"/>
            <w:lang w:val="en-US"/>
          </w:rPr>
          <w:t xml:space="preserve"> 2016.</w:t>
        </w:r>
      </w:ins>
      <w:ins w:id="2001" w:author="Felipe Neiva Mundim" w:date="2020-10-30T11:50:00Z">
        <w:r w:rsidRPr="00154E6B">
          <w:rPr>
            <w:rFonts w:cs="Times New Roman"/>
            <w:noProof/>
            <w:szCs w:val="24"/>
            <w:lang w:val="en-US"/>
          </w:rPr>
          <w:t xml:space="preserve"> “How the GDP will affect M&amp;A deals in U.S.”</w:t>
        </w:r>
      </w:ins>
      <w:ins w:id="2002" w:author="Felipe Neiva Mundim" w:date="2020-10-30T11:51:00Z">
        <w:r>
          <w:rPr>
            <w:rFonts w:cs="Times New Roman"/>
            <w:noProof/>
            <w:szCs w:val="24"/>
            <w:lang w:val="en-US"/>
          </w:rPr>
          <w:t>.</w:t>
        </w:r>
      </w:ins>
      <w:ins w:id="2003" w:author="Felipe Neiva Mundim" w:date="2020-10-30T11:52:00Z">
        <w:r>
          <w:rPr>
            <w:rFonts w:cs="Times New Roman"/>
            <w:noProof/>
            <w:szCs w:val="24"/>
            <w:lang w:val="en-US"/>
          </w:rPr>
          <w:t xml:space="preserve"> </w:t>
        </w:r>
        <w:r w:rsidRPr="00154E6B">
          <w:rPr>
            <w:rFonts w:cs="Times New Roman"/>
            <w:noProof/>
            <w:szCs w:val="24"/>
            <w:rPrChange w:id="2004" w:author="Felipe Neiva Mundim" w:date="2020-10-30T11:53:00Z">
              <w:rPr>
                <w:rFonts w:cs="Times New Roman"/>
                <w:noProof/>
                <w:szCs w:val="24"/>
                <w:lang w:val="en-US"/>
              </w:rPr>
            </w:rPrChange>
          </w:rPr>
          <w:t>Disponível em: &lt;</w:t>
        </w:r>
        <w:r w:rsidRPr="00154E6B">
          <w:t xml:space="preserve"> </w:t>
        </w:r>
        <w:r w:rsidRPr="00154E6B">
          <w:rPr>
            <w:rFonts w:cs="Times New Roman"/>
            <w:noProof/>
            <w:szCs w:val="24"/>
            <w:rPrChange w:id="2005" w:author="Felipe Neiva Mundim" w:date="2020-10-30T11:53:00Z">
              <w:rPr>
                <w:rFonts w:cs="Times New Roman"/>
                <w:noProof/>
                <w:szCs w:val="24"/>
                <w:lang w:val="en-US"/>
              </w:rPr>
            </w:rPrChange>
          </w:rPr>
          <w:lastRenderedPageBreak/>
          <w:t>https://opensiuc.lib.siu.edu/gs_rp/738/&gt;</w:t>
        </w:r>
      </w:ins>
    </w:p>
    <w:p w14:paraId="6B471B28" w14:textId="654CB557" w:rsidR="00526348" w:rsidRPr="00526348" w:rsidRDefault="00526348" w:rsidP="00526348">
      <w:pPr>
        <w:spacing w:line="240" w:lineRule="auto"/>
        <w:rPr>
          <w:rFonts w:cs="Times New Roman"/>
          <w:szCs w:val="24"/>
          <w:lang w:val="en-US"/>
        </w:rPr>
      </w:pPr>
      <w:r w:rsidRPr="00526348">
        <w:rPr>
          <w:rFonts w:cs="Times New Roman"/>
          <w:noProof/>
          <w:szCs w:val="24"/>
          <w:lang w:val="en-US"/>
        </w:rPr>
        <w:t xml:space="preserve">Xie, En, K. S. Reddy, e Jie Liang. 2017. “Country-specific determinants of cross-border mergers and acquisitions: A comprehensive review and future research directions”. </w:t>
      </w:r>
      <w:r w:rsidRPr="00526348">
        <w:rPr>
          <w:rFonts w:cs="Times New Roman"/>
          <w:i/>
          <w:iCs/>
          <w:noProof/>
          <w:szCs w:val="24"/>
          <w:lang w:val="en-US"/>
        </w:rPr>
        <w:t>Journal of World Business</w:t>
      </w:r>
      <w:r w:rsidRPr="00526348">
        <w:rPr>
          <w:rFonts w:cs="Times New Roman"/>
          <w:noProof/>
          <w:szCs w:val="24"/>
          <w:lang w:val="en-US"/>
        </w:rPr>
        <w:t xml:space="preserve"> 52 (2). Elsevier Inc.: 127–83. https://doi.org/10.1016/j.jwb.2016.12.005.</w:t>
      </w:r>
    </w:p>
    <w:sectPr w:rsidR="00526348" w:rsidRPr="00526348" w:rsidSect="003F395A">
      <w:headerReference w:type="default" r:id="rId32"/>
      <w:footerReference w:type="default" r:id="rId33"/>
      <w:headerReference w:type="first" r:id="rId34"/>
      <w:footerReference w:type="first" r:id="rId35"/>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2" w:author="Felipe Neiva Mundim" w:date="2020-10-28T17:07:00Z" w:initials="FNM">
    <w:p w14:paraId="0265DE10" w14:textId="77BC4A5A" w:rsidR="006371BF" w:rsidRDefault="006371BF">
      <w:pPr>
        <w:pStyle w:val="Textodecomentrio"/>
      </w:pPr>
      <w:r>
        <w:rPr>
          <w:rStyle w:val="Refdecomentrio"/>
        </w:rPr>
        <w:annotationRef/>
      </w:r>
      <w:r>
        <w:t>Atualizado conforme ABNT NBR 6027.</w:t>
      </w:r>
    </w:p>
  </w:comment>
  <w:comment w:id="156" w:author="Felipe Neiva Mundim" w:date="2020-10-27T10:46:00Z" w:initials="FNM">
    <w:p w14:paraId="2E500E58" w14:textId="0D682CA8" w:rsidR="006371BF" w:rsidRDefault="006371BF">
      <w:pPr>
        <w:pStyle w:val="Textodecomentrio"/>
      </w:pPr>
      <w:r>
        <w:rPr>
          <w:rStyle w:val="Refdecomentrio"/>
        </w:rPr>
        <w:annotationRef/>
      </w:r>
      <w:r>
        <w:t>Alterei a numeração das seções conforme ABNT NBR 6024</w:t>
      </w:r>
      <w:r>
        <w:br/>
      </w:r>
      <w:r>
        <w:br/>
        <w:t>As tabelas, gráficos, siglas e fórmulas foram ajustadas conforme ABNT NBR 10719.</w:t>
      </w:r>
    </w:p>
    <w:p w14:paraId="5A4E64A0" w14:textId="77777777" w:rsidR="006371BF" w:rsidRDefault="006371BF">
      <w:pPr>
        <w:pStyle w:val="Textodecomentrio"/>
      </w:pPr>
    </w:p>
    <w:p w14:paraId="02C41FCB" w14:textId="77777777" w:rsidR="006371BF" w:rsidRDefault="006371BF">
      <w:pPr>
        <w:pStyle w:val="Textodecomentrio"/>
      </w:pPr>
      <w:r>
        <w:t>A numeração começa nesta página.</w:t>
      </w:r>
    </w:p>
    <w:p w14:paraId="54C9040C" w14:textId="77777777" w:rsidR="006371BF" w:rsidRDefault="006371BF">
      <w:pPr>
        <w:pStyle w:val="Textodecomentrio"/>
      </w:pPr>
    </w:p>
    <w:p w14:paraId="63F7E146" w14:textId="5A4C624C" w:rsidR="006371BF" w:rsidRDefault="006371BF">
      <w:pPr>
        <w:pStyle w:val="Textodecomentrio"/>
      </w:pPr>
      <w:r>
        <w:t xml:space="preserve">As citações e notas de rodapé foram corrigidas conforme </w:t>
      </w:r>
      <w:r w:rsidRPr="001C09F0">
        <w:t>ABNT NBR 10520.</w:t>
      </w:r>
      <w:r>
        <w:t xml:space="preserve"> E, aquelas que estavam em inglês foram traduzidas conforme solicitado pelo professor.</w:t>
      </w:r>
    </w:p>
  </w:comment>
  <w:comment w:id="288" w:author="João Isidio Martins" w:date="2020-10-31T21:13:00Z" w:initials="JIM">
    <w:p w14:paraId="6B0CB530" w14:textId="70EF7167" w:rsidR="008E0618" w:rsidRDefault="008E0618">
      <w:pPr>
        <w:pStyle w:val="Textodecomentrio"/>
      </w:pPr>
      <w:r>
        <w:rPr>
          <w:rStyle w:val="Refdecomentrio"/>
        </w:rPr>
        <w:annotationRef/>
      </w:r>
      <w:r>
        <w:t xml:space="preserve">Algumas tabelas foram publicadas em inglês. Não creio que deva </w:t>
      </w:r>
      <w:proofErr w:type="gramStart"/>
      <w:r>
        <w:t>refaze-las</w:t>
      </w:r>
      <w:proofErr w:type="gramEnd"/>
      <w:r>
        <w:t>.</w:t>
      </w:r>
    </w:p>
  </w:comment>
  <w:comment w:id="309" w:author="João Isidio Martins" w:date="2020-10-31T21:14:00Z" w:initials="JIM">
    <w:p w14:paraId="38062228" w14:textId="01BAFFD9" w:rsidR="008E0618" w:rsidRDefault="008E0618">
      <w:pPr>
        <w:pStyle w:val="Textodecomentrio"/>
      </w:pPr>
      <w:r>
        <w:rPr>
          <w:rStyle w:val="Refdecomentrio"/>
        </w:rPr>
        <w:annotationRef/>
      </w:r>
      <w:r>
        <w:t>A tabela foi publicada assim...</w:t>
      </w:r>
    </w:p>
  </w:comment>
  <w:comment w:id="367" w:author="João Isidio Martins" w:date="2020-10-31T19:37:00Z" w:initials="JIM">
    <w:p w14:paraId="522AE4A2" w14:textId="00E0DB8B" w:rsidR="00F8522D" w:rsidRDefault="00F8522D">
      <w:pPr>
        <w:pStyle w:val="Textodecomentrio"/>
      </w:pPr>
      <w:r>
        <w:rPr>
          <w:rStyle w:val="Refdecomentrio"/>
        </w:rPr>
        <w:annotationRef/>
      </w:r>
      <w:r>
        <w:t>No mesmo sentido de análise fundamentalista. Investimento de longo prazo.</w:t>
      </w:r>
    </w:p>
  </w:comment>
  <w:comment w:id="363" w:author="Felipe Neiva Mundim" w:date="2020-10-28T18:06:00Z" w:initials="FNM">
    <w:p w14:paraId="43D0D20D" w14:textId="77777777" w:rsidR="006371BF" w:rsidRDefault="006371BF">
      <w:pPr>
        <w:pStyle w:val="Textodecomentrio"/>
      </w:pPr>
      <w:r>
        <w:rPr>
          <w:rStyle w:val="Refdecomentrio"/>
        </w:rPr>
        <w:annotationRef/>
      </w:r>
      <w:r>
        <w:t>Não entendi essa citação.</w:t>
      </w:r>
    </w:p>
    <w:p w14:paraId="0EB9044E" w14:textId="77777777" w:rsidR="006371BF" w:rsidRDefault="006371BF">
      <w:pPr>
        <w:pStyle w:val="Textodecomentrio"/>
      </w:pPr>
    </w:p>
    <w:p w14:paraId="1DD3D506" w14:textId="4D3D95F4" w:rsidR="006371BF" w:rsidRDefault="006371BF">
      <w:pPr>
        <w:pStyle w:val="Textodecomentrio"/>
      </w:pPr>
      <w:r>
        <w:t xml:space="preserve">É uma citação direta de Cortés et al. foi de </w:t>
      </w:r>
      <w:proofErr w:type="spellStart"/>
      <w:r>
        <w:t>Brealey</w:t>
      </w:r>
      <w:proofErr w:type="spellEnd"/>
      <w:r>
        <w:t xml:space="preserve"> e Myers?</w:t>
      </w:r>
    </w:p>
    <w:p w14:paraId="618772BC" w14:textId="77777777" w:rsidR="006371BF" w:rsidRDefault="006371BF">
      <w:pPr>
        <w:pStyle w:val="Textodecomentrio"/>
      </w:pPr>
    </w:p>
    <w:p w14:paraId="269E932D" w14:textId="17345387" w:rsidR="006371BF" w:rsidRDefault="006371BF">
      <w:pPr>
        <w:pStyle w:val="Textodecomentrio"/>
      </w:pPr>
      <w:r>
        <w:t>De toda forma substitui pela citação de Cortés na página 6.</w:t>
      </w:r>
    </w:p>
  </w:comment>
  <w:comment w:id="364" w:author="João Isidio Martins" w:date="2020-10-31T19:42:00Z" w:initials="JIM">
    <w:p w14:paraId="4D5319BE" w14:textId="03D0EFC3" w:rsidR="00F8522D" w:rsidRDefault="00F8522D">
      <w:pPr>
        <w:pStyle w:val="Textodecomentrio"/>
      </w:pPr>
      <w:r>
        <w:rPr>
          <w:rStyle w:val="Refdecomentrio"/>
        </w:rPr>
        <w:annotationRef/>
      </w:r>
      <w:r>
        <w:t xml:space="preserve">Citação indireta. Mostra </w:t>
      </w:r>
      <w:proofErr w:type="gramStart"/>
      <w:r>
        <w:t>pro</w:t>
      </w:r>
      <w:proofErr w:type="gramEnd"/>
      <w:r>
        <w:t xml:space="preserve"> leitor que minha fonte foi um autor que citou aqueles autores. Ou seja, não fui pesquisar na referência original. Minha leitura se baseia na interpretação do autor que citou.</w:t>
      </w:r>
    </w:p>
  </w:comment>
  <w:comment w:id="374" w:author="Felipe Neiva Mundim" w:date="2020-10-28T18:15:00Z" w:initials="FNM">
    <w:p w14:paraId="47F25FA9" w14:textId="4282875A" w:rsidR="006371BF" w:rsidRDefault="006371BF">
      <w:pPr>
        <w:pStyle w:val="Textodecomentrio"/>
      </w:pPr>
      <w:r>
        <w:rPr>
          <w:rStyle w:val="Refdecomentrio"/>
        </w:rPr>
        <w:annotationRef/>
      </w:r>
      <w:r>
        <w:t>Essa citação também está diferente. Coloquei a citação direta do texto que está nas referências.</w:t>
      </w:r>
    </w:p>
  </w:comment>
  <w:comment w:id="388" w:author="Felipe Neiva Mundim" w:date="2020-10-28T18:20:00Z" w:initials="FNM">
    <w:p w14:paraId="4AE58A77" w14:textId="65E850EB" w:rsidR="006371BF" w:rsidRDefault="006371BF">
      <w:pPr>
        <w:pStyle w:val="Textodecomentrio"/>
      </w:pPr>
      <w:r>
        <w:rPr>
          <w:rStyle w:val="Refdecomentrio"/>
        </w:rPr>
        <w:annotationRef/>
      </w:r>
      <w:r>
        <w:t>Idem ao anterior.</w:t>
      </w:r>
    </w:p>
  </w:comment>
  <w:comment w:id="399" w:author="Felipe Neiva Mundim" w:date="2020-10-28T18:29:00Z" w:initials="FNM">
    <w:p w14:paraId="529E1EAE" w14:textId="46F4C431" w:rsidR="006371BF" w:rsidRDefault="006371BF">
      <w:pPr>
        <w:pStyle w:val="Textodecomentrio"/>
      </w:pPr>
      <w:r>
        <w:rPr>
          <w:rStyle w:val="Refdecomentrio"/>
        </w:rPr>
        <w:annotationRef/>
      </w:r>
      <w:r>
        <w:t>Redundante na frase.</w:t>
      </w:r>
    </w:p>
  </w:comment>
  <w:comment w:id="567" w:author="João Isidio Martins" w:date="2020-10-31T19:48:00Z" w:initials="JIM">
    <w:p w14:paraId="60CC3811" w14:textId="67B1ED3B" w:rsidR="003F462F" w:rsidRDefault="003F462F">
      <w:pPr>
        <w:pStyle w:val="Textodecomentrio"/>
      </w:pPr>
      <w:r>
        <w:rPr>
          <w:rStyle w:val="Refdecomentrio"/>
        </w:rPr>
        <w:annotationRef/>
      </w:r>
      <w:r>
        <w:t>Várias dessas proposições me parecem mais gosto pessoal do que melhoria do texto. De toda forma deixo para o próximo decidir.</w:t>
      </w:r>
    </w:p>
  </w:comment>
  <w:comment w:id="589" w:author="João Isidio Martins" w:date="2020-10-31T19:56:00Z" w:initials="JIM">
    <w:p w14:paraId="4644755C" w14:textId="0C227A31" w:rsidR="00151E2C" w:rsidRDefault="00151E2C">
      <w:pPr>
        <w:pStyle w:val="Textodecomentrio"/>
      </w:pPr>
      <w:r>
        <w:rPr>
          <w:rStyle w:val="Refdecomentrio"/>
        </w:rPr>
        <w:annotationRef/>
      </w:r>
      <w:r>
        <w:t>Legal, isso que eu queria.</w:t>
      </w:r>
    </w:p>
  </w:comment>
  <w:comment w:id="640" w:author="João Isidio Martins" w:date="2020-10-31T19:53:00Z" w:initials="JIM">
    <w:p w14:paraId="0A7F30D1" w14:textId="1B7F1737" w:rsidR="003F462F" w:rsidRDefault="003F462F">
      <w:pPr>
        <w:pStyle w:val="Textodecomentrio"/>
      </w:pPr>
      <w:r>
        <w:rPr>
          <w:rStyle w:val="Refdecomentrio"/>
        </w:rPr>
        <w:annotationRef/>
      </w:r>
      <w:r>
        <w:t xml:space="preserve">O sinal no nosso modelo não importa mais, apenas importa que a variável esteja </w:t>
      </w:r>
      <w:proofErr w:type="spellStart"/>
      <w:r>
        <w:t>la</w:t>
      </w:r>
      <w:proofErr w:type="spellEnd"/>
      <w:r>
        <w:t>.</w:t>
      </w:r>
    </w:p>
  </w:comment>
  <w:comment w:id="678" w:author="João Isidio Martins" w:date="2020-10-31T20:13:00Z" w:initials="JIM">
    <w:p w14:paraId="39EA9EBF" w14:textId="03B0B497" w:rsidR="0082680F" w:rsidRDefault="0082680F">
      <w:pPr>
        <w:pStyle w:val="Textodecomentrio"/>
      </w:pPr>
      <w:r>
        <w:rPr>
          <w:rStyle w:val="Refdecomentrio"/>
        </w:rPr>
        <w:annotationRef/>
      </w:r>
      <w:r>
        <w:t>Isso que eu queria</w:t>
      </w:r>
    </w:p>
  </w:comment>
  <w:comment w:id="683" w:author="Felipe Neiva Mundim" w:date="2020-10-28T19:51:00Z" w:initials="FNM">
    <w:p w14:paraId="32A5D760" w14:textId="3CF81140" w:rsidR="006371BF" w:rsidRDefault="006371BF">
      <w:pPr>
        <w:pStyle w:val="Textodecomentrio"/>
      </w:pPr>
      <w:r>
        <w:rPr>
          <w:rStyle w:val="Refdecomentrio"/>
        </w:rPr>
        <w:annotationRef/>
      </w:r>
      <w:r>
        <w:t>Não entendi.</w:t>
      </w:r>
    </w:p>
  </w:comment>
  <w:comment w:id="763" w:author="João Isidio Martins" w:date="2020-10-31T20:09:00Z" w:initials="JIM">
    <w:p w14:paraId="540DF2B7" w14:textId="5AE46937" w:rsidR="0082680F" w:rsidRDefault="0082680F">
      <w:pPr>
        <w:pStyle w:val="Textodecomentrio"/>
      </w:pPr>
      <w:r>
        <w:rPr>
          <w:rStyle w:val="Refdecomentrio"/>
        </w:rPr>
        <w:annotationRef/>
      </w:r>
      <w:r>
        <w:t>Nada de novo?</w:t>
      </w:r>
    </w:p>
  </w:comment>
  <w:comment w:id="796" w:author="João Isidio Martins" w:date="2020-10-31T20:12:00Z" w:initials="JIM">
    <w:p w14:paraId="5BBF6F3D" w14:textId="2A3121CE" w:rsidR="0082680F" w:rsidRDefault="0082680F">
      <w:pPr>
        <w:pStyle w:val="Textodecomentrio"/>
      </w:pPr>
      <w:r>
        <w:rPr>
          <w:rStyle w:val="Refdecomentrio"/>
        </w:rPr>
        <w:annotationRef/>
      </w:r>
      <w:r>
        <w:t>Nada de novo</w:t>
      </w:r>
    </w:p>
  </w:comment>
  <w:comment w:id="830" w:author="João Isidio Martins" w:date="2020-10-31T20:15:00Z" w:initials="JIM">
    <w:p w14:paraId="05EE826F" w14:textId="74304F0B" w:rsidR="0082680F" w:rsidRDefault="0082680F">
      <w:pPr>
        <w:pStyle w:val="Textodecomentrio"/>
      </w:pPr>
      <w:r>
        <w:rPr>
          <w:rStyle w:val="Refdecomentrio"/>
        </w:rPr>
        <w:annotationRef/>
      </w:r>
      <w:r>
        <w:t>Nada de novo</w:t>
      </w:r>
    </w:p>
  </w:comment>
  <w:comment w:id="865" w:author="Felipe Neiva Mundim" w:date="2020-10-29T10:43:00Z" w:initials="FNM">
    <w:p w14:paraId="49F40C30" w14:textId="221D98FD" w:rsidR="006371BF" w:rsidRDefault="006371BF">
      <w:pPr>
        <w:pStyle w:val="Textodecomentrio"/>
      </w:pPr>
      <w:r>
        <w:rPr>
          <w:rStyle w:val="Refdecomentrio"/>
        </w:rPr>
        <w:annotationRef/>
      </w:r>
      <w:r>
        <w:t>Esse trecho não está no trabalho de Cortés et al.</w:t>
      </w:r>
    </w:p>
  </w:comment>
  <w:comment w:id="866" w:author="João Isidio Martins" w:date="2020-10-31T20:30:00Z" w:initials="JIM">
    <w:p w14:paraId="258F994F" w14:textId="12CAAE5B" w:rsidR="009539BE" w:rsidRDefault="009539BE">
      <w:pPr>
        <w:pStyle w:val="Textodecomentrio"/>
      </w:pPr>
      <w:r>
        <w:rPr>
          <w:rStyle w:val="Refdecomentrio"/>
        </w:rPr>
        <w:annotationRef/>
      </w:r>
      <w:r>
        <w:rPr>
          <w:noProof/>
        </w:rPr>
        <w:drawing>
          <wp:inline distT="0" distB="0" distL="0" distR="0" wp14:anchorId="048F9B60" wp14:editId="2140B036">
            <wp:extent cx="5759450" cy="185293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59450" cy="1852930"/>
                    </a:xfrm>
                    <a:prstGeom prst="rect">
                      <a:avLst/>
                    </a:prstGeom>
                  </pic:spPr>
                </pic:pic>
              </a:graphicData>
            </a:graphic>
          </wp:inline>
        </w:drawing>
      </w:r>
    </w:p>
  </w:comment>
  <w:comment w:id="867" w:author="João Isidio Martins" w:date="2020-10-31T20:31:00Z" w:initials="JIM">
    <w:p w14:paraId="6BF5B9EF" w14:textId="45ECE9F0" w:rsidR="009539BE" w:rsidRDefault="009539BE">
      <w:pPr>
        <w:pStyle w:val="Textodecomentrio"/>
      </w:pPr>
      <w:r>
        <w:rPr>
          <w:rStyle w:val="Refdecomentrio"/>
        </w:rPr>
        <w:annotationRef/>
      </w:r>
      <w:r>
        <w:t xml:space="preserve">p.15. mando o </w:t>
      </w:r>
      <w:proofErr w:type="spellStart"/>
      <w:r>
        <w:t>pdf</w:t>
      </w:r>
      <w:proofErr w:type="spellEnd"/>
      <w:r>
        <w:t xml:space="preserve"> em anexo</w:t>
      </w:r>
    </w:p>
  </w:comment>
  <w:comment w:id="1062" w:author="João Isidio Martins" w:date="2020-10-31T20:36:00Z" w:initials="JIM">
    <w:p w14:paraId="6FEC9C4F" w14:textId="520DDFF3" w:rsidR="009539BE" w:rsidRDefault="009539BE">
      <w:pPr>
        <w:pStyle w:val="Textodecomentrio"/>
      </w:pPr>
      <w:r>
        <w:rPr>
          <w:rStyle w:val="Refdecomentrio"/>
        </w:rPr>
        <w:annotationRef/>
      </w:r>
      <w:r>
        <w:t xml:space="preserve">não são todas, há um filtro pela </w:t>
      </w:r>
      <w:proofErr w:type="spellStart"/>
      <w:r>
        <w:t>estacioanriedade</w:t>
      </w:r>
      <w:proofErr w:type="spellEnd"/>
    </w:p>
  </w:comment>
  <w:comment w:id="1800" w:author="João Isidio Martins" w:date="2020-10-31T21:16:00Z" w:initials="JIM">
    <w:p w14:paraId="6C349669" w14:textId="7E65D8E1" w:rsidR="008E0618" w:rsidRDefault="008E0618">
      <w:pPr>
        <w:pStyle w:val="Textodecomentrio"/>
      </w:pPr>
      <w:r>
        <w:rPr>
          <w:rStyle w:val="Refdecomentrio"/>
        </w:rPr>
        <w:annotationRef/>
      </w:r>
      <w:r>
        <w:t>a fonte dessa tabela é esse texto. Por isso vou substituir.</w:t>
      </w:r>
    </w:p>
  </w:comment>
  <w:comment w:id="1877" w:author="Felipe Neiva Mundim" w:date="2020-10-29T20:45:00Z" w:initials="FNM">
    <w:p w14:paraId="106A6074" w14:textId="56C11259" w:rsidR="006371BF" w:rsidRDefault="006371BF">
      <w:pPr>
        <w:pStyle w:val="Textodecomentrio"/>
      </w:pPr>
      <w:r>
        <w:rPr>
          <w:rStyle w:val="Refdecomentrio"/>
        </w:rPr>
        <w:annotationRef/>
      </w:r>
      <w:r>
        <w:t>Idem gráfico 1.</w:t>
      </w:r>
    </w:p>
  </w:comment>
  <w:comment w:id="1878" w:author="João Isidio Martins" w:date="2020-10-31T21:02:00Z" w:initials="JIM">
    <w:p w14:paraId="44199E61" w14:textId="20AF63AA" w:rsidR="00B722F2" w:rsidRDefault="00B722F2">
      <w:pPr>
        <w:pStyle w:val="Textodecomentrio"/>
      </w:pPr>
      <w:r>
        <w:rPr>
          <w:rStyle w:val="Refdecomentrio"/>
        </w:rPr>
        <w:annotationRef/>
      </w:r>
      <w:r>
        <w:t>não</w:t>
      </w:r>
    </w:p>
  </w:comment>
  <w:comment w:id="1993" w:author="Felipe Neiva Mundim" w:date="2020-10-29T12:31:00Z" w:initials="FNM">
    <w:p w14:paraId="250EAA2B" w14:textId="5FDBB36C" w:rsidR="006371BF" w:rsidRDefault="006371BF">
      <w:pPr>
        <w:pStyle w:val="Textodecomentrio"/>
      </w:pPr>
      <w:r>
        <w:rPr>
          <w:rStyle w:val="Refdecomentrio"/>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65DE10" w15:done="0"/>
  <w15:commentEx w15:paraId="63F7E146" w15:done="0"/>
  <w15:commentEx w15:paraId="6B0CB530" w15:done="0"/>
  <w15:commentEx w15:paraId="38062228" w15:done="0"/>
  <w15:commentEx w15:paraId="522AE4A2" w15:done="0"/>
  <w15:commentEx w15:paraId="269E932D" w15:done="0"/>
  <w15:commentEx w15:paraId="4D5319BE" w15:paraIdParent="269E932D" w15:done="0"/>
  <w15:commentEx w15:paraId="47F25FA9" w15:done="0"/>
  <w15:commentEx w15:paraId="4AE58A77" w15:done="0"/>
  <w15:commentEx w15:paraId="529E1EAE" w15:done="0"/>
  <w15:commentEx w15:paraId="60CC3811" w15:done="0"/>
  <w15:commentEx w15:paraId="4644755C" w15:done="0"/>
  <w15:commentEx w15:paraId="0A7F30D1" w15:done="0"/>
  <w15:commentEx w15:paraId="39EA9EBF" w15:done="0"/>
  <w15:commentEx w15:paraId="32A5D760" w15:done="0"/>
  <w15:commentEx w15:paraId="540DF2B7" w15:done="0"/>
  <w15:commentEx w15:paraId="5BBF6F3D" w15:done="0"/>
  <w15:commentEx w15:paraId="05EE826F" w15:done="0"/>
  <w15:commentEx w15:paraId="49F40C30" w15:done="0"/>
  <w15:commentEx w15:paraId="258F994F" w15:paraIdParent="49F40C30" w15:done="0"/>
  <w15:commentEx w15:paraId="6BF5B9EF" w15:paraIdParent="49F40C30" w15:done="0"/>
  <w15:commentEx w15:paraId="6FEC9C4F" w15:done="0"/>
  <w15:commentEx w15:paraId="6C349669" w15:done="0"/>
  <w15:commentEx w15:paraId="106A6074" w15:done="0"/>
  <w15:commentEx w15:paraId="44199E61" w15:paraIdParent="106A6074" w15:done="0"/>
  <w15:commentEx w15:paraId="250EAA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851FE" w16cex:dateUtc="2020-11-01T00:13:00Z"/>
  <w16cex:commentExtensible w16cex:durableId="2348523A" w16cex:dateUtc="2020-11-01T00:14:00Z"/>
  <w16cex:commentExtensible w16cex:durableId="23483B5F" w16cex:dateUtc="2020-10-31T22:37:00Z"/>
  <w16cex:commentExtensible w16cex:durableId="23483C97" w16cex:dateUtc="2020-10-31T22:42:00Z"/>
  <w16cex:commentExtensible w16cex:durableId="23483E19" w16cex:dateUtc="2020-10-31T22:48:00Z"/>
  <w16cex:commentExtensible w16cex:durableId="23483FD0" w16cex:dateUtc="2020-10-31T22:56:00Z"/>
  <w16cex:commentExtensible w16cex:durableId="23483F43" w16cex:dateUtc="2020-10-31T22:53:00Z"/>
  <w16cex:commentExtensible w16cex:durableId="234843CD" w16cex:dateUtc="2020-10-31T23:13:00Z"/>
  <w16cex:commentExtensible w16cex:durableId="234842EA" w16cex:dateUtc="2020-10-31T23:09:00Z"/>
  <w16cex:commentExtensible w16cex:durableId="234843AA" w16cex:dateUtc="2020-10-31T23:12:00Z"/>
  <w16cex:commentExtensible w16cex:durableId="2348445F" w16cex:dateUtc="2020-10-31T23:15:00Z"/>
  <w16cex:commentExtensible w16cex:durableId="234847EC" w16cex:dateUtc="2020-10-31T23:30:00Z"/>
  <w16cex:commentExtensible w16cex:durableId="23484817" w16cex:dateUtc="2020-10-31T23:31:00Z"/>
  <w16cex:commentExtensible w16cex:durableId="23484967" w16cex:dateUtc="2020-10-31T23:36:00Z"/>
  <w16cex:commentExtensible w16cex:durableId="23485294" w16cex:dateUtc="2020-11-01T00:16:00Z"/>
  <w16cex:commentExtensible w16cex:durableId="23484F75" w16cex:dateUtc="2020-11-01T0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65DE10" w16cid:durableId="23483646"/>
  <w16cid:commentId w16cid:paraId="63F7E146" w16cid:durableId="23483647"/>
  <w16cid:commentId w16cid:paraId="6B0CB530" w16cid:durableId="234851FE"/>
  <w16cid:commentId w16cid:paraId="38062228" w16cid:durableId="2348523A"/>
  <w16cid:commentId w16cid:paraId="522AE4A2" w16cid:durableId="23483B5F"/>
  <w16cid:commentId w16cid:paraId="269E932D" w16cid:durableId="23483648"/>
  <w16cid:commentId w16cid:paraId="4D5319BE" w16cid:durableId="23483C97"/>
  <w16cid:commentId w16cid:paraId="47F25FA9" w16cid:durableId="23483649"/>
  <w16cid:commentId w16cid:paraId="4AE58A77" w16cid:durableId="2348364A"/>
  <w16cid:commentId w16cid:paraId="529E1EAE" w16cid:durableId="2348364B"/>
  <w16cid:commentId w16cid:paraId="60CC3811" w16cid:durableId="23483E19"/>
  <w16cid:commentId w16cid:paraId="4644755C" w16cid:durableId="23483FD0"/>
  <w16cid:commentId w16cid:paraId="0A7F30D1" w16cid:durableId="23483F43"/>
  <w16cid:commentId w16cid:paraId="39EA9EBF" w16cid:durableId="234843CD"/>
  <w16cid:commentId w16cid:paraId="32A5D760" w16cid:durableId="2348364C"/>
  <w16cid:commentId w16cid:paraId="540DF2B7" w16cid:durableId="234842EA"/>
  <w16cid:commentId w16cid:paraId="5BBF6F3D" w16cid:durableId="234843AA"/>
  <w16cid:commentId w16cid:paraId="05EE826F" w16cid:durableId="2348445F"/>
  <w16cid:commentId w16cid:paraId="49F40C30" w16cid:durableId="2348364D"/>
  <w16cid:commentId w16cid:paraId="258F994F" w16cid:durableId="234847EC"/>
  <w16cid:commentId w16cid:paraId="6BF5B9EF" w16cid:durableId="23484817"/>
  <w16cid:commentId w16cid:paraId="6FEC9C4F" w16cid:durableId="23484967"/>
  <w16cid:commentId w16cid:paraId="6C349669" w16cid:durableId="23485294"/>
  <w16cid:commentId w16cid:paraId="106A6074" w16cid:durableId="23483650"/>
  <w16cid:commentId w16cid:paraId="44199E61" w16cid:durableId="23484F75"/>
  <w16cid:commentId w16cid:paraId="250EAA2B" w16cid:durableId="23483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4B4BF" w14:textId="77777777" w:rsidR="000D0782" w:rsidRDefault="000D0782" w:rsidP="005F1105">
      <w:pPr>
        <w:spacing w:after="0" w:line="240" w:lineRule="auto"/>
      </w:pPr>
      <w:r>
        <w:separator/>
      </w:r>
    </w:p>
  </w:endnote>
  <w:endnote w:type="continuationSeparator" w:id="0">
    <w:p w14:paraId="183552C4" w14:textId="77777777" w:rsidR="000D0782" w:rsidRDefault="000D0782" w:rsidP="005F1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4D08F" w14:textId="46C27299" w:rsidR="006371BF" w:rsidRDefault="006371BF" w:rsidP="005E1FCA">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B2536" w14:textId="77777777" w:rsidR="006371BF" w:rsidRDefault="006371BF" w:rsidP="005E1FC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4FD79" w14:textId="77777777" w:rsidR="000D0782" w:rsidRDefault="000D0782" w:rsidP="005F1105">
      <w:pPr>
        <w:spacing w:after="0" w:line="240" w:lineRule="auto"/>
      </w:pPr>
      <w:r>
        <w:separator/>
      </w:r>
    </w:p>
  </w:footnote>
  <w:footnote w:type="continuationSeparator" w:id="0">
    <w:p w14:paraId="032A35A9" w14:textId="77777777" w:rsidR="000D0782" w:rsidRDefault="000D0782" w:rsidP="005F1105">
      <w:pPr>
        <w:spacing w:after="0" w:line="240" w:lineRule="auto"/>
      </w:pPr>
      <w:r>
        <w:continuationSeparator/>
      </w:r>
    </w:p>
  </w:footnote>
  <w:footnote w:id="1">
    <w:p w14:paraId="2CEC1794" w14:textId="5382111B" w:rsidR="006371BF" w:rsidRDefault="006371BF" w:rsidP="00A7367D">
      <w:pPr>
        <w:pStyle w:val="Textodenotaderodap"/>
        <w:spacing w:after="0"/>
      </w:pPr>
      <w:ins w:id="195" w:author="Felipe Neiva Mundim" w:date="2020-10-27T10:24:00Z">
        <w:r>
          <w:rPr>
            <w:rStyle w:val="Refdenotaderodap"/>
          </w:rPr>
          <w:footnoteRef/>
        </w:r>
        <w:r>
          <w:t xml:space="preserve"> Artigo 23 da Lei </w:t>
        </w:r>
      </w:ins>
      <w:ins w:id="196" w:author="Felipe Neiva Mundim" w:date="2020-10-27T10:58:00Z">
        <w:r>
          <w:t>n</w:t>
        </w:r>
      </w:ins>
      <w:ins w:id="197" w:author="Felipe Neiva Mundim" w:date="2020-10-27T10:24:00Z">
        <w:r>
          <w:t>º 12.529</w:t>
        </w:r>
      </w:ins>
      <w:ins w:id="198" w:author="Felipe Neiva Mundim" w:date="2020-10-27T10:25:00Z">
        <w:r>
          <w:t xml:space="preserve">, de 30 de novembro de </w:t>
        </w:r>
      </w:ins>
      <w:ins w:id="199" w:author="Felipe Neiva Mundim" w:date="2020-10-27T10:24:00Z">
        <w:r>
          <w:t>2011</w:t>
        </w:r>
      </w:ins>
      <w:ins w:id="200" w:author="Felipe Neiva Mundim" w:date="2020-10-27T10:25:00Z">
        <w:r>
          <w:t>.</w:t>
        </w:r>
      </w:ins>
    </w:p>
  </w:footnote>
  <w:footnote w:id="2">
    <w:p w14:paraId="6F1B9D98" w14:textId="215B55EC" w:rsidR="006371BF" w:rsidRDefault="006371BF" w:rsidP="00A7367D">
      <w:pPr>
        <w:pStyle w:val="Textodenotaderodap"/>
        <w:spacing w:after="0"/>
      </w:pPr>
      <w:ins w:id="227" w:author="Felipe Neiva Mundim" w:date="2020-10-26T08:23:00Z">
        <w:r>
          <w:rPr>
            <w:rStyle w:val="Refdenotaderodap"/>
          </w:rPr>
          <w:footnoteRef/>
        </w:r>
        <w:r>
          <w:t xml:space="preserve"> Validação cruzada de s</w:t>
        </w:r>
      </w:ins>
      <w:ins w:id="228" w:author="Felipe Neiva Mundim" w:date="2020-10-26T08:24:00Z">
        <w:r>
          <w:t>éries temporais.</w:t>
        </w:r>
      </w:ins>
    </w:p>
  </w:footnote>
  <w:footnote w:id="3">
    <w:p w14:paraId="168261DB" w14:textId="133B908D" w:rsidR="006371BF" w:rsidRDefault="006371BF" w:rsidP="002D4977">
      <w:pPr>
        <w:pStyle w:val="Textodenotaderodap"/>
        <w:spacing w:after="0"/>
        <w:ind w:left="142" w:hanging="142"/>
      </w:pPr>
      <w:ins w:id="273" w:author="Felipe Neiva Mundim" w:date="2020-10-27T11:13:00Z">
        <w:r>
          <w:rPr>
            <w:rStyle w:val="Refdenotaderodap"/>
          </w:rPr>
          <w:footnoteRef/>
        </w:r>
        <w:r>
          <w:t xml:space="preserve"> </w:t>
        </w:r>
      </w:ins>
      <w:ins w:id="274" w:author="Felipe Neiva Mundim" w:date="2020-10-27T11:14:00Z">
        <w:r w:rsidRPr="0018649E">
          <w:rPr>
            <w:i/>
          </w:rPr>
          <w:t>Proxy</w:t>
        </w:r>
        <w:r w:rsidRPr="00FF3D29">
          <w:t xml:space="preserve"> são variáveis utilizadas para substituir outra de difícil mensuração e que se resume a guardar com ela uma relação de pertinência</w:t>
        </w:r>
        <w:r>
          <w:t>.</w:t>
        </w:r>
      </w:ins>
    </w:p>
  </w:footnote>
  <w:footnote w:id="4">
    <w:p w14:paraId="6E09AFAB" w14:textId="051D7292" w:rsidR="006371BF" w:rsidRDefault="006371BF" w:rsidP="002D4977">
      <w:pPr>
        <w:pStyle w:val="Textodenotaderodap"/>
        <w:spacing w:after="0"/>
        <w:ind w:left="142" w:hanging="142"/>
      </w:pPr>
      <w:ins w:id="278" w:author="Felipe Neiva Mundim" w:date="2020-10-26T08:27:00Z">
        <w:r>
          <w:rPr>
            <w:rStyle w:val="Refdenotaderodap"/>
          </w:rPr>
          <w:footnoteRef/>
        </w:r>
        <w:r>
          <w:t xml:space="preserve"> Variável </w:t>
        </w:r>
        <w:proofErr w:type="spellStart"/>
        <w:r w:rsidRPr="0018649E">
          <w:rPr>
            <w:i/>
          </w:rPr>
          <w:t>dummy</w:t>
        </w:r>
        <w:proofErr w:type="spellEnd"/>
        <w:r>
          <w:t xml:space="preserve"> </w:t>
        </w:r>
      </w:ins>
      <w:ins w:id="279" w:author="Felipe Neiva Mundim" w:date="2020-10-26T08:28:00Z">
        <w:r>
          <w:t>é uma variável binária (assume valor 0 ou 1) utilizada para indicar ausência ou presença de determinada caracter</w:t>
        </w:r>
      </w:ins>
      <w:ins w:id="280" w:author="Felipe Neiva Mundim" w:date="2020-10-26T08:29:00Z">
        <w:r>
          <w:t>ística.</w:t>
        </w:r>
      </w:ins>
    </w:p>
  </w:footnote>
  <w:footnote w:id="5">
    <w:p w14:paraId="7D94FFC8" w14:textId="77777777" w:rsidR="006371BF" w:rsidRDefault="006371BF" w:rsidP="00A7367D">
      <w:pPr>
        <w:pStyle w:val="Textodenotaderodap"/>
        <w:spacing w:after="0"/>
      </w:pPr>
      <w:r>
        <w:rPr>
          <w:rStyle w:val="Refdenotaderodap"/>
        </w:rPr>
        <w:footnoteRef/>
      </w:r>
      <w:r>
        <w:t xml:space="preserve"> Nota Técnica </w:t>
      </w:r>
      <w:r w:rsidRPr="006E6049">
        <w:t>9/2017/DEE/CADE (SEI 0309067)</w:t>
      </w:r>
    </w:p>
  </w:footnote>
  <w:footnote w:id="6">
    <w:p w14:paraId="5825963D" w14:textId="77777777" w:rsidR="006371BF" w:rsidRDefault="006371BF" w:rsidP="00A7367D">
      <w:pPr>
        <w:pStyle w:val="Textodenotaderodap"/>
        <w:spacing w:after="0"/>
      </w:pPr>
      <w:r>
        <w:rPr>
          <w:rStyle w:val="Refdenotaderodap"/>
        </w:rPr>
        <w:footnoteRef/>
      </w:r>
      <w:r>
        <w:t xml:space="preserve"> Nota Técnica </w:t>
      </w:r>
      <w:r w:rsidRPr="00183A56">
        <w:t>9/2019/DEE/CADE (SEI 0606107).</w:t>
      </w:r>
    </w:p>
  </w:footnote>
  <w:footnote w:id="7">
    <w:p w14:paraId="664BD657" w14:textId="7D000754" w:rsidR="006371BF" w:rsidRDefault="006371BF" w:rsidP="00A7367D">
      <w:pPr>
        <w:pStyle w:val="Textodenotaderodap"/>
        <w:spacing w:after="0"/>
      </w:pPr>
      <w:ins w:id="325" w:author="Felipe Neiva Mundim" w:date="2020-10-27T11:28:00Z">
        <w:r>
          <w:rPr>
            <w:rStyle w:val="Refdenotaderodap"/>
          </w:rPr>
          <w:footnoteRef/>
        </w:r>
        <w:r>
          <w:t xml:space="preserve"> Diferença de tempo.</w:t>
        </w:r>
      </w:ins>
    </w:p>
  </w:footnote>
  <w:footnote w:id="8">
    <w:p w14:paraId="2ABB96F6" w14:textId="5FA23F09" w:rsidR="006371BF" w:rsidRDefault="006371BF" w:rsidP="002159D7">
      <w:pPr>
        <w:pStyle w:val="Textodenotaderodap"/>
        <w:spacing w:after="0"/>
      </w:pPr>
      <w:ins w:id="671" w:author="Felipe Neiva Mundim" w:date="2020-10-28T19:59:00Z">
        <w:r>
          <w:rPr>
            <w:rStyle w:val="Refdenotaderodap"/>
          </w:rPr>
          <w:footnoteRef/>
        </w:r>
        <w:r>
          <w:t xml:space="preserve"> </w:t>
        </w:r>
        <w:r w:rsidRPr="002159D7">
          <w:t>Fluxo de saída.</w:t>
        </w:r>
      </w:ins>
    </w:p>
  </w:footnote>
  <w:footnote w:id="9">
    <w:p w14:paraId="3835E107" w14:textId="050BA164" w:rsidR="006371BF" w:rsidRDefault="006371BF" w:rsidP="002159D7">
      <w:pPr>
        <w:pStyle w:val="Textodenotaderodap"/>
        <w:spacing w:after="0"/>
      </w:pPr>
      <w:ins w:id="727" w:author="Felipe Neiva Mundim" w:date="2020-10-28T19:59:00Z">
        <w:r>
          <w:rPr>
            <w:rStyle w:val="Refdenotaderodap"/>
          </w:rPr>
          <w:footnoteRef/>
        </w:r>
        <w:r>
          <w:t xml:space="preserve"> Fluxo de entrada.</w:t>
        </w:r>
      </w:ins>
    </w:p>
  </w:footnote>
  <w:footnote w:id="10">
    <w:p w14:paraId="1C3ECBA5" w14:textId="77777777" w:rsidR="006371BF" w:rsidRDefault="006371BF" w:rsidP="002D4977">
      <w:pPr>
        <w:pStyle w:val="Textodenotaderodap"/>
        <w:spacing w:after="0"/>
        <w:ind w:left="142" w:hanging="142"/>
      </w:pPr>
      <w:r>
        <w:rPr>
          <w:rStyle w:val="Refdenotaderodap"/>
        </w:rPr>
        <w:footnoteRef/>
      </w:r>
      <w:r>
        <w:t xml:space="preserve"> O HHI consiste em um índice tradicional para cálculo do grau de concentração dos mercados e é calculado com base no somatório do quadrado das participações de mercado de todas as empresas de um dado mercado.</w:t>
      </w:r>
    </w:p>
  </w:footnote>
  <w:footnote w:id="11">
    <w:p w14:paraId="3501824B" w14:textId="77777777" w:rsidR="006371BF" w:rsidRPr="00EF69A2" w:rsidRDefault="006371BF" w:rsidP="00923527">
      <w:pPr>
        <w:pStyle w:val="Textodenotaderodap"/>
        <w:spacing w:after="0"/>
        <w:rPr>
          <w:lang w:val="en-US"/>
        </w:rPr>
      </w:pPr>
      <w:r>
        <w:rPr>
          <w:rStyle w:val="Refdenotaderodap"/>
        </w:rPr>
        <w:footnoteRef/>
      </w:r>
      <w:r w:rsidRPr="00EF69A2">
        <w:rPr>
          <w:lang w:val="en-US"/>
        </w:rPr>
        <w:t xml:space="preserve"> Forecasting: principles and practice de Hyndman &amp; </w:t>
      </w:r>
      <w:proofErr w:type="spellStart"/>
      <w:r w:rsidRPr="00EF69A2">
        <w:rPr>
          <w:lang w:val="en-US"/>
        </w:rPr>
        <w:t>Athanasopoulos</w:t>
      </w:r>
      <w:proofErr w:type="spellEnd"/>
      <w:r w:rsidRPr="00EF69A2">
        <w:rPr>
          <w:lang w:val="en-US"/>
        </w:rPr>
        <w:t xml:space="preserve"> (2018)</w:t>
      </w:r>
    </w:p>
  </w:footnote>
  <w:footnote w:id="12">
    <w:p w14:paraId="15F052D0" w14:textId="77777777" w:rsidR="006371BF" w:rsidRDefault="006371BF" w:rsidP="002D4977">
      <w:pPr>
        <w:pStyle w:val="Textodenotaderodap"/>
        <w:spacing w:after="0"/>
        <w:ind w:left="170" w:hanging="170"/>
      </w:pPr>
      <w:r>
        <w:rPr>
          <w:rStyle w:val="Refdenotaderodap"/>
        </w:rPr>
        <w:footnoteRef/>
      </w:r>
      <w:r>
        <w:t xml:space="preserve"> É possível limitar essas possibilidades, restringindo, por exemplo, o número mínimo de informações a constar da base de treino.</w:t>
      </w:r>
    </w:p>
  </w:footnote>
  <w:footnote w:id="13">
    <w:p w14:paraId="511EF8A2" w14:textId="0030B60D" w:rsidR="006371BF" w:rsidRDefault="006371BF" w:rsidP="00923527">
      <w:pPr>
        <w:pStyle w:val="Textodenotaderodap"/>
        <w:spacing w:after="0"/>
      </w:pPr>
      <w:r>
        <w:rPr>
          <w:rStyle w:val="Refdenotaderodap"/>
        </w:rPr>
        <w:footnoteRef/>
      </w:r>
      <w:r>
        <w:t xml:space="preserve"> </w:t>
      </w:r>
      <w:hyperlink r:id="rId1" w:history="1">
        <w:r w:rsidRPr="00D218E6">
          <w:rPr>
            <w:rStyle w:val="Hyperlink"/>
          </w:rPr>
          <w:t>https://www.demographic-research.org/volumes/vol25/5/25-5.pdf</w:t>
        </w:r>
      </w:hyperlink>
    </w:p>
  </w:footnote>
  <w:footnote w:id="14">
    <w:p w14:paraId="2C3535B2" w14:textId="77777777" w:rsidR="006371BF" w:rsidRDefault="006371BF" w:rsidP="00923527">
      <w:pPr>
        <w:pStyle w:val="Textodenotaderodap"/>
        <w:spacing w:after="0"/>
      </w:pPr>
      <w:r>
        <w:rPr>
          <w:rStyle w:val="Refdenotaderodap"/>
        </w:rPr>
        <w:footnoteRef/>
      </w:r>
      <w:r>
        <w:t xml:space="preserve"> </w:t>
      </w:r>
      <w:hyperlink r:id="rId2" w:history="1">
        <w:r>
          <w:rPr>
            <w:rStyle w:val="Hyperlink"/>
          </w:rPr>
          <w:t>https://www.sciencedirect.com/science/article/pii/S0020025511006773</w:t>
        </w:r>
      </w:hyperlink>
    </w:p>
  </w:footnote>
  <w:footnote w:id="15">
    <w:p w14:paraId="31F9A76E" w14:textId="131359BB" w:rsidR="006371BF" w:rsidRDefault="006371BF" w:rsidP="00923527">
      <w:pPr>
        <w:pStyle w:val="Textodenotaderodap"/>
        <w:spacing w:after="0"/>
      </w:pPr>
      <w:r>
        <w:rPr>
          <w:rStyle w:val="Refdenotaderodap"/>
        </w:rPr>
        <w:footnoteRef/>
      </w:r>
      <w:r>
        <w:t xml:space="preserve"> </w:t>
      </w:r>
      <w:del w:id="1164" w:author="Felipe Neiva Mundim" w:date="2020-10-29T12:33:00Z">
        <w:r w:rsidDel="00B46B00">
          <w:delText xml:space="preserve">Como será tratado mais adiante, </w:delText>
        </w:r>
      </w:del>
      <w:r>
        <w:t>Resíduos são diferentes de erro de previsão.</w:t>
      </w:r>
    </w:p>
  </w:footnote>
  <w:footnote w:id="16">
    <w:p w14:paraId="5198FF73" w14:textId="77777777" w:rsidR="006371BF" w:rsidRPr="00923527" w:rsidRDefault="006371BF" w:rsidP="00923527">
      <w:pPr>
        <w:pStyle w:val="Textodenotaderodap"/>
        <w:spacing w:after="0"/>
        <w:rPr>
          <w:rFonts w:cs="Times New Roman"/>
        </w:rPr>
      </w:pPr>
      <w:r w:rsidRPr="00923527">
        <w:rPr>
          <w:rStyle w:val="Refdenotaderodap"/>
          <w:rFonts w:cs="Times New Roman"/>
        </w:rPr>
        <w:footnoteRef/>
      </w:r>
      <w:r w:rsidRPr="00923527">
        <w:rPr>
          <w:rFonts w:cs="Times New Roman"/>
        </w:rPr>
        <w:t xml:space="preserve"> Nota-se que </w:t>
      </w:r>
      <m:oMath>
        <m:d>
          <m:dPr>
            <m:begChr m:val="{"/>
            <m:endChr m:val="}"/>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t</m:t>
                </m:r>
              </m:e>
            </m:acc>
            <m:r>
              <w:rPr>
                <w:rFonts w:ascii="Cambria Math" w:hAnsi="Cambria Math" w:cs="Times New Roman"/>
              </w:rPr>
              <m:t>+1,…,</m:t>
            </m:r>
            <m:acc>
              <m:accPr>
                <m:chr m:val="̅"/>
                <m:ctrlPr>
                  <w:rPr>
                    <w:rFonts w:ascii="Cambria Math" w:hAnsi="Cambria Math" w:cs="Times New Roman"/>
                    <w:i/>
                  </w:rPr>
                </m:ctrlPr>
              </m:accPr>
              <m:e>
                <m:r>
                  <w:rPr>
                    <w:rFonts w:ascii="Cambria Math" w:hAnsi="Cambria Math" w:cs="Times New Roman"/>
                  </w:rPr>
                  <m:t>t</m:t>
                </m:r>
              </m:e>
            </m:acc>
            <m:r>
              <w:rPr>
                <w:rFonts w:ascii="Cambria Math" w:hAnsi="Cambria Math" w:cs="Times New Roman"/>
              </w:rPr>
              <m:t>+12</m:t>
            </m:r>
          </m:e>
        </m:d>
      </m:oMath>
      <w:r w:rsidRPr="00923527">
        <w:rPr>
          <w:rFonts w:cs="Times New Roman"/>
        </w:rPr>
        <w:t>.</w:t>
      </w:r>
    </w:p>
  </w:footnote>
  <w:footnote w:id="17">
    <w:p w14:paraId="758CCC78" w14:textId="77777777" w:rsidR="006371BF" w:rsidRPr="00585E15" w:rsidRDefault="006371BF" w:rsidP="00585E15">
      <w:pPr>
        <w:spacing w:after="0" w:line="240" w:lineRule="auto"/>
        <w:rPr>
          <w:sz w:val="20"/>
          <w:szCs w:val="20"/>
        </w:rPr>
      </w:pPr>
      <w:r w:rsidRPr="00585E15">
        <w:rPr>
          <w:rStyle w:val="Refdenotaderodap"/>
          <w:sz w:val="20"/>
          <w:szCs w:val="20"/>
        </w:rPr>
        <w:footnoteRef/>
      </w:r>
      <w:r w:rsidRPr="00585E15">
        <w:rPr>
          <w:sz w:val="20"/>
          <w:szCs w:val="20"/>
        </w:rPr>
        <w:t xml:space="preserve"> No seguinte padrão:</w:t>
      </w:r>
    </w:p>
    <w:p w14:paraId="358D14CD" w14:textId="77777777" w:rsidR="006371BF" w:rsidRPr="00585E15" w:rsidRDefault="006371BF" w:rsidP="00585E15">
      <w:pPr>
        <w:spacing w:after="0" w:line="240" w:lineRule="auto"/>
        <w:rPr>
          <w:sz w:val="20"/>
          <w:szCs w:val="20"/>
        </w:rPr>
      </w:pPr>
      <m:oMathPara>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m:t>
          </m:r>
          <m:acc>
            <m:accPr>
              <m:ctrlPr>
                <w:rPr>
                  <w:rFonts w:ascii="Cambria Math" w:hAnsi="Cambria Math"/>
                  <w:sz w:val="20"/>
                  <w:szCs w:val="20"/>
                </w:rPr>
              </m:ctrlPr>
            </m:accPr>
            <m:e>
              <m:r>
                <m:rPr>
                  <m:sty m:val="p"/>
                </m:rPr>
                <w:rPr>
                  <w:rFonts w:ascii="Cambria Math" w:hAnsi="Cambria Math"/>
                  <w:sz w:val="20"/>
                  <w:szCs w:val="20"/>
                </w:rPr>
                <m:t>Β</m:t>
              </m:r>
            </m:e>
          </m:acc>
          <m:sSub>
            <m:sSubPr>
              <m:ctrlPr>
                <w:rPr>
                  <w:rFonts w:ascii="Cambria Math" w:hAnsi="Cambria Math"/>
                  <w:i/>
                  <w:sz w:val="20"/>
                  <w:szCs w:val="20"/>
                </w:rPr>
              </m:ctrlPr>
            </m:sSubPr>
            <m:e>
              <m:r>
                <m:rPr>
                  <m:scr m:val="double-struck"/>
                </m:rPr>
                <w:rPr>
                  <w:rFonts w:ascii="Cambria Math" w:hAnsi="Cambria Math"/>
                  <w:sz w:val="20"/>
                  <w:szCs w:val="20"/>
                </w:rPr>
                <m:t>X</m:t>
              </m:r>
            </m:e>
            <m:sub>
              <m:r>
                <w:rPr>
                  <w:rFonts w:ascii="Cambria Math" w:hAnsi="Cambria Math"/>
                  <w:sz w:val="20"/>
                  <w:szCs w:val="20"/>
                </w:rPr>
                <m:t>Jan/17-Dez/17</m:t>
              </m:r>
            </m:sub>
          </m:sSub>
        </m:oMath>
      </m:oMathPara>
    </w:p>
  </w:footnote>
  <w:footnote w:id="18">
    <w:p w14:paraId="39C6CB82" w14:textId="77777777" w:rsidR="006371BF" w:rsidRDefault="006371BF" w:rsidP="002D4977">
      <w:pPr>
        <w:pStyle w:val="Textodenotaderodap"/>
        <w:spacing w:after="0"/>
        <w:ind w:left="227" w:hanging="227"/>
        <w:rPr>
          <w:rFonts w:eastAsiaTheme="minorEastAsia"/>
        </w:rPr>
      </w:pPr>
      <w:r>
        <w:rPr>
          <w:rStyle w:val="Refdenotaderodap"/>
        </w:rPr>
        <w:footnoteRef/>
      </w:r>
      <w:r>
        <w:t xml:space="preserve"> Caso </w:t>
      </w:r>
      <m:oMath>
        <m:acc>
          <m:accPr>
            <m:chr m:val="̅"/>
            <m:ctrlPr>
              <w:rPr>
                <w:rFonts w:ascii="Cambria Math" w:hAnsi="Cambria Math"/>
                <w:i/>
              </w:rPr>
            </m:ctrlPr>
          </m:accPr>
          <m:e>
            <m:r>
              <w:rPr>
                <w:rFonts w:ascii="Cambria Math" w:hAnsi="Cambria Math"/>
              </w:rPr>
              <m:t>t</m:t>
            </m:r>
          </m:e>
        </m:acc>
      </m:oMath>
      <w:r>
        <w:rPr>
          <w:rFonts w:eastAsiaTheme="minorEastAsia"/>
        </w:rPr>
        <w:t xml:space="preserve"> diga respeito a um período muito recente, com menos de um ano de diferença para o último período da série de notificações de atos de concentração constantes da base, algumas previsões não terão correspondente na base de validação para realizar-se qualquer comparação.</w:t>
      </w:r>
    </w:p>
    <w:p w14:paraId="0E642C4B" w14:textId="511550BA" w:rsidR="006371BF" w:rsidRPr="002D4977" w:rsidRDefault="006371BF" w:rsidP="002D4977">
      <w:pPr>
        <w:pStyle w:val="Textodenotaderodap"/>
        <w:spacing w:after="0"/>
        <w:ind w:left="227"/>
        <w:rPr>
          <w:rFonts w:eastAsiaTheme="minorEastAsia"/>
        </w:rPr>
      </w:pPr>
      <w:r>
        <w:rPr>
          <w:rFonts w:eastAsiaTheme="minorEastAsia"/>
        </w:rPr>
        <w:t xml:space="preserve">Exemplo: Usando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=12/19</m:t>
        </m:r>
      </m:oMath>
      <w:r>
        <w:rPr>
          <w:rFonts w:eastAsiaTheme="minorEastAsia"/>
        </w:rPr>
        <w:t xml:space="preserve"> será possível realizar as previsões de todos os meses de 2020. No entanto, como os dados vão somente até junho, as comparações só poderão ser feitas até aquele mês. Portanto, neste caso, </w:t>
      </w:r>
      <m:oMath>
        <m:r>
          <w:rPr>
            <w:rFonts w:ascii="Cambria Math" w:eastAsiaTheme="minorEastAsia" w:hAnsi="Cambria Math"/>
          </w:rPr>
          <m:t>n=6</m:t>
        </m:r>
      </m:oMath>
      <w:r>
        <w:rPr>
          <w:rFonts w:eastAsiaTheme="minorEastAsia"/>
        </w:rPr>
        <w:t>.</w:t>
      </w:r>
    </w:p>
  </w:footnote>
  <w:footnote w:id="19">
    <w:p w14:paraId="16C2880F" w14:textId="0F83BFA5" w:rsidR="006371BF" w:rsidRDefault="006371BF" w:rsidP="00923527">
      <w:pPr>
        <w:pStyle w:val="Textodenotaderodap"/>
        <w:spacing w:after="0"/>
      </w:pPr>
      <w:r>
        <w:rPr>
          <w:rStyle w:val="Refdenotaderodap"/>
        </w:rPr>
        <w:footnoteRef/>
      </w:r>
      <w:r>
        <w:t xml:space="preserve"> </w:t>
      </w:r>
      <w:hyperlink r:id="rId3" w:history="1">
        <w:r w:rsidRPr="000B41DC">
          <w:rPr>
            <w:rStyle w:val="Hyperlink"/>
          </w:rPr>
          <w:t>https://pdfs.semanticscholar.org/af71/3d815a7caba8dff7248ecea05a5956b2a487.pdf</w:t>
        </w:r>
      </w:hyperlink>
    </w:p>
  </w:footnote>
  <w:footnote w:id="20">
    <w:p w14:paraId="3FEA5F32" w14:textId="77777777" w:rsidR="006371BF" w:rsidRDefault="006371BF" w:rsidP="002D4977">
      <w:pPr>
        <w:pStyle w:val="Textodenotaderodap"/>
        <w:spacing w:after="0"/>
        <w:ind w:left="227" w:hanging="227"/>
      </w:pPr>
      <w:r>
        <w:rPr>
          <w:rStyle w:val="Refdenotaderodap"/>
        </w:rPr>
        <w:footnoteRef/>
      </w:r>
      <w:r>
        <w:t xml:space="preserve"> Outras formas de agregações que estipulassem pesos maiores, por exemplo, para estimativas com amostras maiores (ou mais recentes) poderiam se dar. No entanto, se entende que a forma proposta é a menos arbitraria até o momento.</w:t>
      </w:r>
    </w:p>
  </w:footnote>
  <w:footnote w:id="21">
    <w:p w14:paraId="1D52E066" w14:textId="77777777" w:rsidR="006371BF" w:rsidRDefault="006371BF" w:rsidP="00923527">
      <w:pPr>
        <w:pStyle w:val="Textodenotaderodap"/>
        <w:spacing w:after="0"/>
      </w:pPr>
      <w:r>
        <w:rPr>
          <w:rStyle w:val="Refdenotaderodap"/>
        </w:rPr>
        <w:footnoteRef/>
      </w:r>
      <w:r>
        <w:t xml:space="preserve"> Uma série é uma realização de um processo estocástico.</w:t>
      </w:r>
    </w:p>
  </w:footnote>
  <w:footnote w:id="22">
    <w:p w14:paraId="0F777DBA" w14:textId="77777777" w:rsidR="006371BF" w:rsidRDefault="006371BF" w:rsidP="002D4977">
      <w:pPr>
        <w:pStyle w:val="Textodenotaderodap"/>
        <w:spacing w:after="0"/>
      </w:pPr>
      <w:r>
        <w:rPr>
          <w:rStyle w:val="Refdenotaderodap"/>
        </w:rPr>
        <w:footnoteRef/>
      </w:r>
      <w:r>
        <w:t xml:space="preserve"> Aonde apenas a primeira diferença da série é estacionária.</w:t>
      </w:r>
    </w:p>
  </w:footnote>
  <w:footnote w:id="23">
    <w:p w14:paraId="761F05C9" w14:textId="77777777" w:rsidR="006371BF" w:rsidRDefault="006371BF" w:rsidP="002D4977">
      <w:pPr>
        <w:pStyle w:val="Textodenotaderodap"/>
        <w:spacing w:after="0"/>
      </w:pPr>
      <w:r w:rsidRPr="00A651EB">
        <w:rPr>
          <w:rStyle w:val="Refdenotaderodap"/>
        </w:rPr>
        <w:footnoteRef/>
      </w:r>
      <w:r>
        <w:t xml:space="preserve"> Equivalente a um intercepto.</w:t>
      </w:r>
    </w:p>
  </w:footnote>
  <w:footnote w:id="24">
    <w:p w14:paraId="1F2DD939" w14:textId="67672934" w:rsidR="006371BF" w:rsidRDefault="006371BF" w:rsidP="002D4977">
      <w:pPr>
        <w:pStyle w:val="Textodenotaderodap"/>
        <w:spacing w:after="0"/>
        <w:ind w:left="227" w:hanging="227"/>
      </w:pPr>
      <w:r>
        <w:rPr>
          <w:rStyle w:val="Refdenotaderodap"/>
        </w:rPr>
        <w:footnoteRef/>
      </w:r>
      <w:r>
        <w:t xml:space="preserve"> </w:t>
      </w:r>
      <w:r w:rsidRPr="00424A1B">
        <w:t xml:space="preserve">A escolha por usar o teste de </w:t>
      </w:r>
      <w:proofErr w:type="spellStart"/>
      <w:r w:rsidRPr="00424A1B">
        <w:t>Breusch</w:t>
      </w:r>
      <w:proofErr w:type="spellEnd"/>
      <w:r w:rsidRPr="00424A1B">
        <w:t xml:space="preserve">-Godfrey no lugar do teste de </w:t>
      </w:r>
      <w:proofErr w:type="spellStart"/>
      <w:r w:rsidRPr="00424A1B">
        <w:t>Durbin</w:t>
      </w:r>
      <w:proofErr w:type="spellEnd"/>
      <w:r w:rsidRPr="00424A1B">
        <w:t xml:space="preserve"> &amp; Watson se </w:t>
      </w:r>
      <w:del w:id="1510" w:author="Felipe Neiva Mundim" w:date="2020-10-29T19:06:00Z">
        <w:r w:rsidRPr="00424A1B" w:rsidDel="004E737C">
          <w:delText xml:space="preserve">deu </w:delText>
        </w:r>
      </w:del>
      <w:ins w:id="1511" w:author="Felipe Neiva Mundim" w:date="2020-10-29T19:06:00Z">
        <w:r>
          <w:t>dá</w:t>
        </w:r>
        <w:r w:rsidRPr="00424A1B">
          <w:t xml:space="preserve"> </w:t>
        </w:r>
      </w:ins>
      <w:r w:rsidRPr="00424A1B">
        <w:t xml:space="preserve">pela restrição que o último tem de não lidar com resíduos de modelos </w:t>
      </w:r>
      <w:proofErr w:type="spellStart"/>
      <w:r w:rsidRPr="00424A1B">
        <w:t>autoregressivos</w:t>
      </w:r>
      <w:proofErr w:type="spellEnd"/>
      <w:r w:rsidRPr="00424A1B">
        <w:t>.</w:t>
      </w:r>
    </w:p>
  </w:footnote>
  <w:footnote w:id="25">
    <w:p w14:paraId="3CF31415" w14:textId="77777777" w:rsidR="006371BF" w:rsidRDefault="006371BF" w:rsidP="002D4977">
      <w:pPr>
        <w:pStyle w:val="Textodenotaderodap"/>
        <w:spacing w:after="0"/>
        <w:ind w:left="227" w:hanging="227"/>
      </w:pPr>
      <w:r>
        <w:rPr>
          <w:rStyle w:val="Refdenotaderodap"/>
        </w:rPr>
        <w:footnoteRef/>
      </w:r>
      <w:r>
        <w:t xml:space="preserve"> A depender da versão do teste ADF que está tendo a autocorrelação avaliada, os temos de tendência e defasagens podem não fazer parte da equação.</w:t>
      </w:r>
    </w:p>
  </w:footnote>
  <w:footnote w:id="26">
    <w:p w14:paraId="1FC40EDC" w14:textId="77777777" w:rsidR="006371BF" w:rsidRPr="002D4977" w:rsidRDefault="006371BF" w:rsidP="002D4977">
      <w:pPr>
        <w:pStyle w:val="Textodenotaderodap"/>
        <w:spacing w:after="0"/>
      </w:pPr>
      <w:r w:rsidRPr="002D4977">
        <w:rPr>
          <w:rStyle w:val="Refdenotaderodap"/>
        </w:rPr>
        <w:footnoteRef/>
      </w:r>
      <w:r w:rsidRPr="002D4977">
        <w:t xml:space="preserve"> Extraídos na data de 23/07/2020.</w:t>
      </w:r>
    </w:p>
  </w:footnote>
  <w:footnote w:id="27">
    <w:p w14:paraId="3F7AD9C0" w14:textId="77777777" w:rsidR="006371BF" w:rsidRDefault="006371BF" w:rsidP="002D4977">
      <w:pPr>
        <w:pStyle w:val="Textodenotaderodap"/>
        <w:spacing w:after="0"/>
      </w:pPr>
      <w:r w:rsidRPr="002D4977">
        <w:rPr>
          <w:rStyle w:val="Refdenotaderodap"/>
        </w:rPr>
        <w:footnoteRef/>
      </w:r>
      <w:hyperlink r:id="rId4" w:history="1">
        <w:r w:rsidRPr="002D4977">
          <w:rPr>
            <w:rStyle w:val="Hyperlink"/>
          </w:rPr>
          <w:t>http://cadenumeros.cade.gov.br/QvAJAXZfc/opendoc.htm?document=Painel%2FCADE%20em%20N%C3%BAmeros.qvw&amp;host=QVS%40srv004q6774&amp;anonymous=true</w:t>
        </w:r>
      </w:hyperlink>
    </w:p>
  </w:footnote>
  <w:footnote w:id="28">
    <w:p w14:paraId="10891A6D" w14:textId="5ABF132F" w:rsidR="006371BF" w:rsidRDefault="006371BF" w:rsidP="00003A79">
      <w:pPr>
        <w:pStyle w:val="Textodenotaderodap"/>
        <w:spacing w:after="0"/>
      </w:pPr>
      <w:ins w:id="1544" w:author="Felipe Neiva Mundim" w:date="2020-10-30T10:58:00Z">
        <w:r>
          <w:rPr>
            <w:rStyle w:val="Refdenotaderodap"/>
          </w:rPr>
          <w:footnoteRef/>
        </w:r>
        <w:r>
          <w:t xml:space="preserve"> </w:t>
        </w:r>
        <w:r w:rsidRPr="00003A79">
          <w:t>Acordo entre duas ou mais empresas que estabelece alianças estratégicas por um objetivo comercial comum</w:t>
        </w:r>
      </w:ins>
      <w:ins w:id="1545" w:author="Felipe Neiva Mundim" w:date="2020-10-30T10:59:00Z">
        <w:r>
          <w:t xml:space="preserve"> e</w:t>
        </w:r>
      </w:ins>
      <w:ins w:id="1546" w:author="Felipe Neiva Mundim" w:date="2020-10-30T10:58:00Z">
        <w:r w:rsidRPr="00003A79">
          <w:t xml:space="preserve"> por tempo determinado</w:t>
        </w:r>
      </w:ins>
      <w:ins w:id="1547" w:author="Felipe Neiva Mundim" w:date="2020-10-30T10:59:00Z">
        <w:r>
          <w:t>.</w:t>
        </w:r>
      </w:ins>
    </w:p>
  </w:footnote>
  <w:footnote w:id="29">
    <w:p w14:paraId="67006DB2" w14:textId="77777777" w:rsidR="006371BF" w:rsidRDefault="006371BF" w:rsidP="002D4977">
      <w:pPr>
        <w:pStyle w:val="Textodenotaderodap"/>
        <w:spacing w:after="0"/>
      </w:pPr>
      <w:r w:rsidRPr="00A651EB">
        <w:rPr>
          <w:rStyle w:val="Refdenotaderodap"/>
        </w:rPr>
        <w:footnoteRef/>
      </w:r>
      <w:r>
        <w:t xml:space="preserve"> </w:t>
      </w:r>
      <w:r w:rsidRPr="00D12F41">
        <w:t>www3.bcb.gov.br/sgspub</w:t>
      </w:r>
    </w:p>
  </w:footnote>
  <w:footnote w:id="30">
    <w:p w14:paraId="167D226E" w14:textId="77777777" w:rsidR="006371BF" w:rsidRDefault="006371BF" w:rsidP="002D4977">
      <w:pPr>
        <w:pStyle w:val="Textodenotaderodap"/>
        <w:spacing w:after="0"/>
      </w:pPr>
      <w:r>
        <w:rPr>
          <w:rStyle w:val="Refdenotaderodap"/>
        </w:rPr>
        <w:footnoteRef/>
      </w:r>
      <w:r>
        <w:t xml:space="preserve"> </w:t>
      </w:r>
      <w:hyperlink r:id="rId5" w:history="1">
        <w:r w:rsidRPr="002B136E">
          <w:rPr>
            <w:rStyle w:val="Hyperlink"/>
          </w:rPr>
          <w:t>https://github.com/wilsonfreitas/rbcb</w:t>
        </w:r>
      </w:hyperlink>
      <w:r>
        <w:t xml:space="preserve"> </w:t>
      </w:r>
    </w:p>
  </w:footnote>
  <w:footnote w:id="31">
    <w:p w14:paraId="599E847D" w14:textId="77777777" w:rsidR="006371BF" w:rsidRDefault="006371BF" w:rsidP="002D4977">
      <w:pPr>
        <w:pStyle w:val="Textodenotaderodap"/>
        <w:spacing w:after="0"/>
        <w:ind w:left="227" w:hanging="227"/>
      </w:pPr>
      <w:r w:rsidRPr="00A651EB">
        <w:rPr>
          <w:rStyle w:val="Refdenotaderodap"/>
        </w:rPr>
        <w:footnoteRef/>
      </w:r>
      <w:r>
        <w:t xml:space="preserve"> A codificação que antecede o nome de cada uma das séries é particular do BCB. Esta facilita a busca das séries na base da autarquia.</w:t>
      </w:r>
    </w:p>
  </w:footnote>
  <w:footnote w:id="32">
    <w:p w14:paraId="314DA7E5" w14:textId="77777777" w:rsidR="006371BF" w:rsidRDefault="006371BF" w:rsidP="002D4977">
      <w:pPr>
        <w:pStyle w:val="Textodenotaderodap"/>
        <w:spacing w:after="0"/>
      </w:pPr>
      <w:r w:rsidRPr="00A651EB">
        <w:rPr>
          <w:rStyle w:val="Refdenotaderodap"/>
        </w:rPr>
        <w:footnoteRef/>
      </w:r>
      <w:r>
        <w:t xml:space="preserve"> </w:t>
      </w:r>
      <w:hyperlink r:id="rId6" w:history="1">
        <w:r w:rsidRPr="002B136E">
          <w:rPr>
            <w:rStyle w:val="Hyperlink"/>
          </w:rPr>
          <w:t>http://www.ipeadata.gov.br</w:t>
        </w:r>
      </w:hyperlink>
      <w:r>
        <w:t>.</w:t>
      </w:r>
      <w:r w:rsidRPr="00F32CA8">
        <w:t xml:space="preserve"> </w:t>
      </w:r>
      <w:r>
        <w:t>Acessado em 22/08/2020.</w:t>
      </w:r>
    </w:p>
  </w:footnote>
  <w:footnote w:id="33">
    <w:p w14:paraId="0B2ED908" w14:textId="77777777" w:rsidR="006371BF" w:rsidRDefault="006371BF" w:rsidP="002D4977">
      <w:pPr>
        <w:pStyle w:val="Textodenotaderodap"/>
        <w:spacing w:after="0"/>
      </w:pPr>
      <w:r>
        <w:rPr>
          <w:rStyle w:val="Refdenotaderodap"/>
        </w:rPr>
        <w:footnoteRef/>
      </w:r>
      <w:r>
        <w:t xml:space="preserve"> </w:t>
      </w:r>
      <w:hyperlink r:id="rId7" w:history="1">
        <w:r w:rsidRPr="002B136E">
          <w:rPr>
            <w:rStyle w:val="Hyperlink"/>
          </w:rPr>
          <w:t>https://cran.r-project.org/web/packages/ipeadatar/index.html</w:t>
        </w:r>
      </w:hyperlink>
      <w:r>
        <w:t xml:space="preserve"> </w:t>
      </w:r>
    </w:p>
  </w:footnote>
  <w:footnote w:id="34">
    <w:p w14:paraId="1F48BD68" w14:textId="77777777" w:rsidR="006371BF" w:rsidRDefault="006371BF" w:rsidP="002D4977">
      <w:pPr>
        <w:pStyle w:val="Textodenotaderodap"/>
        <w:spacing w:after="0"/>
      </w:pPr>
      <w:r>
        <w:rPr>
          <w:rStyle w:val="Refdenotaderodap"/>
        </w:rPr>
        <w:footnoteRef/>
      </w:r>
      <w:r>
        <w:t xml:space="preserve"> </w:t>
      </w:r>
      <w:hyperlink r:id="rId8" w:history="1">
        <w:r w:rsidRPr="002B136E">
          <w:rPr>
            <w:rStyle w:val="Hyperlink"/>
          </w:rPr>
          <w:t>https://cran.r-project.org/web/packages/tseries/index.html</w:t>
        </w:r>
      </w:hyperlink>
      <w:r>
        <w:t xml:space="preserve"> </w:t>
      </w:r>
    </w:p>
  </w:footnote>
  <w:footnote w:id="35">
    <w:p w14:paraId="55389C49" w14:textId="2648BA95" w:rsidR="006371BF" w:rsidRDefault="006371BF" w:rsidP="002D4977">
      <w:pPr>
        <w:pStyle w:val="Textodenotaderodap"/>
        <w:spacing w:after="0"/>
      </w:pPr>
      <w:r>
        <w:rPr>
          <w:rStyle w:val="Refdenotaderodap"/>
        </w:rPr>
        <w:footnoteRef/>
      </w:r>
      <w:r>
        <w:t xml:space="preserve"> </w:t>
      </w:r>
      <w:hyperlink r:id="rId9" w:history="1">
        <w:r w:rsidRPr="008B0626">
          <w:rPr>
            <w:rStyle w:val="Hyperlink"/>
          </w:rPr>
          <w:t>https://pt.overleaf.com/</w:t>
        </w:r>
      </w:hyperlink>
      <w:r>
        <w:t xml:space="preserve"> </w:t>
      </w:r>
    </w:p>
  </w:footnote>
  <w:footnote w:id="36">
    <w:p w14:paraId="36AD2B05" w14:textId="77777777" w:rsidR="006371BF" w:rsidRDefault="006371BF" w:rsidP="002D4977">
      <w:pPr>
        <w:pStyle w:val="Textodenotaderodap"/>
        <w:spacing w:after="0"/>
      </w:pPr>
      <w:r w:rsidRPr="00A651EB">
        <w:rPr>
          <w:rStyle w:val="Refdenotaderodap"/>
        </w:rPr>
        <w:footnoteRef/>
      </w:r>
      <w:r>
        <w:t xml:space="preserve"> Equivalente a um intercepto.</w:t>
      </w:r>
    </w:p>
  </w:footnote>
  <w:footnote w:id="37">
    <w:p w14:paraId="2C583489" w14:textId="77777777" w:rsidR="006371BF" w:rsidRDefault="006371BF" w:rsidP="002D4977">
      <w:pPr>
        <w:pStyle w:val="Textodenotaderodap"/>
        <w:spacing w:after="0"/>
        <w:ind w:left="227" w:hanging="227"/>
      </w:pPr>
      <w:r>
        <w:rPr>
          <w:rStyle w:val="Refdenotaderodap"/>
        </w:rPr>
        <w:footnoteRef/>
      </w:r>
      <w:r>
        <w:t xml:space="preserve"> A última base de treino produz previsões que não tem correspondente em base de validação. No entanto são essas as previsões que representarão o </w:t>
      </w:r>
      <w:proofErr w:type="gramStart"/>
      <w:r>
        <w:t>resultado final</w:t>
      </w:r>
      <w:proofErr w:type="gramEnd"/>
      <w:r>
        <w:t xml:space="preserve"> o trabalho.</w:t>
      </w:r>
    </w:p>
  </w:footnote>
  <w:footnote w:id="38">
    <w:p w14:paraId="6F44E935" w14:textId="77777777" w:rsidR="006371BF" w:rsidRDefault="006371BF" w:rsidP="002D4977">
      <w:pPr>
        <w:pStyle w:val="Textodenotaderodap"/>
        <w:spacing w:after="0"/>
      </w:pPr>
      <w:r>
        <w:rPr>
          <w:rStyle w:val="Refdenotaderodap"/>
        </w:rPr>
        <w:footnoteRef/>
      </w:r>
      <w:r>
        <w:t xml:space="preserve"> Conforme a métrica aqui estabelecida.</w:t>
      </w:r>
    </w:p>
  </w:footnote>
  <w:footnote w:id="39">
    <w:p w14:paraId="252450CC" w14:textId="77777777" w:rsidR="006371BF" w:rsidRDefault="006371BF" w:rsidP="002D4977">
      <w:pPr>
        <w:pStyle w:val="Textodenotaderodap"/>
        <w:spacing w:after="0"/>
      </w:pPr>
      <w:r>
        <w:rPr>
          <w:rStyle w:val="Refdenotaderodap"/>
        </w:rPr>
        <w:footnoteRef/>
      </w:r>
      <w:r>
        <w:t xml:space="preserve"> A </w:t>
      </w:r>
      <w:proofErr w:type="spellStart"/>
      <w:r w:rsidRPr="00A81B79">
        <w:rPr>
          <w:i/>
          <w:iCs/>
        </w:rPr>
        <w:t>dummy</w:t>
      </w:r>
      <w:proofErr w:type="spellEnd"/>
      <w:r>
        <w:t xml:space="preserve"> do mês de janeiro é descartada para evitar </w:t>
      </w:r>
      <w:proofErr w:type="spellStart"/>
      <w:r>
        <w:t>multicolineariedade</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627667"/>
      <w:docPartObj>
        <w:docPartGallery w:val="Page Numbers (Top of Page)"/>
        <w:docPartUnique/>
      </w:docPartObj>
    </w:sdtPr>
    <w:sdtContent>
      <w:p w14:paraId="4A0D440C" w14:textId="7CA1238B" w:rsidR="006371BF" w:rsidRDefault="006371BF">
        <w:pPr>
          <w:pStyle w:val="Cabealho"/>
          <w:jc w:val="right"/>
        </w:pPr>
      </w:p>
    </w:sdtContent>
  </w:sdt>
  <w:p w14:paraId="1A9A1719" w14:textId="77777777" w:rsidR="006371BF" w:rsidRDefault="006371B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1010893"/>
      <w:docPartObj>
        <w:docPartGallery w:val="Page Numbers (Top of Page)"/>
        <w:docPartUnique/>
      </w:docPartObj>
    </w:sdtPr>
    <w:sdtContent>
      <w:p w14:paraId="61D0A2F9" w14:textId="54242EB9" w:rsidR="006371BF" w:rsidRDefault="006371BF">
        <w:pPr>
          <w:pStyle w:val="Cabealho"/>
          <w:jc w:val="right"/>
        </w:pPr>
        <w:r>
          <w:fldChar w:fldCharType="begin"/>
        </w:r>
        <w:r>
          <w:instrText>PAGE   \* MERGEFORMAT</w:instrText>
        </w:r>
        <w:r>
          <w:fldChar w:fldCharType="separate"/>
        </w:r>
        <w:r>
          <w:rPr>
            <w:noProof/>
          </w:rPr>
          <w:t>21</w:t>
        </w:r>
        <w:r>
          <w:fldChar w:fldCharType="end"/>
        </w:r>
      </w:p>
    </w:sdtContent>
  </w:sdt>
  <w:p w14:paraId="07F83B27" w14:textId="77777777" w:rsidR="006371BF" w:rsidRDefault="006371B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283580"/>
      <w:docPartObj>
        <w:docPartGallery w:val="Page Numbers (Top of Page)"/>
        <w:docPartUnique/>
      </w:docPartObj>
    </w:sdtPr>
    <w:sdtContent>
      <w:p w14:paraId="41211BD3" w14:textId="0665B45E" w:rsidR="006371BF" w:rsidRDefault="006371BF">
        <w:pPr>
          <w:pStyle w:val="Cabealho"/>
          <w:jc w:val="right"/>
        </w:pPr>
        <w:r>
          <w:fldChar w:fldCharType="begin"/>
        </w:r>
        <w:r>
          <w:instrText>PAGE   \* MERGEFORMAT</w:instrText>
        </w:r>
        <w:r>
          <w:fldChar w:fldCharType="separate"/>
        </w:r>
        <w:r>
          <w:rPr>
            <w:noProof/>
          </w:rPr>
          <w:t>58</w:t>
        </w:r>
        <w:r>
          <w:fldChar w:fldCharType="end"/>
        </w:r>
      </w:p>
    </w:sdtContent>
  </w:sdt>
  <w:p w14:paraId="524A846A" w14:textId="2DC909FC" w:rsidR="006371BF" w:rsidRPr="00D62453" w:rsidRDefault="006371BF" w:rsidP="005E1FCA">
    <w:pPr>
      <w:pStyle w:val="Cabealh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98CBD" w14:textId="4AADA0DD" w:rsidR="006371BF" w:rsidRDefault="006371BF" w:rsidP="006929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414E"/>
    <w:multiLevelType w:val="multilevel"/>
    <w:tmpl w:val="9FA4F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54753C"/>
    <w:multiLevelType w:val="hybridMultilevel"/>
    <w:tmpl w:val="2A009154"/>
    <w:lvl w:ilvl="0" w:tplc="CD943208">
      <w:start w:val="1"/>
      <w:numFmt w:val="decimal"/>
      <w:pStyle w:val="NTFiguras"/>
      <w:lvlText w:val="Figura %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FA44584"/>
    <w:multiLevelType w:val="multilevel"/>
    <w:tmpl w:val="19007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C85627"/>
    <w:multiLevelType w:val="hybridMultilevel"/>
    <w:tmpl w:val="D5FEF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6520DAE"/>
    <w:multiLevelType w:val="hybridMultilevel"/>
    <w:tmpl w:val="F0DE2B74"/>
    <w:lvl w:ilvl="0" w:tplc="72FC9B10">
      <w:start w:val="1"/>
      <w:numFmt w:val="lowerRoman"/>
      <w:pStyle w:val="NTFiguradoanexoapndice"/>
      <w:lvlText w:val="Figura (%1):"/>
      <w:lvlJc w:val="left"/>
      <w:pPr>
        <w:ind w:left="1494" w:hanging="360"/>
      </w:pPr>
      <w:rPr>
        <w:rFonts w:hint="default"/>
        <w:b/>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 w15:restartNumberingAfterBreak="0">
    <w:nsid w:val="16544CC4"/>
    <w:multiLevelType w:val="hybridMultilevel"/>
    <w:tmpl w:val="9190B6A0"/>
    <w:lvl w:ilvl="0" w:tplc="873EDFC4">
      <w:start w:val="1"/>
      <w:numFmt w:val="decimal"/>
      <w:pStyle w:val="NTTabelas"/>
      <w:lvlText w:val="Tabela %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1E3FC1"/>
    <w:multiLevelType w:val="hybridMultilevel"/>
    <w:tmpl w:val="DE168D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E7147D"/>
    <w:multiLevelType w:val="hybridMultilevel"/>
    <w:tmpl w:val="7DC2E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A33881"/>
    <w:multiLevelType w:val="multilevel"/>
    <w:tmpl w:val="19007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F7319E4"/>
    <w:multiLevelType w:val="hybridMultilevel"/>
    <w:tmpl w:val="0CC095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02A6586"/>
    <w:multiLevelType w:val="hybridMultilevel"/>
    <w:tmpl w:val="06DA428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6077E9"/>
    <w:multiLevelType w:val="multilevel"/>
    <w:tmpl w:val="D2968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2E21559"/>
    <w:multiLevelType w:val="hybridMultilevel"/>
    <w:tmpl w:val="F5346B1A"/>
    <w:lvl w:ilvl="0" w:tplc="573C0772">
      <w:start w:val="1"/>
      <w:numFmt w:val="lowerRoman"/>
      <w:pStyle w:val="NTTabeladoanexoapndice"/>
      <w:lvlText w:val="Tabela (%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D33642B"/>
    <w:multiLevelType w:val="hybridMultilevel"/>
    <w:tmpl w:val="06DA428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3E0FDA"/>
    <w:multiLevelType w:val="multilevel"/>
    <w:tmpl w:val="23CCA552"/>
    <w:lvl w:ilvl="0">
      <w:start w:val="1"/>
      <w:numFmt w:val="decimal"/>
      <w:pStyle w:val="NTTtulo1"/>
      <w:lvlText w:val="%1."/>
      <w:lvlJc w:val="left"/>
      <w:pPr>
        <w:ind w:left="360" w:hanging="360"/>
      </w:pPr>
      <w:rPr>
        <w:b w:val="0"/>
      </w:rPr>
    </w:lvl>
    <w:lvl w:ilvl="1">
      <w:start w:val="1"/>
      <w:numFmt w:val="decimal"/>
      <w:lvlText w:val="%1.%2."/>
      <w:lvlJc w:val="left"/>
      <w:pPr>
        <w:ind w:left="792" w:hanging="432"/>
      </w:pPr>
      <w:rPr>
        <w:b w:val="0"/>
      </w:rPr>
    </w:lvl>
    <w:lvl w:ilvl="2">
      <w:start w:val="1"/>
      <w:numFmt w:val="decimal"/>
      <w:pStyle w:val="NTTtulo3"/>
      <w:lvlText w:val="%1.%2.%3."/>
      <w:lvlJc w:val="left"/>
      <w:pPr>
        <w:ind w:left="1224" w:hanging="504"/>
      </w:pPr>
      <w:rPr>
        <w:b w:val="0"/>
        <w:i w:val="0"/>
      </w:rPr>
    </w:lvl>
    <w:lvl w:ilvl="3">
      <w:start w:val="1"/>
      <w:numFmt w:val="decimal"/>
      <w:pStyle w:val="NTTtulo1"/>
      <w:lvlText w:val="%1.%2.%3.%4."/>
      <w:lvlJc w:val="left"/>
      <w:pPr>
        <w:ind w:left="1728" w:hanging="648"/>
      </w:pPr>
      <w:rPr>
        <w:i w:val="0"/>
      </w:rPr>
    </w:lvl>
    <w:lvl w:ilvl="4">
      <w:start w:val="1"/>
      <w:numFmt w:val="decimal"/>
      <w:pStyle w:val="NTTtulo3"/>
      <w:lvlText w:val="%1.%2.%3.%4.%5."/>
      <w:lvlJc w:val="left"/>
      <w:pPr>
        <w:ind w:left="2232" w:hanging="792"/>
      </w:pPr>
      <w:rPr>
        <w:i w:val="0"/>
        <w:sz w:val="24"/>
      </w:rPr>
    </w:lvl>
    <w:lvl w:ilvl="5">
      <w:start w:val="1"/>
      <w:numFmt w:val="lowerLetter"/>
      <w:lvlText w:val="%6)"/>
      <w:lvlJc w:val="left"/>
      <w:pPr>
        <w:ind w:left="2736" w:hanging="936"/>
      </w:pPr>
      <w:rPr>
        <w:rFonts w:hint="default"/>
      </w:rPr>
    </w:lvl>
    <w:lvl w:ilvl="6">
      <w:start w:val="1"/>
      <w:numFmt w:val="bullet"/>
      <w:lvlText w:val=""/>
      <w:lvlJc w:val="left"/>
      <w:pPr>
        <w:ind w:left="3240" w:hanging="108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D740F6"/>
    <w:multiLevelType w:val="hybridMultilevel"/>
    <w:tmpl w:val="CE6C817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7946C52"/>
    <w:multiLevelType w:val="hybridMultilevel"/>
    <w:tmpl w:val="B324D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8403149"/>
    <w:multiLevelType w:val="hybridMultilevel"/>
    <w:tmpl w:val="A7DC26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826143"/>
    <w:multiLevelType w:val="hybridMultilevel"/>
    <w:tmpl w:val="A7DC26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5"/>
  </w:num>
  <w:num w:numId="3">
    <w:abstractNumId w:val="1"/>
  </w:num>
  <w:num w:numId="4">
    <w:abstractNumId w:val="12"/>
  </w:num>
  <w:num w:numId="5">
    <w:abstractNumId w:val="4"/>
  </w:num>
  <w:num w:numId="6">
    <w:abstractNumId w:val="0"/>
  </w:num>
  <w:num w:numId="7">
    <w:abstractNumId w:val="15"/>
  </w:num>
  <w:num w:numId="8">
    <w:abstractNumId w:val="6"/>
  </w:num>
  <w:num w:numId="9">
    <w:abstractNumId w:val="7"/>
  </w:num>
  <w:num w:numId="10">
    <w:abstractNumId w:val="16"/>
  </w:num>
  <w:num w:numId="11">
    <w:abstractNumId w:val="3"/>
  </w:num>
  <w:num w:numId="12">
    <w:abstractNumId w:val="13"/>
  </w:num>
  <w:num w:numId="13">
    <w:abstractNumId w:val="18"/>
  </w:num>
  <w:num w:numId="14">
    <w:abstractNumId w:val="17"/>
  </w:num>
  <w:num w:numId="15">
    <w:abstractNumId w:val="10"/>
  </w:num>
  <w:num w:numId="16">
    <w:abstractNumId w:val="0"/>
  </w:num>
  <w:num w:numId="17">
    <w:abstractNumId w:val="11"/>
  </w:num>
  <w:num w:numId="18">
    <w:abstractNumId w:val="0"/>
    <w:lvlOverride w:ilvl="0">
      <w:startOverride w:val="2"/>
    </w:lvlOverride>
    <w:lvlOverride w:ilvl="1">
      <w:startOverride w:val="3"/>
    </w:lvlOverride>
    <w:lvlOverride w:ilvl="2">
      <w:startOverride w:val="2"/>
    </w:lvlOverride>
  </w:num>
  <w:num w:numId="19">
    <w:abstractNumId w:val="0"/>
    <w:lvlOverride w:ilvl="0">
      <w:startOverride w:val="2"/>
    </w:lvlOverride>
    <w:lvlOverride w:ilvl="1">
      <w:startOverride w:val="3"/>
    </w:lvlOverride>
    <w:lvlOverride w:ilvl="2">
      <w:startOverride w:val="2"/>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8"/>
  </w:num>
  <w:num w:numId="26">
    <w:abstractNumId w:val="2"/>
  </w:num>
  <w:num w:numId="27">
    <w:abstractNumId w:val="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ão Isidio Martins">
    <w15:presenceInfo w15:providerId="Windows Live" w15:userId="8413b80295921be3"/>
  </w15:person>
  <w15:person w15:author="Felipe Neiva Mundim">
    <w15:presenceInfo w15:providerId="AD" w15:userId="S-1-5-21-2000478354-2146728641-1801674531-170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105"/>
    <w:rsid w:val="00003A79"/>
    <w:rsid w:val="000108EB"/>
    <w:rsid w:val="00014615"/>
    <w:rsid w:val="00014E75"/>
    <w:rsid w:val="00020D53"/>
    <w:rsid w:val="00022847"/>
    <w:rsid w:val="00031DFE"/>
    <w:rsid w:val="00034A4C"/>
    <w:rsid w:val="00041B41"/>
    <w:rsid w:val="00053100"/>
    <w:rsid w:val="000633CF"/>
    <w:rsid w:val="00073A55"/>
    <w:rsid w:val="00093717"/>
    <w:rsid w:val="00093F81"/>
    <w:rsid w:val="000A2099"/>
    <w:rsid w:val="000B4042"/>
    <w:rsid w:val="000B41DC"/>
    <w:rsid w:val="000B4EE8"/>
    <w:rsid w:val="000B5CBE"/>
    <w:rsid w:val="000C5882"/>
    <w:rsid w:val="000D0782"/>
    <w:rsid w:val="000D46E3"/>
    <w:rsid w:val="000F2BFB"/>
    <w:rsid w:val="000F470A"/>
    <w:rsid w:val="001166D1"/>
    <w:rsid w:val="00116BA6"/>
    <w:rsid w:val="00121A6E"/>
    <w:rsid w:val="001320E4"/>
    <w:rsid w:val="00132D8C"/>
    <w:rsid w:val="00145456"/>
    <w:rsid w:val="00151E2C"/>
    <w:rsid w:val="001529E4"/>
    <w:rsid w:val="00154E6B"/>
    <w:rsid w:val="0015629C"/>
    <w:rsid w:val="00160776"/>
    <w:rsid w:val="00173783"/>
    <w:rsid w:val="0017612F"/>
    <w:rsid w:val="00183A56"/>
    <w:rsid w:val="0018649E"/>
    <w:rsid w:val="001A195A"/>
    <w:rsid w:val="001A684D"/>
    <w:rsid w:val="001B708B"/>
    <w:rsid w:val="001B7AC4"/>
    <w:rsid w:val="001C09F0"/>
    <w:rsid w:val="001D5332"/>
    <w:rsid w:val="001E26F5"/>
    <w:rsid w:val="001E6AB6"/>
    <w:rsid w:val="001F75E0"/>
    <w:rsid w:val="001F7914"/>
    <w:rsid w:val="00204BEA"/>
    <w:rsid w:val="00213F01"/>
    <w:rsid w:val="002159D7"/>
    <w:rsid w:val="0021747E"/>
    <w:rsid w:val="00231673"/>
    <w:rsid w:val="00240E89"/>
    <w:rsid w:val="00246674"/>
    <w:rsid w:val="00273116"/>
    <w:rsid w:val="00280F66"/>
    <w:rsid w:val="00284D71"/>
    <w:rsid w:val="002A407D"/>
    <w:rsid w:val="002C2F9C"/>
    <w:rsid w:val="002D4934"/>
    <w:rsid w:val="002D4977"/>
    <w:rsid w:val="002E45D9"/>
    <w:rsid w:val="002F4C3B"/>
    <w:rsid w:val="002F5B61"/>
    <w:rsid w:val="003219F1"/>
    <w:rsid w:val="0032683A"/>
    <w:rsid w:val="00327274"/>
    <w:rsid w:val="00330D3B"/>
    <w:rsid w:val="00337647"/>
    <w:rsid w:val="00344007"/>
    <w:rsid w:val="00351291"/>
    <w:rsid w:val="0036043A"/>
    <w:rsid w:val="00363BC4"/>
    <w:rsid w:val="00387108"/>
    <w:rsid w:val="003B5014"/>
    <w:rsid w:val="003C1193"/>
    <w:rsid w:val="003C7F68"/>
    <w:rsid w:val="003E2D2F"/>
    <w:rsid w:val="003F3344"/>
    <w:rsid w:val="003F395A"/>
    <w:rsid w:val="003F462F"/>
    <w:rsid w:val="0040030B"/>
    <w:rsid w:val="00402618"/>
    <w:rsid w:val="0040580F"/>
    <w:rsid w:val="00410170"/>
    <w:rsid w:val="004317FA"/>
    <w:rsid w:val="004619AC"/>
    <w:rsid w:val="00466FC0"/>
    <w:rsid w:val="00467956"/>
    <w:rsid w:val="00467E1C"/>
    <w:rsid w:val="0047115B"/>
    <w:rsid w:val="004748D1"/>
    <w:rsid w:val="00481DBF"/>
    <w:rsid w:val="0048629D"/>
    <w:rsid w:val="004A5D44"/>
    <w:rsid w:val="004C2F04"/>
    <w:rsid w:val="004D7762"/>
    <w:rsid w:val="004E30DB"/>
    <w:rsid w:val="004E737C"/>
    <w:rsid w:val="004F2E31"/>
    <w:rsid w:val="00524F6B"/>
    <w:rsid w:val="00526348"/>
    <w:rsid w:val="00532495"/>
    <w:rsid w:val="005578D9"/>
    <w:rsid w:val="00560CCB"/>
    <w:rsid w:val="0056198E"/>
    <w:rsid w:val="00574EF6"/>
    <w:rsid w:val="00585E15"/>
    <w:rsid w:val="005D579E"/>
    <w:rsid w:val="005E17F5"/>
    <w:rsid w:val="005E1FCA"/>
    <w:rsid w:val="005F1105"/>
    <w:rsid w:val="00615191"/>
    <w:rsid w:val="006159CC"/>
    <w:rsid w:val="00617F30"/>
    <w:rsid w:val="0063190A"/>
    <w:rsid w:val="006371BF"/>
    <w:rsid w:val="00655936"/>
    <w:rsid w:val="00670F13"/>
    <w:rsid w:val="0067363C"/>
    <w:rsid w:val="00675BA9"/>
    <w:rsid w:val="00676912"/>
    <w:rsid w:val="00684F65"/>
    <w:rsid w:val="0069293E"/>
    <w:rsid w:val="006943CF"/>
    <w:rsid w:val="006A2D43"/>
    <w:rsid w:val="006A62C4"/>
    <w:rsid w:val="006B1FAA"/>
    <w:rsid w:val="006B204F"/>
    <w:rsid w:val="006B5191"/>
    <w:rsid w:val="006B6A49"/>
    <w:rsid w:val="006C2A2A"/>
    <w:rsid w:val="006E6049"/>
    <w:rsid w:val="0070734D"/>
    <w:rsid w:val="0071304F"/>
    <w:rsid w:val="00716795"/>
    <w:rsid w:val="00722B8C"/>
    <w:rsid w:val="0072484A"/>
    <w:rsid w:val="00727DEA"/>
    <w:rsid w:val="00746EB5"/>
    <w:rsid w:val="0075394D"/>
    <w:rsid w:val="00753960"/>
    <w:rsid w:val="00762947"/>
    <w:rsid w:val="0078225D"/>
    <w:rsid w:val="007C0723"/>
    <w:rsid w:val="007C2CB9"/>
    <w:rsid w:val="00801DA9"/>
    <w:rsid w:val="00806BAE"/>
    <w:rsid w:val="00806E45"/>
    <w:rsid w:val="0081630D"/>
    <w:rsid w:val="008261C5"/>
    <w:rsid w:val="0082680F"/>
    <w:rsid w:val="0084055F"/>
    <w:rsid w:val="008411AE"/>
    <w:rsid w:val="00842B70"/>
    <w:rsid w:val="00866390"/>
    <w:rsid w:val="00890A6F"/>
    <w:rsid w:val="00897ACF"/>
    <w:rsid w:val="008A7DD6"/>
    <w:rsid w:val="008B14ED"/>
    <w:rsid w:val="008C66C9"/>
    <w:rsid w:val="008C78E4"/>
    <w:rsid w:val="008D0C32"/>
    <w:rsid w:val="008D212D"/>
    <w:rsid w:val="008D6E25"/>
    <w:rsid w:val="008E0618"/>
    <w:rsid w:val="00923527"/>
    <w:rsid w:val="00923864"/>
    <w:rsid w:val="00937DCB"/>
    <w:rsid w:val="00941F5E"/>
    <w:rsid w:val="00950273"/>
    <w:rsid w:val="009539BE"/>
    <w:rsid w:val="00963B71"/>
    <w:rsid w:val="00991BF6"/>
    <w:rsid w:val="0099411A"/>
    <w:rsid w:val="009A1977"/>
    <w:rsid w:val="009A56B9"/>
    <w:rsid w:val="009B512C"/>
    <w:rsid w:val="009B53A3"/>
    <w:rsid w:val="009C7A2B"/>
    <w:rsid w:val="009D3CDF"/>
    <w:rsid w:val="009E338F"/>
    <w:rsid w:val="00A05411"/>
    <w:rsid w:val="00A101E8"/>
    <w:rsid w:val="00A1370A"/>
    <w:rsid w:val="00A13892"/>
    <w:rsid w:val="00A15FDE"/>
    <w:rsid w:val="00A17850"/>
    <w:rsid w:val="00A37F39"/>
    <w:rsid w:val="00A516AD"/>
    <w:rsid w:val="00A7367D"/>
    <w:rsid w:val="00A81F5B"/>
    <w:rsid w:val="00A9730B"/>
    <w:rsid w:val="00AA724F"/>
    <w:rsid w:val="00AB76E6"/>
    <w:rsid w:val="00AD1138"/>
    <w:rsid w:val="00AF76B0"/>
    <w:rsid w:val="00B02032"/>
    <w:rsid w:val="00B025A0"/>
    <w:rsid w:val="00B14075"/>
    <w:rsid w:val="00B1471E"/>
    <w:rsid w:val="00B15901"/>
    <w:rsid w:val="00B23DAB"/>
    <w:rsid w:val="00B42D7A"/>
    <w:rsid w:val="00B46B00"/>
    <w:rsid w:val="00B5411A"/>
    <w:rsid w:val="00B722F2"/>
    <w:rsid w:val="00B82A98"/>
    <w:rsid w:val="00B84B17"/>
    <w:rsid w:val="00B91103"/>
    <w:rsid w:val="00B97CEA"/>
    <w:rsid w:val="00BA6079"/>
    <w:rsid w:val="00BD4035"/>
    <w:rsid w:val="00BE20D8"/>
    <w:rsid w:val="00BE374D"/>
    <w:rsid w:val="00BE4835"/>
    <w:rsid w:val="00BE7E56"/>
    <w:rsid w:val="00BF3153"/>
    <w:rsid w:val="00C01068"/>
    <w:rsid w:val="00C1466B"/>
    <w:rsid w:val="00C16895"/>
    <w:rsid w:val="00C271BA"/>
    <w:rsid w:val="00C3091B"/>
    <w:rsid w:val="00C330C6"/>
    <w:rsid w:val="00C3500E"/>
    <w:rsid w:val="00C403AF"/>
    <w:rsid w:val="00C6415F"/>
    <w:rsid w:val="00C702EC"/>
    <w:rsid w:val="00C709DA"/>
    <w:rsid w:val="00C879F7"/>
    <w:rsid w:val="00C9677A"/>
    <w:rsid w:val="00CA7C34"/>
    <w:rsid w:val="00CB057B"/>
    <w:rsid w:val="00CC661B"/>
    <w:rsid w:val="00CD71C1"/>
    <w:rsid w:val="00CF274C"/>
    <w:rsid w:val="00CF7802"/>
    <w:rsid w:val="00D26FD4"/>
    <w:rsid w:val="00D36F60"/>
    <w:rsid w:val="00D50765"/>
    <w:rsid w:val="00D523B8"/>
    <w:rsid w:val="00D5713B"/>
    <w:rsid w:val="00D621AF"/>
    <w:rsid w:val="00D64631"/>
    <w:rsid w:val="00DA0437"/>
    <w:rsid w:val="00DA4E62"/>
    <w:rsid w:val="00DD3D31"/>
    <w:rsid w:val="00E20B58"/>
    <w:rsid w:val="00E33207"/>
    <w:rsid w:val="00E35BAA"/>
    <w:rsid w:val="00E42642"/>
    <w:rsid w:val="00E54111"/>
    <w:rsid w:val="00E675BF"/>
    <w:rsid w:val="00E80FEB"/>
    <w:rsid w:val="00EA5198"/>
    <w:rsid w:val="00EC000B"/>
    <w:rsid w:val="00EC0321"/>
    <w:rsid w:val="00EE12C0"/>
    <w:rsid w:val="00EF5F5D"/>
    <w:rsid w:val="00F011CA"/>
    <w:rsid w:val="00F01CFF"/>
    <w:rsid w:val="00F269DC"/>
    <w:rsid w:val="00F34F59"/>
    <w:rsid w:val="00F536ED"/>
    <w:rsid w:val="00F542BD"/>
    <w:rsid w:val="00F6410A"/>
    <w:rsid w:val="00F8522D"/>
    <w:rsid w:val="00FD33AF"/>
    <w:rsid w:val="00FF0A5E"/>
    <w:rsid w:val="00FF3D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4BF65"/>
  <w15:chartTrackingRefBased/>
  <w15:docId w15:val="{0B17F6F8-1FBB-44C5-BC5D-44CB480AF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105"/>
    <w:pPr>
      <w:jc w:val="both"/>
    </w:pPr>
    <w:rPr>
      <w:rFonts w:ascii="Times New Roman" w:hAnsi="Times New Roman"/>
      <w:sz w:val="24"/>
    </w:rPr>
  </w:style>
  <w:style w:type="paragraph" w:styleId="Ttulo1">
    <w:name w:val="heading 1"/>
    <w:basedOn w:val="Normal"/>
    <w:next w:val="Normal"/>
    <w:link w:val="Ttulo1Char"/>
    <w:uiPriority w:val="9"/>
    <w:qFormat/>
    <w:rsid w:val="00B82A98"/>
    <w:pPr>
      <w:keepNext/>
      <w:keepLines/>
      <w:spacing w:before="120" w:after="240" w:line="240" w:lineRule="auto"/>
      <w:jc w:val="left"/>
      <w:outlineLvl w:val="0"/>
    </w:pPr>
    <w:rPr>
      <w:rFonts w:cs="Times New Roman"/>
      <w:b/>
      <w:bCs/>
      <w:szCs w:val="24"/>
    </w:rPr>
  </w:style>
  <w:style w:type="paragraph" w:styleId="Ttulo2">
    <w:name w:val="heading 2"/>
    <w:basedOn w:val="Normal"/>
    <w:next w:val="Normal"/>
    <w:link w:val="Ttulo2Char"/>
    <w:uiPriority w:val="9"/>
    <w:unhideWhenUsed/>
    <w:qFormat/>
    <w:rsid w:val="00B82A98"/>
    <w:pPr>
      <w:keepNext/>
      <w:keepLines/>
      <w:spacing w:before="120" w:after="240" w:line="240" w:lineRule="auto"/>
      <w:jc w:val="left"/>
      <w:outlineLvl w:val="1"/>
    </w:pPr>
    <w:rPr>
      <w:rFonts w:cs="Times New Roman"/>
      <w:b/>
    </w:rPr>
  </w:style>
  <w:style w:type="paragraph" w:styleId="Ttulo3">
    <w:name w:val="heading 3"/>
    <w:basedOn w:val="Ttulo2"/>
    <w:next w:val="Normal"/>
    <w:link w:val="Ttulo3Char"/>
    <w:uiPriority w:val="9"/>
    <w:unhideWhenUsed/>
    <w:qFormat/>
    <w:rsid w:val="003C7F68"/>
    <w:pPr>
      <w:numPr>
        <w:ilvl w:val="2"/>
      </w:numPr>
      <w:outlineLvl w:val="2"/>
    </w:pPr>
    <w:rPr>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82A98"/>
    <w:rPr>
      <w:rFonts w:ascii="Times New Roman" w:hAnsi="Times New Roman" w:cs="Times New Roman"/>
      <w:b/>
      <w:bCs/>
      <w:sz w:val="24"/>
      <w:szCs w:val="24"/>
    </w:rPr>
  </w:style>
  <w:style w:type="character" w:customStyle="1" w:styleId="Ttulo2Char">
    <w:name w:val="Título 2 Char"/>
    <w:basedOn w:val="Fontepargpadro"/>
    <w:link w:val="Ttulo2"/>
    <w:uiPriority w:val="9"/>
    <w:rsid w:val="00B82A98"/>
    <w:rPr>
      <w:rFonts w:ascii="Times New Roman" w:hAnsi="Times New Roman" w:cs="Times New Roman"/>
      <w:b/>
      <w:sz w:val="24"/>
    </w:rPr>
  </w:style>
  <w:style w:type="character" w:customStyle="1" w:styleId="Ttulo3Char">
    <w:name w:val="Título 3 Char"/>
    <w:basedOn w:val="Fontepargpadro"/>
    <w:link w:val="Ttulo3"/>
    <w:uiPriority w:val="9"/>
    <w:rsid w:val="003C7F68"/>
    <w:rPr>
      <w:rFonts w:ascii="Times New Roman" w:hAnsi="Times New Roman" w:cs="Times New Roman"/>
      <w:sz w:val="24"/>
      <w:szCs w:val="24"/>
    </w:rPr>
  </w:style>
  <w:style w:type="paragraph" w:customStyle="1" w:styleId="Default">
    <w:name w:val="Default"/>
    <w:rsid w:val="005F1105"/>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5F1105"/>
    <w:pPr>
      <w:ind w:left="720"/>
      <w:contextualSpacing/>
    </w:pPr>
  </w:style>
  <w:style w:type="character" w:customStyle="1" w:styleId="apple-converted-space">
    <w:name w:val="apple-converted-space"/>
    <w:basedOn w:val="Fontepargpadro"/>
    <w:rsid w:val="005F1105"/>
  </w:style>
  <w:style w:type="paragraph" w:styleId="Cabealho">
    <w:name w:val="header"/>
    <w:basedOn w:val="Normal"/>
    <w:link w:val="CabealhoChar"/>
    <w:uiPriority w:val="99"/>
    <w:unhideWhenUsed/>
    <w:rsid w:val="005F110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F1105"/>
    <w:rPr>
      <w:rFonts w:ascii="Times New Roman" w:hAnsi="Times New Roman"/>
      <w:sz w:val="24"/>
    </w:rPr>
  </w:style>
  <w:style w:type="paragraph" w:styleId="Rodap">
    <w:name w:val="footer"/>
    <w:basedOn w:val="Normal"/>
    <w:link w:val="RodapChar"/>
    <w:uiPriority w:val="99"/>
    <w:unhideWhenUsed/>
    <w:rsid w:val="005F1105"/>
    <w:pPr>
      <w:tabs>
        <w:tab w:val="center" w:pos="4252"/>
        <w:tab w:val="right" w:pos="8504"/>
      </w:tabs>
      <w:spacing w:after="0" w:line="240" w:lineRule="auto"/>
    </w:pPr>
  </w:style>
  <w:style w:type="character" w:customStyle="1" w:styleId="RodapChar">
    <w:name w:val="Rodapé Char"/>
    <w:basedOn w:val="Fontepargpadro"/>
    <w:link w:val="Rodap"/>
    <w:uiPriority w:val="99"/>
    <w:rsid w:val="005F1105"/>
    <w:rPr>
      <w:rFonts w:ascii="Times New Roman" w:hAnsi="Times New Roman"/>
      <w:sz w:val="24"/>
    </w:rPr>
  </w:style>
  <w:style w:type="table" w:styleId="Tabelacomgrade">
    <w:name w:val="Table Grid"/>
    <w:basedOn w:val="Tabelanormal"/>
    <w:uiPriority w:val="59"/>
    <w:rsid w:val="005F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5F1105"/>
    <w:rPr>
      <w:sz w:val="16"/>
      <w:szCs w:val="16"/>
    </w:rPr>
  </w:style>
  <w:style w:type="paragraph" w:styleId="Textodecomentrio">
    <w:name w:val="annotation text"/>
    <w:basedOn w:val="Normal"/>
    <w:link w:val="TextodecomentrioChar"/>
    <w:uiPriority w:val="99"/>
    <w:semiHidden/>
    <w:unhideWhenUsed/>
    <w:rsid w:val="005F110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110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F1105"/>
    <w:rPr>
      <w:b/>
      <w:bCs/>
    </w:rPr>
  </w:style>
  <w:style w:type="character" w:customStyle="1" w:styleId="AssuntodocomentrioChar">
    <w:name w:val="Assunto do comentário Char"/>
    <w:basedOn w:val="TextodecomentrioChar"/>
    <w:link w:val="Assuntodocomentrio"/>
    <w:uiPriority w:val="99"/>
    <w:semiHidden/>
    <w:rsid w:val="005F1105"/>
    <w:rPr>
      <w:rFonts w:ascii="Times New Roman" w:hAnsi="Times New Roman"/>
      <w:b/>
      <w:bCs/>
      <w:sz w:val="20"/>
      <w:szCs w:val="20"/>
    </w:rPr>
  </w:style>
  <w:style w:type="paragraph" w:styleId="Textodebalo">
    <w:name w:val="Balloon Text"/>
    <w:basedOn w:val="Normal"/>
    <w:link w:val="TextodebaloChar"/>
    <w:uiPriority w:val="99"/>
    <w:semiHidden/>
    <w:unhideWhenUsed/>
    <w:rsid w:val="005F110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1105"/>
    <w:rPr>
      <w:rFonts w:ascii="Segoe UI" w:hAnsi="Segoe UI" w:cs="Segoe UI"/>
      <w:sz w:val="18"/>
      <w:szCs w:val="18"/>
    </w:rPr>
  </w:style>
  <w:style w:type="paragraph" w:styleId="NormalWeb">
    <w:name w:val="Normal (Web)"/>
    <w:basedOn w:val="Normal"/>
    <w:uiPriority w:val="99"/>
    <w:semiHidden/>
    <w:unhideWhenUsed/>
    <w:rsid w:val="005F1105"/>
    <w:pPr>
      <w:spacing w:before="100" w:beforeAutospacing="1" w:after="100" w:afterAutospacing="1" w:line="240" w:lineRule="auto"/>
    </w:pPr>
    <w:rPr>
      <w:rFonts w:eastAsia="Times New Roman" w:cs="Times New Roman"/>
      <w:szCs w:val="24"/>
      <w:lang w:eastAsia="pt-BR"/>
    </w:rPr>
  </w:style>
  <w:style w:type="character" w:styleId="TextodoEspaoReservado">
    <w:name w:val="Placeholder Text"/>
    <w:basedOn w:val="Fontepargpadro"/>
    <w:uiPriority w:val="99"/>
    <w:semiHidden/>
    <w:rsid w:val="005F1105"/>
    <w:rPr>
      <w:color w:val="808080"/>
    </w:rPr>
  </w:style>
  <w:style w:type="paragraph" w:customStyle="1" w:styleId="NTCorpodeTexto">
    <w:name w:val="NT/Corpo de Texto"/>
    <w:qFormat/>
    <w:rsid w:val="005F1105"/>
    <w:pPr>
      <w:spacing w:after="120" w:line="240" w:lineRule="auto"/>
      <w:ind w:firstLine="1134"/>
      <w:jc w:val="both"/>
    </w:pPr>
    <w:rPr>
      <w:rFonts w:ascii="Times New Roman" w:hAnsi="Times New Roman" w:cs="Times New Roman"/>
      <w:sz w:val="24"/>
    </w:rPr>
  </w:style>
  <w:style w:type="paragraph" w:customStyle="1" w:styleId="NTTtulo1">
    <w:name w:val="NT/Título1"/>
    <w:next w:val="NTCorpodeTexto"/>
    <w:qFormat/>
    <w:rsid w:val="005F1105"/>
    <w:pPr>
      <w:numPr>
        <w:ilvl w:val="3"/>
        <w:numId w:val="1"/>
      </w:numPr>
      <w:spacing w:before="360" w:after="240" w:line="360" w:lineRule="auto"/>
      <w:ind w:left="357" w:hanging="357"/>
      <w:jc w:val="both"/>
      <w:outlineLvl w:val="0"/>
    </w:pPr>
    <w:rPr>
      <w:rFonts w:ascii="Times New Roman" w:hAnsi="Times New Roman" w:cs="Times New Roman"/>
      <w:b/>
      <w:sz w:val="24"/>
    </w:rPr>
  </w:style>
  <w:style w:type="paragraph" w:customStyle="1" w:styleId="NTTtulo3">
    <w:name w:val="NT/Título3"/>
    <w:next w:val="NTCorpodeTexto"/>
    <w:qFormat/>
    <w:rsid w:val="005F1105"/>
    <w:pPr>
      <w:numPr>
        <w:ilvl w:val="4"/>
        <w:numId w:val="1"/>
      </w:numPr>
      <w:spacing w:before="360" w:after="240" w:line="360" w:lineRule="auto"/>
      <w:ind w:left="709" w:hanging="709"/>
      <w:jc w:val="both"/>
      <w:outlineLvl w:val="2"/>
    </w:pPr>
    <w:rPr>
      <w:rFonts w:ascii="Times New Roman" w:hAnsi="Times New Roman" w:cs="Times New Roman"/>
      <w:sz w:val="24"/>
    </w:rPr>
  </w:style>
  <w:style w:type="paragraph" w:customStyle="1" w:styleId="NTTtulo4">
    <w:name w:val="NT/Título4"/>
    <w:next w:val="NTCorpodeTexto"/>
    <w:qFormat/>
    <w:rsid w:val="005F1105"/>
    <w:pPr>
      <w:spacing w:before="360" w:after="240" w:line="360" w:lineRule="auto"/>
      <w:ind w:left="992" w:hanging="992"/>
      <w:jc w:val="both"/>
      <w:outlineLvl w:val="3"/>
    </w:pPr>
    <w:rPr>
      <w:rFonts w:ascii="Times New Roman" w:hAnsi="Times New Roman" w:cs="Times New Roman"/>
      <w:i/>
      <w:sz w:val="24"/>
    </w:rPr>
  </w:style>
  <w:style w:type="paragraph" w:customStyle="1" w:styleId="NTTtulo5">
    <w:name w:val="NT/Título5"/>
    <w:next w:val="NTCorpodeTexto"/>
    <w:qFormat/>
    <w:rsid w:val="005F1105"/>
    <w:pPr>
      <w:spacing w:before="360" w:after="240" w:line="360" w:lineRule="auto"/>
      <w:ind w:left="1134" w:hanging="1134"/>
      <w:jc w:val="both"/>
      <w:outlineLvl w:val="4"/>
    </w:pPr>
    <w:rPr>
      <w:rFonts w:ascii="Times New Roman" w:hAnsi="Times New Roman" w:cs="Times New Roman"/>
      <w:i/>
      <w:sz w:val="24"/>
      <w:u w:val="single"/>
    </w:rPr>
  </w:style>
  <w:style w:type="paragraph" w:customStyle="1" w:styleId="NTTtulo2">
    <w:name w:val="NT/Título2"/>
    <w:next w:val="NTCorpodeTexto"/>
    <w:qFormat/>
    <w:rsid w:val="005F1105"/>
    <w:pPr>
      <w:spacing w:before="360" w:after="240" w:line="360" w:lineRule="auto"/>
      <w:ind w:left="567" w:hanging="567"/>
      <w:jc w:val="both"/>
      <w:outlineLvl w:val="1"/>
    </w:pPr>
    <w:rPr>
      <w:rFonts w:ascii="Times New Roman" w:hAnsi="Times New Roman" w:cs="Times New Roman"/>
      <w:sz w:val="24"/>
      <w:u w:val="single"/>
    </w:rPr>
  </w:style>
  <w:style w:type="paragraph" w:customStyle="1" w:styleId="NTitens">
    <w:name w:val="NT/itens"/>
    <w:next w:val="NTCorpodeTexto"/>
    <w:qFormat/>
    <w:rsid w:val="005F1105"/>
    <w:pPr>
      <w:spacing w:before="360" w:after="240" w:line="360" w:lineRule="auto"/>
      <w:ind w:left="426" w:hanging="426"/>
      <w:jc w:val="both"/>
      <w:outlineLvl w:val="5"/>
    </w:pPr>
    <w:rPr>
      <w:rFonts w:ascii="Times New Roman" w:hAnsi="Times New Roman" w:cs="Times New Roman"/>
      <w:sz w:val="24"/>
      <w:u w:val="single"/>
    </w:rPr>
  </w:style>
  <w:style w:type="paragraph" w:customStyle="1" w:styleId="NTMarcodores">
    <w:name w:val="NT/Marcodores"/>
    <w:next w:val="NTCorpodeTexto"/>
    <w:qFormat/>
    <w:rsid w:val="005F1105"/>
    <w:pPr>
      <w:spacing w:before="360" w:after="240" w:line="360" w:lineRule="auto"/>
      <w:ind w:left="426" w:hanging="426"/>
      <w:jc w:val="both"/>
      <w:outlineLvl w:val="6"/>
    </w:pPr>
    <w:rPr>
      <w:rFonts w:ascii="Times New Roman" w:hAnsi="Times New Roman" w:cs="Times New Roman"/>
      <w:sz w:val="24"/>
      <w:u w:val="single"/>
    </w:rPr>
  </w:style>
  <w:style w:type="paragraph" w:styleId="ndicedeilustraes">
    <w:name w:val="table of figures"/>
    <w:basedOn w:val="Normal"/>
    <w:next w:val="Normal"/>
    <w:uiPriority w:val="99"/>
    <w:unhideWhenUsed/>
    <w:rsid w:val="005F1105"/>
    <w:pPr>
      <w:spacing w:after="0"/>
    </w:pPr>
  </w:style>
  <w:style w:type="character" w:styleId="Hyperlink">
    <w:name w:val="Hyperlink"/>
    <w:basedOn w:val="Fontepargpadro"/>
    <w:uiPriority w:val="99"/>
    <w:unhideWhenUsed/>
    <w:rsid w:val="005F1105"/>
    <w:rPr>
      <w:color w:val="0563C1" w:themeColor="hyperlink"/>
      <w:u w:val="single"/>
    </w:rPr>
  </w:style>
  <w:style w:type="paragraph" w:customStyle="1" w:styleId="NTTabelas">
    <w:name w:val="NT/Tabelas"/>
    <w:next w:val="NTFontedeTabela"/>
    <w:qFormat/>
    <w:rsid w:val="005F1105"/>
    <w:pPr>
      <w:numPr>
        <w:numId w:val="2"/>
      </w:numPr>
      <w:spacing w:before="360" w:after="240" w:line="240" w:lineRule="auto"/>
      <w:ind w:left="0" w:firstLine="0"/>
      <w:jc w:val="center"/>
    </w:pPr>
    <w:rPr>
      <w:rFonts w:ascii="Times New Roman" w:hAnsi="Times New Roman" w:cs="Times New Roman"/>
      <w:sz w:val="24"/>
      <w:szCs w:val="24"/>
    </w:rPr>
  </w:style>
  <w:style w:type="paragraph" w:customStyle="1" w:styleId="NTFontedeTabela">
    <w:name w:val="NT/Fonte de Tabela"/>
    <w:next w:val="NTCorpodeTexto"/>
    <w:qFormat/>
    <w:rsid w:val="005F1105"/>
    <w:pPr>
      <w:spacing w:before="120" w:after="480" w:line="240" w:lineRule="auto"/>
      <w:jc w:val="both"/>
    </w:pPr>
    <w:rPr>
      <w:rFonts w:ascii="Times New Roman" w:hAnsi="Times New Roman" w:cs="Times New Roman"/>
      <w:sz w:val="20"/>
      <w:szCs w:val="20"/>
    </w:rPr>
  </w:style>
  <w:style w:type="paragraph" w:customStyle="1" w:styleId="NTCorpodeTabela">
    <w:name w:val="NT/Corpo de Tabela"/>
    <w:qFormat/>
    <w:rsid w:val="005F1105"/>
    <w:pPr>
      <w:spacing w:after="0"/>
      <w:jc w:val="center"/>
    </w:pPr>
    <w:rPr>
      <w:rFonts w:ascii="Times New Roman" w:hAnsi="Times New Roman" w:cs="Times New Roman"/>
      <w:sz w:val="20"/>
      <w:szCs w:val="24"/>
    </w:rPr>
  </w:style>
  <w:style w:type="paragraph" w:customStyle="1" w:styleId="NTFontedeFigura">
    <w:name w:val="NT/Fonte de Figura"/>
    <w:next w:val="NTCorpodeTexto"/>
    <w:qFormat/>
    <w:rsid w:val="005F1105"/>
    <w:pPr>
      <w:spacing w:before="120" w:after="480" w:line="240" w:lineRule="auto"/>
      <w:contextualSpacing/>
      <w:jc w:val="center"/>
    </w:pPr>
    <w:rPr>
      <w:rFonts w:ascii="Times New Roman" w:hAnsi="Times New Roman" w:cs="Times New Roman"/>
      <w:sz w:val="20"/>
      <w:szCs w:val="20"/>
    </w:rPr>
  </w:style>
  <w:style w:type="paragraph" w:customStyle="1" w:styleId="NTFiguras">
    <w:name w:val="NT/Figuras"/>
    <w:basedOn w:val="PargrafodaLista"/>
    <w:next w:val="NTFontedeFigura"/>
    <w:qFormat/>
    <w:rsid w:val="005F1105"/>
    <w:pPr>
      <w:numPr>
        <w:numId w:val="3"/>
      </w:numPr>
      <w:spacing w:before="360" w:after="240" w:line="240" w:lineRule="auto"/>
      <w:jc w:val="center"/>
    </w:pPr>
    <w:rPr>
      <w:rFonts w:cs="Times New Roman"/>
      <w:szCs w:val="24"/>
    </w:rPr>
  </w:style>
  <w:style w:type="paragraph" w:customStyle="1" w:styleId="NTTabeladoanexoapndice">
    <w:name w:val="NT/Tabela do anexo/apêndice"/>
    <w:next w:val="NTFontedeTabela"/>
    <w:qFormat/>
    <w:rsid w:val="005F1105"/>
    <w:pPr>
      <w:numPr>
        <w:numId w:val="4"/>
      </w:numPr>
      <w:tabs>
        <w:tab w:val="left" w:pos="1276"/>
      </w:tabs>
      <w:spacing w:before="360" w:after="240"/>
      <w:ind w:left="0" w:firstLine="0"/>
      <w:jc w:val="center"/>
    </w:pPr>
    <w:rPr>
      <w:rFonts w:ascii="Times New Roman" w:hAnsi="Times New Roman" w:cs="Times New Roman"/>
      <w:sz w:val="24"/>
    </w:rPr>
  </w:style>
  <w:style w:type="paragraph" w:customStyle="1" w:styleId="NTFiguradoanexoapndice">
    <w:name w:val="NT/Figura do anexo/apêndice"/>
    <w:next w:val="NTFontedeFigura"/>
    <w:qFormat/>
    <w:rsid w:val="005F1105"/>
    <w:pPr>
      <w:numPr>
        <w:numId w:val="5"/>
      </w:numPr>
      <w:tabs>
        <w:tab w:val="left" w:pos="1276"/>
      </w:tabs>
      <w:spacing w:before="360" w:after="240"/>
      <w:ind w:left="0" w:firstLine="0"/>
      <w:jc w:val="center"/>
    </w:pPr>
    <w:rPr>
      <w:rFonts w:ascii="Times New Roman" w:hAnsi="Times New Roman" w:cs="Times New Roman"/>
      <w:sz w:val="24"/>
    </w:rPr>
  </w:style>
  <w:style w:type="paragraph" w:customStyle="1" w:styleId="NTReferncias">
    <w:name w:val="NT/Referências"/>
    <w:qFormat/>
    <w:rsid w:val="005F1105"/>
    <w:pPr>
      <w:spacing w:after="240"/>
      <w:ind w:left="709" w:hanging="709"/>
      <w:jc w:val="both"/>
    </w:pPr>
    <w:rPr>
      <w:rFonts w:ascii="Times New Roman" w:hAnsi="Times New Roman" w:cs="Times New Roman"/>
      <w:sz w:val="24"/>
      <w:lang w:val="en-US"/>
    </w:rPr>
  </w:style>
  <w:style w:type="paragraph" w:customStyle="1" w:styleId="NTCitaolonga">
    <w:name w:val="NT/Citação longa"/>
    <w:next w:val="NTCorpodeTexto"/>
    <w:qFormat/>
    <w:rsid w:val="005F1105"/>
    <w:pPr>
      <w:spacing w:before="360" w:after="240"/>
      <w:ind w:left="1843"/>
      <w:jc w:val="both"/>
    </w:pPr>
    <w:rPr>
      <w:rFonts w:ascii="Times New Roman" w:hAnsi="Times New Roman" w:cs="Times New Roman"/>
      <w:sz w:val="24"/>
    </w:rPr>
  </w:style>
  <w:style w:type="paragraph" w:styleId="Textodenotaderodap">
    <w:name w:val="footnote text"/>
    <w:aliases w:val="NT/Texto de nota de rodapé,FN,Char,fn,Footnote ak,Char Char Char Char,Char Char Char Char Char Char Char Char Char Char Carácter,fn cafc,footnote text Char,ft Char,fn cafc Char,footnote text,Car,footnote text + Times: 9 Point,f"/>
    <w:link w:val="TextodenotaderodapChar"/>
    <w:uiPriority w:val="99"/>
    <w:unhideWhenUsed/>
    <w:qFormat/>
    <w:rsid w:val="005F1105"/>
    <w:pPr>
      <w:spacing w:after="120" w:line="240" w:lineRule="auto"/>
      <w:jc w:val="both"/>
    </w:pPr>
    <w:rPr>
      <w:rFonts w:ascii="Times New Roman" w:hAnsi="Times New Roman"/>
      <w:sz w:val="20"/>
      <w:szCs w:val="20"/>
    </w:rPr>
  </w:style>
  <w:style w:type="character" w:customStyle="1" w:styleId="TextodenotaderodapChar">
    <w:name w:val="Texto de nota de rodapé Char"/>
    <w:aliases w:val="NT/Texto de nota de rodapé Char,FN Char,Char Char,fn Char,Footnote ak Char,Char Char Char Char Char,Char Char Char Char Char Char Char Char Char Char Carácter Char,fn cafc Char1,footnote text Char Char,ft Char Char,Car Char"/>
    <w:basedOn w:val="Fontepargpadro"/>
    <w:link w:val="Textodenotaderodap"/>
    <w:uiPriority w:val="99"/>
    <w:rsid w:val="005F1105"/>
    <w:rPr>
      <w:rFonts w:ascii="Times New Roman" w:hAnsi="Times New Roman"/>
      <w:sz w:val="20"/>
      <w:szCs w:val="20"/>
    </w:rPr>
  </w:style>
  <w:style w:type="character" w:styleId="Refdenotaderodap">
    <w:name w:val="footnote reference"/>
    <w:aliases w:val="NT/Ref. de nota de rodapé,fr,Ref,de nota al pie,Footnote,(NECG) Footnote Reference,FC,-E Fußnotenzeichen,o,Style 4,Footnote symbol,Appel note de bas de p,Style 3,Style 17,FR,Style 13,Style 12,Style 124,callout,-E Funotenzeichen"/>
    <w:basedOn w:val="Fontepargpadro"/>
    <w:uiPriority w:val="99"/>
    <w:unhideWhenUsed/>
    <w:qFormat/>
    <w:rsid w:val="005F1105"/>
    <w:rPr>
      <w:vertAlign w:val="superscript"/>
    </w:rPr>
  </w:style>
  <w:style w:type="paragraph" w:styleId="Pr-formataoHTML">
    <w:name w:val="HTML Preformatted"/>
    <w:basedOn w:val="Normal"/>
    <w:link w:val="Pr-formataoHTMLChar"/>
    <w:uiPriority w:val="99"/>
    <w:unhideWhenUsed/>
    <w:rsid w:val="005F1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F1105"/>
    <w:rPr>
      <w:rFonts w:ascii="Courier New" w:eastAsia="Times New Roman" w:hAnsi="Courier New" w:cs="Courier New"/>
      <w:sz w:val="20"/>
      <w:szCs w:val="20"/>
      <w:lang w:eastAsia="pt-BR"/>
    </w:rPr>
  </w:style>
  <w:style w:type="paragraph" w:styleId="CabealhodoSumrio">
    <w:name w:val="TOC Heading"/>
    <w:basedOn w:val="Ttulo1"/>
    <w:next w:val="Normal"/>
    <w:uiPriority w:val="39"/>
    <w:unhideWhenUsed/>
    <w:qFormat/>
    <w:rsid w:val="005F1105"/>
    <w:pPr>
      <w:spacing w:before="480" w:line="276" w:lineRule="auto"/>
      <w:outlineLvl w:val="9"/>
    </w:pPr>
    <w:rPr>
      <w:b w:val="0"/>
      <w:bCs w:val="0"/>
      <w:sz w:val="28"/>
      <w:szCs w:val="28"/>
    </w:rPr>
  </w:style>
  <w:style w:type="paragraph" w:styleId="Sumrio1">
    <w:name w:val="toc 1"/>
    <w:basedOn w:val="Normal"/>
    <w:next w:val="Normal"/>
    <w:autoRedefine/>
    <w:uiPriority w:val="39"/>
    <w:unhideWhenUsed/>
    <w:rsid w:val="00204BEA"/>
    <w:pPr>
      <w:tabs>
        <w:tab w:val="left" w:pos="440"/>
        <w:tab w:val="right" w:leader="dot" w:pos="9060"/>
      </w:tabs>
      <w:spacing w:after="100" w:line="276" w:lineRule="auto"/>
      <w:jc w:val="left"/>
    </w:pPr>
    <w:rPr>
      <w:rFonts w:asciiTheme="minorHAnsi" w:hAnsiTheme="minorHAnsi"/>
      <w:sz w:val="22"/>
    </w:rPr>
  </w:style>
  <w:style w:type="paragraph" w:styleId="Sumrio2">
    <w:name w:val="toc 2"/>
    <w:basedOn w:val="Normal"/>
    <w:next w:val="Normal"/>
    <w:autoRedefine/>
    <w:uiPriority w:val="39"/>
    <w:unhideWhenUsed/>
    <w:rsid w:val="003B5014"/>
    <w:pPr>
      <w:tabs>
        <w:tab w:val="left" w:pos="880"/>
        <w:tab w:val="right" w:leader="dot" w:pos="9060"/>
      </w:tabs>
      <w:spacing w:after="100" w:line="360" w:lineRule="auto"/>
      <w:jc w:val="left"/>
    </w:pPr>
    <w:rPr>
      <w:rFonts w:asciiTheme="minorHAnsi" w:hAnsiTheme="minorHAnsi"/>
      <w:sz w:val="22"/>
    </w:rPr>
  </w:style>
  <w:style w:type="paragraph" w:styleId="Bibliografia">
    <w:name w:val="Bibliography"/>
    <w:basedOn w:val="Normal"/>
    <w:next w:val="Normal"/>
    <w:uiPriority w:val="37"/>
    <w:unhideWhenUsed/>
    <w:rsid w:val="005F1105"/>
    <w:pPr>
      <w:spacing w:after="200" w:line="276" w:lineRule="auto"/>
      <w:jc w:val="left"/>
    </w:pPr>
    <w:rPr>
      <w:rFonts w:asciiTheme="minorHAnsi" w:hAnsiTheme="minorHAnsi"/>
      <w:sz w:val="22"/>
    </w:rPr>
  </w:style>
  <w:style w:type="paragraph" w:styleId="Sumrio3">
    <w:name w:val="toc 3"/>
    <w:basedOn w:val="Normal"/>
    <w:next w:val="Normal"/>
    <w:autoRedefine/>
    <w:uiPriority w:val="39"/>
    <w:unhideWhenUsed/>
    <w:rsid w:val="005F1105"/>
    <w:pPr>
      <w:spacing w:after="100" w:line="276" w:lineRule="auto"/>
      <w:ind w:left="440"/>
      <w:jc w:val="left"/>
    </w:pPr>
    <w:rPr>
      <w:rFonts w:asciiTheme="minorHAnsi" w:hAnsiTheme="minorHAnsi"/>
      <w:sz w:val="22"/>
    </w:rPr>
  </w:style>
  <w:style w:type="paragraph" w:styleId="Reviso">
    <w:name w:val="Revision"/>
    <w:hidden/>
    <w:uiPriority w:val="99"/>
    <w:semiHidden/>
    <w:rsid w:val="005F1105"/>
    <w:pPr>
      <w:spacing w:after="0" w:line="240" w:lineRule="auto"/>
    </w:pPr>
    <w:rPr>
      <w:rFonts w:ascii="Times New Roman" w:hAnsi="Times New Roman"/>
      <w:sz w:val="24"/>
    </w:rPr>
  </w:style>
  <w:style w:type="character" w:styleId="HiperlinkVisitado">
    <w:name w:val="FollowedHyperlink"/>
    <w:basedOn w:val="Fontepargpadro"/>
    <w:uiPriority w:val="99"/>
    <w:semiHidden/>
    <w:unhideWhenUsed/>
    <w:rsid w:val="005F1105"/>
    <w:rPr>
      <w:color w:val="954F72" w:themeColor="followedHyperlink"/>
      <w:u w:val="single"/>
    </w:rPr>
  </w:style>
  <w:style w:type="character" w:customStyle="1" w:styleId="MenoPendente1">
    <w:name w:val="Menção Pendente1"/>
    <w:basedOn w:val="Fontepargpadro"/>
    <w:uiPriority w:val="99"/>
    <w:semiHidden/>
    <w:unhideWhenUsed/>
    <w:rsid w:val="005F1105"/>
    <w:rPr>
      <w:color w:val="605E5C"/>
      <w:shd w:val="clear" w:color="auto" w:fill="E1DFDD"/>
    </w:rPr>
  </w:style>
  <w:style w:type="character" w:styleId="nfase">
    <w:name w:val="Emphasis"/>
    <w:basedOn w:val="Fontepargpadro"/>
    <w:uiPriority w:val="20"/>
    <w:qFormat/>
    <w:rsid w:val="005F1105"/>
    <w:rPr>
      <w:i/>
      <w:iCs/>
    </w:rPr>
  </w:style>
  <w:style w:type="character" w:styleId="CdigoHTML">
    <w:name w:val="HTML Code"/>
    <w:basedOn w:val="Fontepargpadro"/>
    <w:uiPriority w:val="99"/>
    <w:semiHidden/>
    <w:unhideWhenUsed/>
    <w:rsid w:val="005F1105"/>
    <w:rPr>
      <w:rFonts w:ascii="Courier New" w:eastAsia="Times New Roman" w:hAnsi="Courier New" w:cs="Courier New"/>
      <w:sz w:val="20"/>
      <w:szCs w:val="20"/>
    </w:rPr>
  </w:style>
  <w:style w:type="character" w:customStyle="1" w:styleId="mjx-char">
    <w:name w:val="mjx-char"/>
    <w:basedOn w:val="Fontepargpadro"/>
    <w:rsid w:val="005F1105"/>
  </w:style>
  <w:style w:type="paragraph" w:styleId="SemEspaamento">
    <w:name w:val="No Spacing"/>
    <w:link w:val="SemEspaamentoChar"/>
    <w:uiPriority w:val="1"/>
    <w:qFormat/>
    <w:rsid w:val="00AB76E6"/>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B76E6"/>
    <w:rPr>
      <w:rFonts w:eastAsiaTheme="minorEastAsia"/>
      <w:lang w:eastAsia="pt-BR"/>
    </w:rPr>
  </w:style>
  <w:style w:type="paragraph" w:customStyle="1" w:styleId="TtuloTabela">
    <w:name w:val="Título_Tabela"/>
    <w:basedOn w:val="Normal"/>
    <w:link w:val="TtuloTabelaChar"/>
    <w:qFormat/>
    <w:rsid w:val="006B5191"/>
    <w:pPr>
      <w:spacing w:line="360" w:lineRule="auto"/>
    </w:pPr>
    <w:rPr>
      <w:szCs w:val="24"/>
    </w:rPr>
  </w:style>
  <w:style w:type="character" w:customStyle="1" w:styleId="TtuloTabelaChar">
    <w:name w:val="Título_Tabela Char"/>
    <w:basedOn w:val="Fontepargpadro"/>
    <w:link w:val="TtuloTabela"/>
    <w:rsid w:val="006B5191"/>
    <w:rPr>
      <w:rFonts w:ascii="Times New Roman" w:hAnsi="Times New Roman"/>
      <w:sz w:val="24"/>
      <w:szCs w:val="24"/>
    </w:rPr>
  </w:style>
  <w:style w:type="paragraph" w:styleId="Legenda">
    <w:name w:val="caption"/>
    <w:basedOn w:val="Normal"/>
    <w:next w:val="Normal"/>
    <w:uiPriority w:val="35"/>
    <w:unhideWhenUsed/>
    <w:qFormat/>
    <w:rsid w:val="00FF3D29"/>
    <w:pPr>
      <w:spacing w:after="200" w:line="240" w:lineRule="auto"/>
    </w:pPr>
    <w:rPr>
      <w:i/>
      <w:iCs/>
      <w:color w:val="44546A" w:themeColor="text2"/>
      <w:sz w:val="18"/>
      <w:szCs w:val="18"/>
    </w:rPr>
  </w:style>
  <w:style w:type="paragraph" w:styleId="Subttulo">
    <w:name w:val="Subtitle"/>
    <w:basedOn w:val="Normal"/>
    <w:next w:val="Normal"/>
    <w:link w:val="SubttuloChar"/>
    <w:uiPriority w:val="11"/>
    <w:qFormat/>
    <w:rsid w:val="00D36F60"/>
    <w:pPr>
      <w:numPr>
        <w:ilvl w:val="1"/>
      </w:numPr>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uiPriority w:val="11"/>
    <w:rsid w:val="00D36F6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810810">
      <w:bodyDiv w:val="1"/>
      <w:marLeft w:val="0"/>
      <w:marRight w:val="0"/>
      <w:marTop w:val="0"/>
      <w:marBottom w:val="0"/>
      <w:divBdr>
        <w:top w:val="none" w:sz="0" w:space="0" w:color="auto"/>
        <w:left w:val="none" w:sz="0" w:space="0" w:color="auto"/>
        <w:bottom w:val="none" w:sz="0" w:space="0" w:color="auto"/>
        <w:right w:val="none" w:sz="0" w:space="0" w:color="auto"/>
      </w:divBdr>
    </w:div>
    <w:div w:id="1196581064">
      <w:bodyDiv w:val="1"/>
      <w:marLeft w:val="0"/>
      <w:marRight w:val="0"/>
      <w:marTop w:val="0"/>
      <w:marBottom w:val="0"/>
      <w:divBdr>
        <w:top w:val="none" w:sz="0" w:space="0" w:color="auto"/>
        <w:left w:val="none" w:sz="0" w:space="0" w:color="auto"/>
        <w:bottom w:val="none" w:sz="0" w:space="0" w:color="auto"/>
        <w:right w:val="none" w:sz="0" w:space="0" w:color="auto"/>
      </w:divBdr>
    </w:div>
    <w:div w:id="1420718172">
      <w:bodyDiv w:val="1"/>
      <w:marLeft w:val="0"/>
      <w:marRight w:val="0"/>
      <w:marTop w:val="0"/>
      <w:marBottom w:val="0"/>
      <w:divBdr>
        <w:top w:val="none" w:sz="0" w:space="0" w:color="auto"/>
        <w:left w:val="none" w:sz="0" w:space="0" w:color="auto"/>
        <w:bottom w:val="none" w:sz="0" w:space="0" w:color="auto"/>
        <w:right w:val="none" w:sz="0" w:space="0" w:color="auto"/>
      </w:divBdr>
    </w:div>
    <w:div w:id="1477994189">
      <w:bodyDiv w:val="1"/>
      <w:marLeft w:val="0"/>
      <w:marRight w:val="0"/>
      <w:marTop w:val="0"/>
      <w:marBottom w:val="0"/>
      <w:divBdr>
        <w:top w:val="none" w:sz="0" w:space="0" w:color="auto"/>
        <w:left w:val="none" w:sz="0" w:space="0" w:color="auto"/>
        <w:bottom w:val="none" w:sz="0" w:space="0" w:color="auto"/>
        <w:right w:val="none" w:sz="0" w:space="0" w:color="auto"/>
      </w:divBdr>
    </w:div>
    <w:div w:id="1497377535">
      <w:bodyDiv w:val="1"/>
      <w:marLeft w:val="0"/>
      <w:marRight w:val="0"/>
      <w:marTop w:val="0"/>
      <w:marBottom w:val="0"/>
      <w:divBdr>
        <w:top w:val="none" w:sz="0" w:space="0" w:color="auto"/>
        <w:left w:val="none" w:sz="0" w:space="0" w:color="auto"/>
        <w:bottom w:val="none" w:sz="0" w:space="0" w:color="auto"/>
        <w:right w:val="none" w:sz="0" w:space="0" w:color="auto"/>
      </w:divBdr>
    </w:div>
    <w:div w:id="168454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7.png"/><Relationship Id="rId26" Type="http://schemas.openxmlformats.org/officeDocument/2006/relationships/image" Target="media/image12.png"/><Relationship Id="rId21" Type="http://schemas.openxmlformats.org/officeDocument/2006/relationships/header" Target="header2.xml"/><Relationship Id="rId34" Type="http://schemas.openxmlformats.org/officeDocument/2006/relationships/header" Target="header4.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07/relationships/hdphoto" Target="media/hdphoto2.wdp"/><Relationship Id="rId32" Type="http://schemas.openxmlformats.org/officeDocument/2006/relationships/header" Target="header3.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cran.r-project.org/web/packages/tseries/index.html" TargetMode="External"/><Relationship Id="rId3" Type="http://schemas.openxmlformats.org/officeDocument/2006/relationships/hyperlink" Target="https://pdfs.semanticscholar.org/af71/3d815a7caba8dff7248ecea05a5956b2a487.pdf" TargetMode="External"/><Relationship Id="rId7" Type="http://schemas.openxmlformats.org/officeDocument/2006/relationships/hyperlink" Target="https://cran.r-project.org/web/packages/ipeadatar/index.html" TargetMode="External"/><Relationship Id="rId2" Type="http://schemas.openxmlformats.org/officeDocument/2006/relationships/hyperlink" Target="https://www.sciencedirect.com/science/article/pii/S0020025511006773" TargetMode="External"/><Relationship Id="rId1" Type="http://schemas.openxmlformats.org/officeDocument/2006/relationships/hyperlink" Target="https://www.demographic-research.org/volumes/vol25/5/25-5.pdf" TargetMode="External"/><Relationship Id="rId6" Type="http://schemas.openxmlformats.org/officeDocument/2006/relationships/hyperlink" Target="http://www.ipeadata.gov.br" TargetMode="External"/><Relationship Id="rId5" Type="http://schemas.openxmlformats.org/officeDocument/2006/relationships/hyperlink" Target="https://github.com/wilsonfreitas/rbcb" TargetMode="External"/><Relationship Id="rId4" Type="http://schemas.openxmlformats.org/officeDocument/2006/relationships/hyperlink" Target="http://cadenumeros.cade.gov.br/QvAJAXZfc/opendoc.htm?document=Painel%2FCADE%20em%20N%C3%BAmeros.qvw&amp;host=QVS%40srv004q6774&amp;anonymous=true" TargetMode="External"/><Relationship Id="rId9" Type="http://schemas.openxmlformats.org/officeDocument/2006/relationships/hyperlink" Target="https://pt.overleaf.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CAD16</b:Tag>
    <b:SourceType>ArticleInAPeriodical</b:SourceType>
    <b:Guid>{38E9C9D9-0F16-4192-A5F6-649C384D0B3E}</b:Guid>
    <b:Author>
      <b:Author>
        <b:NameList>
          <b:Person>
            <b:Last>CADE</b:Last>
            <b:First>DEE</b:First>
          </b:Person>
        </b:NameList>
      </b:Author>
    </b:Author>
    <b:Title>Nota Técnica nº 019/2016/DEE/CADE</b:Title>
    <b:Year>2016</b:Year>
    <b:Month>Jun</b:Month>
    <b:PeriodicalTitle>Estimativa dos atos de concentração de 2016 e 2017</b:PeriodicalTitle>
    <b:City>Brasília,DF</b:City>
    <b:RefOrder>1</b:RefOrder>
  </b:Source>
  <b:Source>
    <b:Tag>CAD</b:Tag>
    <b:SourceType>ArticleInAPeriodical</b:SourceType>
    <b:Guid>{F2051A2B-A659-4E5F-B17B-7E36E599AD59}</b:Guid>
    <b:Author>
      <b:Author>
        <b:NameList>
          <b:Person>
            <b:Last>CADE</b:Last>
            <b:First>DEE</b:First>
          </b:Person>
        </b:NameList>
      </b:Author>
    </b:Author>
    <b:Title>Nota Técnica nº 9/2017/DEE/CADE</b:Title>
    <b:PeriodicalTitle>Estimativa dos atos de concentração de 2017 e 2018</b:PeriodicalTitle>
    <b:Year>2017</b:Year>
    <b:Month>Dez</b:Month>
    <b:City>Brasília, DF</b:City>
    <b:RefOrder>2</b:RefOrder>
  </b:Source>
  <b:Source>
    <b:Tag>CAD161</b:Tag>
    <b:SourceType>InternetSite</b:SourceType>
    <b:Guid>{9D701B3E-AF9E-4D20-ACCD-AF2C446E654D}</b:Guid>
    <b:Author>
      <b:Author>
        <b:NameList>
          <b:Person>
            <b:Last>CADE</b:Last>
          </b:Person>
        </b:NameList>
      </b:Author>
    </b:Author>
    <b:Title>Resolução nº 17 de 18 de outubro de 2016</b:Title>
    <b:Year>2016</b:Year>
    <b:Month>Out</b:Month>
    <b:YearAccessed>2018</b:YearAccessed>
    <b:MonthAccessed>Out</b:MonthAccessed>
    <b:DayAccessed>1</b:DayAccessed>
    <b:URL>https://sei.cade.gov.br/sei/modulos/pesquisa/md_pesq_documento_consulta_externa.php?DZ2uWeaYicbuRZEFhBt-n3BfPLlu9u7akQAh8mpB9yNv-GMnqtuY9s5zbnPvfnYiuBhvl7asLinWf2UjGgpzfMMnV20eEelmaWH0I7Q3sVlrFJpAoVYj1uowW0inIagf</b:URL>
    <b:InternetSiteTitle>Disciplina as hipóteses de notificação de contratos associativos de que trata o inciso IV do artigo 90 da Lei nº 12.529, de 30 de novembro de 2011 e revoga a Resolução Cade nº 10, de 29 de outubro de 2014.</b:InternetSiteTitle>
    <b:RefOrder>3</b:RefOrder>
  </b:Source>
  <b:Source>
    <b:Tag>Bra11</b:Tag>
    <b:SourceType>InternetSite</b:SourceType>
    <b:Guid>{53ED73AB-97EB-4C10-A7EF-12D691192406}</b:Guid>
    <b:Author>
      <b:Author>
        <b:NameList>
          <b:Person>
            <b:Last>Brasil</b:Last>
          </b:Person>
        </b:NameList>
      </b:Author>
    </b:Author>
    <b:Title>Lei nº 12.529, de 30 de novembro de 2011</b:Title>
    <b:Year>2011</b:Year>
    <b:Month>nov</b:Month>
    <b:InternetSiteTitle>Estrutura o Sistema Brasileiro de Defesa da Concorrência</b:InternetSiteTitle>
    <b:YearAccessed>2018</b:YearAccessed>
    <b:MonthAccessed>09</b:MonthAccessed>
    <b:DayAccessed>25</b:DayAccessed>
    <b:URL>http://www.planalto.gov.br/ccivil_03/_Ato2011-2014/2011/Lei/L12529.htm</b:URL>
    <b:RefOrder>4</b:RefOrder>
  </b:Source>
  <b:Source>
    <b:Tag>CAD12</b:Tag>
    <b:SourceType>InternetSite</b:SourceType>
    <b:Guid>{6B7D18D7-4EDA-4C2F-A5AD-88E2866F0019}</b:Guid>
    <b:Author>
      <b:Author>
        <b:NameList>
          <b:Person>
            <b:Last>CADE</b:Last>
          </b:Person>
        </b:NameList>
      </b:Author>
    </b:Author>
    <b:Title>Resolução n° 02 de 29 de Maio de 2012</b:Title>
    <b:Year>2012</b:Year>
    <b:Month>Maio</b:Month>
    <b:YearAccessed>2018</b:YearAccessed>
    <b:MonthAccessed>Out</b:MonthAccessed>
    <b:DayAccessed>01</b:DayAccessed>
    <b:URL>http://www.cade.gov.br/assuntos/normas-e-legislacao/resolucao/resolucao-2_2012-analise-atos-concentracao.pdf/view</b:URL>
    <b:InternetSiteTitle>Disciplina a notificação dos atos de que trata o artigo 88 da Lei nº 12.529</b:InternetSiteTitle>
    <b:RefOrder>5</b:RefOrder>
  </b:Source>
  <b:Source>
    <b:Tag>Res14</b:Tag>
    <b:SourceType>InternetSite</b:SourceType>
    <b:Guid>{6820F059-CE39-4329-87BA-540CD2499F27}</b:Guid>
    <b:Title>Resolução nº 09 de 1º de outubro de 2014</b:Title>
    <b:Year>2014</b:Year>
    <b:Month>Out</b:Month>
    <b:YearAccessed>2018</b:YearAccessed>
    <b:MonthAccessed>Out</b:MonthAccessed>
    <b:DayAccessed>1</b:DayAccessed>
    <b:URL>http://www.cade.gov.br/assuntos/normas-e-legislacao/resolucao/resolucao-9-01outubro2014-alteracao-res-022012.pdf/view</b:URL>
    <b:InternetSiteTitle>Altera dispositivos da Resolução n° 2, de 29 de Maio de 2012</b:InternetSiteTitle>
    <b:Author>
      <b:Author>
        <b:NameList>
          <b:Person>
            <b:Last>CADE</b:Last>
          </b:Person>
        </b:NameList>
      </b:Author>
    </b:Author>
    <b:RefOrder>6</b:RefOrder>
  </b:Source>
  <b:Source>
    <b:Tag>CAD14</b:Tag>
    <b:SourceType>InternetSite</b:SourceType>
    <b:Guid>{ED1D4FB4-1F64-4B87-B433-45E04DCA59F3}</b:Guid>
    <b:Author>
      <b:Author>
        <b:NameList>
          <b:Person>
            <b:Last>CADE</b:Last>
          </b:Person>
        </b:NameList>
      </b:Author>
    </b:Author>
    <b:Title>Resolução nº 10 de 29 de outubro de 2014</b:Title>
    <b:Year>2014</b:Year>
    <b:Month>Out</b:Month>
    <b:YearAccessed>2018</b:YearAccessed>
    <b:MonthAccessed>Out</b:MonthAccessed>
    <b:DayAccessed>1</b:DayAccessed>
    <b:URL>http://www.cade.gov.br/assuntos/normas-e-legislacao/resolucao/resolucao-10-04-de-novembro-de-2014.pdf/view</b:URL>
    <b:InternetSiteTitle>Disciplina as hipóteses de notificação da celebração de contrato associativo</b:InternetSiteTitle>
    <b:RefOrder>7</b:RefOrder>
  </b:Source>
  <b:Source>
    <b:Tag>Bra12</b:Tag>
    <b:SourceType>InternetSite</b:SourceType>
    <b:Guid>{F0D03E76-E746-4370-B82F-A24F41569F9F}</b:Guid>
    <b:Author>
      <b:Author>
        <b:NameList>
          <b:Person>
            <b:Last>Brasil</b:Last>
          </b:Person>
        </b:NameList>
      </b:Author>
    </b:Author>
    <b:Title>Portaria Interministerial nº 994, de 30 de maio de 2012</b:Title>
    <b:Year>2012</b:Year>
    <b:Month>Mai</b:Month>
    <b:YearAccessed>2018</b:YearAccessed>
    <b:MonthAccessed>Out</b:MonthAccessed>
    <b:DayAccessed>1</b:DayAccessed>
    <b:URL>http://www.cade.gov.br/assuntos/normas-e-legislacao/portarias/portaria-994.pdf/view</b:URL>
    <b:InternetSiteTitle>Adequa os valores mínimos de faturamento bruto anual para notificação</b:InternetSiteTitle>
    <b:RefOrder>8</b:RefOrder>
  </b:Source>
</b:Sources>
</file>

<file path=customXml/itemProps1.xml><?xml version="1.0" encoding="utf-8"?>
<ds:datastoreItem xmlns:ds="http://schemas.openxmlformats.org/officeDocument/2006/customXml" ds:itemID="{05C30B4D-85EB-4DA2-AE2A-FC95F660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55</Pages>
  <Words>33501</Words>
  <Characters>180906</Characters>
  <Application>Microsoft Office Word</Application>
  <DocSecurity>0</DocSecurity>
  <Lines>1507</Lines>
  <Paragraphs>427</Paragraphs>
  <ScaleCrop>false</ScaleCrop>
  <HeadingPairs>
    <vt:vector size="2" baseType="variant">
      <vt:variant>
        <vt:lpstr>Título</vt:lpstr>
      </vt:variant>
      <vt:variant>
        <vt:i4>1</vt:i4>
      </vt:variant>
    </vt:vector>
  </HeadingPairs>
  <TitlesOfParts>
    <vt:vector size="1" baseType="lpstr">
      <vt:lpstr>Validação cruzada de séries de tempo para a seleção de modelos preditivos do número de Atos de Concentração no Brasil</vt:lpstr>
    </vt:vector>
  </TitlesOfParts>
  <Company/>
  <LinksUpToDate>false</LinksUpToDate>
  <CharactersWithSpaces>213980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Validação cruzada de séries de tempo para a seleção de modelos preditivos do número de Atos de Concentração no Brasil</dc:title>
  <dc:subject/>
  <dc:creator>João Isidio Martins</dc:creator>
  <cp:keywords/>
  <dc:description/>
  <cp:lastModifiedBy>João Isidio Martins</cp:lastModifiedBy>
  <cp:revision>11</cp:revision>
  <dcterms:created xsi:type="dcterms:W3CDTF">2020-10-30T15:37:00Z</dcterms:created>
  <dcterms:modified xsi:type="dcterms:W3CDTF">2020-11-01T00:27:00Z</dcterms:modified>
</cp:coreProperties>
</file>